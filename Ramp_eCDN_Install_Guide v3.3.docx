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F30AD" w14:textId="77777777" w:rsidR="00FA27BA" w:rsidRPr="00FA27BA" w:rsidRDefault="00FA27BA" w:rsidP="00FA27BA">
      <w:pPr>
        <w:spacing w:after="0"/>
        <w:jc w:val="center"/>
        <w:rPr>
          <w:color w:val="274756"/>
          <w:sz w:val="72"/>
          <w:szCs w:val="76"/>
        </w:rPr>
      </w:pPr>
    </w:p>
    <w:p w14:paraId="5AFB58ED" w14:textId="77777777" w:rsidR="00FA27BA" w:rsidRPr="00FA27BA" w:rsidRDefault="00FA27BA" w:rsidP="00FA27BA">
      <w:pPr>
        <w:spacing w:after="0"/>
        <w:jc w:val="center"/>
        <w:rPr>
          <w:color w:val="274756"/>
          <w:sz w:val="72"/>
          <w:szCs w:val="76"/>
        </w:rPr>
      </w:pPr>
    </w:p>
    <w:p w14:paraId="778F7481" w14:textId="77777777" w:rsidR="00FA27BA" w:rsidRPr="00FA27BA" w:rsidRDefault="00FA27BA" w:rsidP="00FA27BA">
      <w:pPr>
        <w:spacing w:after="0"/>
        <w:jc w:val="center"/>
        <w:rPr>
          <w:color w:val="274756"/>
          <w:sz w:val="72"/>
          <w:szCs w:val="76"/>
        </w:rPr>
      </w:pPr>
    </w:p>
    <w:p w14:paraId="55757518" w14:textId="7AB3E013" w:rsidR="00FA27BA" w:rsidRPr="00FA27BA" w:rsidRDefault="00C07B16" w:rsidP="00FA27BA">
      <w:pPr>
        <w:spacing w:after="0"/>
        <w:jc w:val="center"/>
        <w:rPr>
          <w:color w:val="274756"/>
          <w:sz w:val="72"/>
          <w:szCs w:val="76"/>
        </w:rPr>
      </w:pPr>
      <w:r>
        <w:rPr>
          <w:noProof/>
        </w:rPr>
        <w:drawing>
          <wp:inline distT="0" distB="0" distL="0" distR="0" wp14:anchorId="30A6A553" wp14:editId="159E7324">
            <wp:extent cx="4314825" cy="847725"/>
            <wp:effectExtent l="0" t="0" r="9525" b="9525"/>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4825" cy="847725"/>
                    </a:xfrm>
                    <a:prstGeom prst="rect">
                      <a:avLst/>
                    </a:prstGeom>
                    <a:noFill/>
                    <a:ln>
                      <a:noFill/>
                    </a:ln>
                  </pic:spPr>
                </pic:pic>
              </a:graphicData>
            </a:graphic>
          </wp:inline>
        </w:drawing>
      </w:r>
    </w:p>
    <w:p w14:paraId="1619F9DB" w14:textId="77777777" w:rsidR="00FA27BA" w:rsidRPr="00FA27BA" w:rsidRDefault="00FA27BA" w:rsidP="00FA27BA">
      <w:pPr>
        <w:spacing w:after="0"/>
        <w:jc w:val="center"/>
        <w:rPr>
          <w:color w:val="274756"/>
          <w:sz w:val="72"/>
          <w:szCs w:val="76"/>
        </w:rPr>
      </w:pPr>
    </w:p>
    <w:p w14:paraId="05741CA4" w14:textId="760A4F3F" w:rsidR="00386DAB" w:rsidRPr="00B74EB4" w:rsidRDefault="000F236D" w:rsidP="00510A3E">
      <w:pPr>
        <w:spacing w:after="0" w:line="240" w:lineRule="auto"/>
        <w:jc w:val="center"/>
        <w:rPr>
          <w:color w:val="5E88A2"/>
          <w:sz w:val="72"/>
          <w:szCs w:val="72"/>
        </w:rPr>
      </w:pPr>
      <w:r>
        <w:rPr>
          <w:color w:val="274756"/>
          <w:sz w:val="72"/>
          <w:szCs w:val="72"/>
        </w:rPr>
        <w:t xml:space="preserve">Ramp </w:t>
      </w:r>
      <w:proofErr w:type="spellStart"/>
      <w:r>
        <w:rPr>
          <w:color w:val="274756"/>
          <w:sz w:val="72"/>
          <w:szCs w:val="72"/>
        </w:rPr>
        <w:t>eCDN</w:t>
      </w:r>
      <w:proofErr w:type="spellEnd"/>
    </w:p>
    <w:p w14:paraId="5BA3FB43" w14:textId="142A2850" w:rsidR="00F23F39" w:rsidRDefault="009356A8" w:rsidP="00FA27BA">
      <w:pPr>
        <w:jc w:val="center"/>
        <w:rPr>
          <w:color w:val="274756"/>
          <w:sz w:val="44"/>
        </w:rPr>
      </w:pPr>
      <w:r>
        <w:rPr>
          <w:color w:val="274756"/>
          <w:sz w:val="44"/>
        </w:rPr>
        <w:t>Installation</w:t>
      </w:r>
      <w:r w:rsidR="00853A77">
        <w:rPr>
          <w:color w:val="274756"/>
          <w:sz w:val="44"/>
        </w:rPr>
        <w:t xml:space="preserve"> Guide</w:t>
      </w:r>
    </w:p>
    <w:p w14:paraId="5850EBB8" w14:textId="49E12749" w:rsidR="005D3953" w:rsidRPr="005D3953" w:rsidRDefault="005D3953" w:rsidP="00FA27BA">
      <w:pPr>
        <w:jc w:val="center"/>
        <w:rPr>
          <w:color w:val="274756"/>
        </w:rPr>
        <w:sectPr w:rsidR="005D3953" w:rsidRPr="005D3953" w:rsidSect="0030563B">
          <w:headerReference w:type="default" r:id="rId12"/>
          <w:footerReference w:type="default" r:id="rId13"/>
          <w:headerReference w:type="first" r:id="rId14"/>
          <w:footerReference w:type="first" r:id="rId15"/>
          <w:pgSz w:w="12240" w:h="15840"/>
          <w:pgMar w:top="1440" w:right="1080" w:bottom="1440" w:left="1080" w:header="720" w:footer="720" w:gutter="0"/>
          <w:cols w:space="720"/>
          <w:titlePg/>
          <w:docGrid w:linePitch="360"/>
        </w:sectPr>
      </w:pPr>
      <w:r w:rsidRPr="005D3953">
        <w:rPr>
          <w:color w:val="274756"/>
        </w:rPr>
        <w:t xml:space="preserve">Version </w:t>
      </w:r>
      <w:r w:rsidR="00860A67">
        <w:rPr>
          <w:color w:val="274756"/>
        </w:rPr>
        <w:t>3.</w:t>
      </w:r>
      <w:r w:rsidR="004A5312">
        <w:rPr>
          <w:color w:val="274756"/>
        </w:rPr>
        <w:t>3</w:t>
      </w:r>
    </w:p>
    <w:p w14:paraId="49646B7C" w14:textId="111B5C6C" w:rsidR="000173E9" w:rsidRPr="000D07CC" w:rsidRDefault="000173E9" w:rsidP="000173E9">
      <w:pPr>
        <w:spacing w:after="360"/>
        <w:rPr>
          <w:rFonts w:cs="Calibri"/>
          <w:szCs w:val="20"/>
        </w:rPr>
      </w:pPr>
      <w:r w:rsidRPr="000D07CC">
        <w:rPr>
          <w:rFonts w:cs="Calibri"/>
          <w:szCs w:val="20"/>
        </w:rPr>
        <w:lastRenderedPageBreak/>
        <w:t>Copyright ©</w:t>
      </w:r>
      <w:r w:rsidR="00860A67" w:rsidRPr="000D07CC">
        <w:rPr>
          <w:rFonts w:cs="Calibri"/>
          <w:szCs w:val="20"/>
        </w:rPr>
        <w:t>20</w:t>
      </w:r>
      <w:r w:rsidR="00860A67">
        <w:rPr>
          <w:rFonts w:cs="Calibri"/>
          <w:szCs w:val="20"/>
        </w:rPr>
        <w:t>2</w:t>
      </w:r>
      <w:r w:rsidR="00B31FD2">
        <w:rPr>
          <w:rFonts w:cs="Calibri"/>
          <w:szCs w:val="20"/>
        </w:rPr>
        <w:t>2</w:t>
      </w:r>
      <w:r w:rsidRPr="000D07CC">
        <w:rPr>
          <w:rFonts w:cs="Calibri"/>
          <w:szCs w:val="20"/>
        </w:rPr>
        <w:t>, Ramp Holdings, Inc. All rights reserved. No part of this document may be reproduced, translated into another language or format, or transmitted in any form or by any means, electronic or mechanical, for any purpose, without the express written permission of Ramp Holdings, Inc.</w:t>
      </w:r>
    </w:p>
    <w:p w14:paraId="2C7C5E5F" w14:textId="26E20C9B" w:rsidR="000173E9" w:rsidRPr="00EA37AD" w:rsidRDefault="00C07B16" w:rsidP="000173E9">
      <w:pPr>
        <w:rPr>
          <w:rFonts w:cs="Open Sans"/>
          <w:szCs w:val="20"/>
        </w:rPr>
      </w:pPr>
      <w:r>
        <w:rPr>
          <w:noProof/>
        </w:rPr>
        <w:drawing>
          <wp:inline distT="0" distB="0" distL="0" distR="0" wp14:anchorId="7DFF558F" wp14:editId="14D2243E">
            <wp:extent cx="1005840" cy="201168"/>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5840" cy="201168"/>
                    </a:xfrm>
                    <a:prstGeom prst="rect">
                      <a:avLst/>
                    </a:prstGeom>
                    <a:noFill/>
                    <a:ln>
                      <a:noFill/>
                    </a:ln>
                  </pic:spPr>
                </pic:pic>
              </a:graphicData>
            </a:graphic>
          </wp:inline>
        </w:drawing>
      </w:r>
    </w:p>
    <w:p w14:paraId="3A3D32B0" w14:textId="77777777" w:rsidR="000173E9" w:rsidRPr="000D07CC" w:rsidRDefault="000173E9" w:rsidP="000173E9">
      <w:pPr>
        <w:rPr>
          <w:rFonts w:cs="Calibri"/>
          <w:szCs w:val="20"/>
        </w:rPr>
      </w:pPr>
      <w:r w:rsidRPr="000D07CC">
        <w:rPr>
          <w:rFonts w:cs="Calibri"/>
          <w:szCs w:val="20"/>
        </w:rPr>
        <w:t>Ramp, the Ramp logo and the names and marks associated with Ramp products are trademarks and/or service marks of Ramp, Inc. and are registered and/or common law marks in the United States and various other countries. All other trademarks are property of their respective owners. No portion hereof may be reproduced or transmitted in any form or by any means, for any purpose other than the recipient's personal use, without the express written permission of Ramp.</w:t>
      </w:r>
    </w:p>
    <w:p w14:paraId="58CE4B0D" w14:textId="77777777" w:rsidR="000173E9" w:rsidRPr="000D07CC" w:rsidRDefault="000173E9" w:rsidP="000173E9">
      <w:pPr>
        <w:spacing w:after="0"/>
        <w:rPr>
          <w:rFonts w:cs="Calibri"/>
          <w:b/>
          <w:szCs w:val="20"/>
        </w:rPr>
      </w:pPr>
      <w:r w:rsidRPr="000D07CC">
        <w:rPr>
          <w:rFonts w:cs="Calibri"/>
          <w:b/>
          <w:szCs w:val="20"/>
        </w:rPr>
        <w:t>License Agreement</w:t>
      </w:r>
    </w:p>
    <w:p w14:paraId="7D2205A4" w14:textId="77777777" w:rsidR="000173E9" w:rsidRPr="000D07CC" w:rsidRDefault="000173E9" w:rsidP="000173E9">
      <w:pPr>
        <w:rPr>
          <w:rFonts w:cs="Calibri"/>
          <w:szCs w:val="20"/>
        </w:rPr>
      </w:pPr>
      <w:r w:rsidRPr="000D07CC">
        <w:rPr>
          <w:rFonts w:cs="Calibri"/>
          <w:szCs w:val="20"/>
        </w:rPr>
        <w:t xml:space="preserve">By installing, copying, or otherwise using this product, you acknowledge that you have read, understand and agree to be bound by the terms and conditions of the </w:t>
      </w:r>
      <w:hyperlink r:id="rId16" w:history="1">
        <w:r w:rsidRPr="000D07CC">
          <w:rPr>
            <w:rStyle w:val="Hyperlink"/>
            <w:rFonts w:cs="Calibri"/>
            <w:szCs w:val="20"/>
          </w:rPr>
          <w:t>Master License Agreement</w:t>
        </w:r>
      </w:hyperlink>
      <w:r w:rsidRPr="000D07CC">
        <w:rPr>
          <w:rFonts w:cs="Calibri"/>
          <w:szCs w:val="20"/>
        </w:rPr>
        <w:t xml:space="preserve"> for this product.</w:t>
      </w:r>
    </w:p>
    <w:p w14:paraId="1D3F4F34" w14:textId="77777777" w:rsidR="000173E9" w:rsidRPr="000D07CC" w:rsidRDefault="000173E9" w:rsidP="000173E9">
      <w:pPr>
        <w:spacing w:after="0"/>
        <w:rPr>
          <w:rFonts w:cs="Calibri"/>
          <w:b/>
          <w:szCs w:val="20"/>
        </w:rPr>
      </w:pPr>
      <w:r w:rsidRPr="000D07CC">
        <w:rPr>
          <w:rFonts w:cs="Calibri"/>
          <w:b/>
          <w:szCs w:val="20"/>
        </w:rPr>
        <w:t>Patent Information</w:t>
      </w:r>
    </w:p>
    <w:p w14:paraId="20CE43A7" w14:textId="77777777" w:rsidR="000173E9" w:rsidRPr="000D07CC" w:rsidRDefault="000173E9" w:rsidP="000173E9">
      <w:pPr>
        <w:rPr>
          <w:rFonts w:cs="Calibri"/>
          <w:szCs w:val="20"/>
        </w:rPr>
      </w:pPr>
      <w:r w:rsidRPr="000D07CC">
        <w:rPr>
          <w:rFonts w:cs="Calibri"/>
          <w:szCs w:val="20"/>
        </w:rPr>
        <w:t>The accompanying product may be protected by one or more U.S. and foreign patents and/or pending patent applications held by Ramp, Inc.</w:t>
      </w:r>
    </w:p>
    <w:p w14:paraId="24061544" w14:textId="77777777" w:rsidR="000173E9" w:rsidRPr="000D07CC" w:rsidRDefault="000173E9" w:rsidP="000173E9">
      <w:pPr>
        <w:spacing w:after="0"/>
        <w:rPr>
          <w:rFonts w:cs="Calibri"/>
          <w:b/>
          <w:szCs w:val="20"/>
        </w:rPr>
      </w:pPr>
      <w:r w:rsidRPr="000D07CC">
        <w:rPr>
          <w:rFonts w:cs="Calibri"/>
          <w:b/>
          <w:szCs w:val="20"/>
        </w:rPr>
        <w:t>Disclaimer</w:t>
      </w:r>
    </w:p>
    <w:p w14:paraId="186AA301" w14:textId="77777777" w:rsidR="000173E9" w:rsidRPr="000D07CC" w:rsidRDefault="000173E9" w:rsidP="000173E9">
      <w:pPr>
        <w:rPr>
          <w:rFonts w:cs="Calibri"/>
          <w:szCs w:val="20"/>
        </w:rPr>
      </w:pPr>
      <w:r w:rsidRPr="000D07CC">
        <w:rPr>
          <w:rFonts w:cs="Calibri"/>
          <w:szCs w:val="20"/>
        </w:rPr>
        <w:t>While Ramp uses reasonable efforts to include accurate and up-to-date information in this document, Ramp makes no warranties or representations as to its accuracy. Ramp assumes no liability or responsibility for any typographical or other errors or omissions in the content of this document.</w:t>
      </w:r>
    </w:p>
    <w:p w14:paraId="4DFC13E9" w14:textId="77777777" w:rsidR="000173E9" w:rsidRPr="000D07CC" w:rsidRDefault="000173E9" w:rsidP="000173E9">
      <w:pPr>
        <w:spacing w:after="0"/>
        <w:rPr>
          <w:rFonts w:cs="Calibri"/>
          <w:b/>
          <w:szCs w:val="20"/>
        </w:rPr>
      </w:pPr>
      <w:r w:rsidRPr="000D07CC">
        <w:rPr>
          <w:rFonts w:cs="Calibri"/>
          <w:b/>
          <w:szCs w:val="20"/>
        </w:rPr>
        <w:t>Limitation of Liability</w:t>
      </w:r>
    </w:p>
    <w:p w14:paraId="5A94B479" w14:textId="77777777" w:rsidR="000173E9" w:rsidRPr="000D07CC" w:rsidRDefault="000173E9" w:rsidP="000173E9">
      <w:pPr>
        <w:rPr>
          <w:rFonts w:cs="Calibri"/>
          <w:szCs w:val="20"/>
        </w:rPr>
      </w:pPr>
      <w:r w:rsidRPr="000D07CC">
        <w:rPr>
          <w:rFonts w:cs="Calibri"/>
          <w:szCs w:val="20"/>
        </w:rPr>
        <w:t>Ramp and/or its respective suppliers make no representations about the suitability of the information contained in this document for any purpose. Information is provided “as is” without warranty of any kind and is subject to change without notice. The entire risk arising out of its use remains with the recipient. In no event shall Ramp and/or its respective suppliers be liable for any direct, consequential, incidental, special, punitive or other damages whatsoever (including without limitation, damages for loss of business profits, business interruption, or loss of business information), even if Ramp has been advised of the possibility of such damages.</w:t>
      </w:r>
    </w:p>
    <w:p w14:paraId="15DC7634" w14:textId="77777777" w:rsidR="000173E9" w:rsidRPr="000D07CC" w:rsidRDefault="000173E9" w:rsidP="000173E9">
      <w:pPr>
        <w:spacing w:after="0"/>
        <w:rPr>
          <w:rFonts w:cs="Calibri"/>
          <w:b/>
          <w:szCs w:val="20"/>
        </w:rPr>
      </w:pPr>
      <w:r w:rsidRPr="000D07CC">
        <w:rPr>
          <w:rFonts w:cs="Calibri"/>
          <w:b/>
          <w:szCs w:val="20"/>
        </w:rPr>
        <w:t>Customer Feedback</w:t>
      </w:r>
    </w:p>
    <w:p w14:paraId="45AF601D" w14:textId="5F576D2A" w:rsidR="000173E9" w:rsidRPr="000D07CC" w:rsidRDefault="000173E9" w:rsidP="000173E9">
      <w:pPr>
        <w:rPr>
          <w:rFonts w:cs="Calibri"/>
          <w:szCs w:val="20"/>
        </w:rPr>
      </w:pPr>
      <w:r w:rsidRPr="000D07CC">
        <w:rPr>
          <w:rFonts w:cs="Calibri"/>
          <w:szCs w:val="20"/>
        </w:rPr>
        <w:t xml:space="preserve">We are striving to improve our documentation quality and we appreciate your feedback. Email your opinions and comments to </w:t>
      </w:r>
      <w:hyperlink r:id="rId17" w:history="1">
        <w:r w:rsidR="00CC5DBC" w:rsidRPr="00DC1A83">
          <w:rPr>
            <w:rStyle w:val="Hyperlink"/>
            <w:rFonts w:cs="Calibri"/>
            <w:szCs w:val="20"/>
          </w:rPr>
          <w:t>support@rampecdn.com</w:t>
        </w:r>
      </w:hyperlink>
      <w:r w:rsidRPr="000D07CC">
        <w:rPr>
          <w:rFonts w:cs="Calibri"/>
          <w:szCs w:val="20"/>
        </w:rPr>
        <w:t>.</w:t>
      </w:r>
    </w:p>
    <w:p w14:paraId="74070D5A" w14:textId="77777777" w:rsidR="000173E9" w:rsidRPr="000D07CC" w:rsidRDefault="000173E9" w:rsidP="000173E9">
      <w:pPr>
        <w:spacing w:after="0"/>
        <w:rPr>
          <w:rFonts w:cs="Calibri"/>
          <w:b/>
          <w:szCs w:val="20"/>
        </w:rPr>
      </w:pPr>
      <w:r w:rsidRPr="000D07CC">
        <w:rPr>
          <w:rFonts w:cs="Calibri"/>
          <w:b/>
          <w:szCs w:val="20"/>
        </w:rPr>
        <w:t>Ramp Support</w:t>
      </w:r>
    </w:p>
    <w:p w14:paraId="2B1CDF60" w14:textId="4EC9E5E1" w:rsidR="00240915" w:rsidRPr="00240915" w:rsidRDefault="000173E9" w:rsidP="000173E9">
      <w:pPr>
        <w:rPr>
          <w:b/>
        </w:rPr>
        <w:sectPr w:rsidR="00240915" w:rsidRPr="00240915" w:rsidSect="007B27F3">
          <w:headerReference w:type="default" r:id="rId18"/>
          <w:footerReference w:type="default" r:id="rId19"/>
          <w:pgSz w:w="12240" w:h="15840"/>
          <w:pgMar w:top="1440" w:right="1080" w:bottom="1440" w:left="1080" w:header="720" w:footer="720" w:gutter="0"/>
          <w:cols w:space="720"/>
          <w:docGrid w:linePitch="360"/>
        </w:sectPr>
      </w:pPr>
      <w:r w:rsidRPr="000D07CC">
        <w:rPr>
          <w:rFonts w:cs="Calibri"/>
          <w:szCs w:val="20"/>
        </w:rPr>
        <w:t xml:space="preserve">Contact Ramp support at </w:t>
      </w:r>
      <w:hyperlink r:id="rId20" w:history="1">
        <w:r w:rsidR="00CC5DBC" w:rsidRPr="00DC1A83">
          <w:rPr>
            <w:rStyle w:val="Hyperlink"/>
            <w:rFonts w:cs="Calibri"/>
            <w:szCs w:val="20"/>
          </w:rPr>
          <w:t>support@rampecdn.com</w:t>
        </w:r>
      </w:hyperlink>
      <w:r w:rsidRPr="000D07CC">
        <w:rPr>
          <w:rFonts w:cs="Calibri"/>
          <w:szCs w:val="20"/>
        </w:rPr>
        <w:t xml:space="preserve"> for software downloads, product documents, product licenses, troubleshooting tips, service requests, and more.</w:t>
      </w:r>
    </w:p>
    <w:p w14:paraId="5C38D761" w14:textId="77777777" w:rsidR="0051062F" w:rsidRDefault="0051062F" w:rsidP="0060737C">
      <w:pPr>
        <w:rPr>
          <w:color w:val="274756"/>
          <w:sz w:val="16"/>
          <w:szCs w:val="16"/>
        </w:rPr>
        <w:sectPr w:rsidR="0051062F" w:rsidSect="0051062F">
          <w:headerReference w:type="default" r:id="rId21"/>
          <w:footerReference w:type="default" r:id="rId22"/>
          <w:type w:val="continuous"/>
          <w:pgSz w:w="12240" w:h="15840"/>
          <w:pgMar w:top="1440" w:right="1080" w:bottom="1440" w:left="1080" w:header="720" w:footer="720" w:gutter="0"/>
          <w:pgNumType w:fmt="lowerRoman" w:start="1"/>
          <w:cols w:num="2" w:space="720"/>
          <w:docGrid w:linePitch="360"/>
        </w:sectPr>
      </w:pPr>
    </w:p>
    <w:p w14:paraId="37F1BD76" w14:textId="69DFDCC1" w:rsidR="002C1FE9" w:rsidRPr="00853A77" w:rsidRDefault="002C1FE9" w:rsidP="0060737C">
      <w:pPr>
        <w:rPr>
          <w:color w:val="274756"/>
          <w:sz w:val="16"/>
          <w:szCs w:val="16"/>
        </w:rPr>
        <w:sectPr w:rsidR="002C1FE9" w:rsidRPr="00853A77" w:rsidSect="007B27F3">
          <w:pgSz w:w="12240" w:h="15840"/>
          <w:pgMar w:top="1440" w:right="1080" w:bottom="1440" w:left="1080" w:header="720" w:footer="720" w:gutter="0"/>
          <w:pgNumType w:fmt="lowerRoman" w:start="1"/>
          <w:cols w:space="720"/>
          <w:docGrid w:linePitch="360"/>
        </w:sectPr>
      </w:pPr>
    </w:p>
    <w:bookmarkStart w:id="0" w:name="_Toc120867408" w:displacedByCustomXml="next"/>
    <w:sdt>
      <w:sdtPr>
        <w:rPr>
          <w:rFonts w:ascii="Calibri" w:eastAsiaTheme="minorHAnsi" w:hAnsi="Calibri" w:cstheme="minorBidi"/>
          <w:color w:val="auto"/>
          <w:spacing w:val="0"/>
          <w:kern w:val="0"/>
          <w:sz w:val="22"/>
          <w:szCs w:val="22"/>
        </w:rPr>
        <w:id w:val="1738358567"/>
        <w:docPartObj>
          <w:docPartGallery w:val="Table of Contents"/>
          <w:docPartUnique/>
        </w:docPartObj>
      </w:sdtPr>
      <w:sdtEndPr>
        <w:rPr>
          <w:rFonts w:ascii="Open Sans" w:hAnsi="Open Sans"/>
          <w:b/>
          <w:bCs/>
          <w:noProof/>
          <w:sz w:val="20"/>
        </w:rPr>
      </w:sdtEndPr>
      <w:sdtContent>
        <w:p w14:paraId="723E7C20" w14:textId="4B05AD1B" w:rsidR="002C1FE9" w:rsidRPr="005C27E2" w:rsidRDefault="002C1FE9" w:rsidP="00AD694A">
          <w:pPr>
            <w:pStyle w:val="Title"/>
            <w:numPr>
              <w:ilvl w:val="0"/>
              <w:numId w:val="0"/>
            </w:numPr>
            <w:ind w:left="360" w:hanging="360"/>
            <w:rPr>
              <w:rStyle w:val="TitleChar"/>
            </w:rPr>
          </w:pPr>
          <w:r w:rsidRPr="005C27E2">
            <w:rPr>
              <w:rStyle w:val="TitleChar"/>
            </w:rPr>
            <w:t>Contents</w:t>
          </w:r>
          <w:bookmarkEnd w:id="0"/>
        </w:p>
        <w:p w14:paraId="32D17D24" w14:textId="184CC010" w:rsidR="00C26D1B" w:rsidRDefault="00585AB9">
          <w:pPr>
            <w:pStyle w:val="TOC1"/>
            <w:rPr>
              <w:ins w:id="1" w:author="Jim Hewitt" w:date="2022-12-02T09:56:00Z"/>
              <w:rFonts w:asciiTheme="minorHAnsi" w:eastAsiaTheme="minorEastAsia" w:hAnsiTheme="minorHAnsi"/>
              <w:b w:val="0"/>
              <w:noProof/>
              <w:sz w:val="22"/>
            </w:rPr>
          </w:pPr>
          <w:r>
            <w:fldChar w:fldCharType="begin"/>
          </w:r>
          <w:r>
            <w:instrText xml:space="preserve"> TOC \h \z \t "Heading 1,2,Heading 2,3,Heading 3,4,Title,1" </w:instrText>
          </w:r>
          <w:r>
            <w:fldChar w:fldCharType="separate"/>
          </w:r>
          <w:ins w:id="2" w:author="Jim Hewitt" w:date="2022-12-02T09:56:00Z">
            <w:r w:rsidR="00C26D1B" w:rsidRPr="00C672DC">
              <w:rPr>
                <w:rStyle w:val="Hyperlink"/>
                <w:noProof/>
              </w:rPr>
              <w:fldChar w:fldCharType="begin"/>
            </w:r>
            <w:r w:rsidR="00C26D1B" w:rsidRPr="00C672DC">
              <w:rPr>
                <w:rStyle w:val="Hyperlink"/>
                <w:noProof/>
              </w:rPr>
              <w:instrText xml:space="preserve"> </w:instrText>
            </w:r>
            <w:r w:rsidR="00C26D1B">
              <w:rPr>
                <w:noProof/>
              </w:rPr>
              <w:instrText>HYPERLINK \l "_Toc120867408"</w:instrText>
            </w:r>
            <w:r w:rsidR="00C26D1B" w:rsidRPr="00C672DC">
              <w:rPr>
                <w:rStyle w:val="Hyperlink"/>
                <w:noProof/>
              </w:rPr>
              <w:instrText xml:space="preserve"> </w:instrText>
            </w:r>
            <w:r w:rsidR="00C26D1B" w:rsidRPr="00C672DC">
              <w:rPr>
                <w:rStyle w:val="Hyperlink"/>
                <w:noProof/>
              </w:rPr>
            </w:r>
            <w:r w:rsidR="00C26D1B" w:rsidRPr="00C672DC">
              <w:rPr>
                <w:rStyle w:val="Hyperlink"/>
                <w:noProof/>
              </w:rPr>
              <w:fldChar w:fldCharType="separate"/>
            </w:r>
            <w:r w:rsidR="00C26D1B" w:rsidRPr="00C672DC">
              <w:rPr>
                <w:rStyle w:val="Hyperlink"/>
                <w:noProof/>
              </w:rPr>
              <w:t>Contents</w:t>
            </w:r>
            <w:r w:rsidR="00C26D1B">
              <w:rPr>
                <w:noProof/>
                <w:webHidden/>
              </w:rPr>
              <w:tab/>
            </w:r>
            <w:r w:rsidR="00C26D1B">
              <w:rPr>
                <w:noProof/>
                <w:webHidden/>
              </w:rPr>
              <w:fldChar w:fldCharType="begin"/>
            </w:r>
            <w:r w:rsidR="00C26D1B">
              <w:rPr>
                <w:noProof/>
                <w:webHidden/>
              </w:rPr>
              <w:instrText xml:space="preserve"> PAGEREF _Toc120867408 \h </w:instrText>
            </w:r>
            <w:r w:rsidR="00C26D1B">
              <w:rPr>
                <w:noProof/>
                <w:webHidden/>
              </w:rPr>
            </w:r>
          </w:ins>
          <w:r w:rsidR="00C26D1B">
            <w:rPr>
              <w:noProof/>
              <w:webHidden/>
            </w:rPr>
            <w:fldChar w:fldCharType="separate"/>
          </w:r>
          <w:ins w:id="3" w:author="Jim Hewitt" w:date="2022-12-02T09:56:00Z">
            <w:r w:rsidR="00C26D1B">
              <w:rPr>
                <w:noProof/>
                <w:webHidden/>
              </w:rPr>
              <w:t>i</w:t>
            </w:r>
            <w:r w:rsidR="00C26D1B">
              <w:rPr>
                <w:noProof/>
                <w:webHidden/>
              </w:rPr>
              <w:fldChar w:fldCharType="end"/>
            </w:r>
            <w:r w:rsidR="00C26D1B" w:rsidRPr="00C672DC">
              <w:rPr>
                <w:rStyle w:val="Hyperlink"/>
                <w:noProof/>
              </w:rPr>
              <w:fldChar w:fldCharType="end"/>
            </w:r>
          </w:ins>
        </w:p>
        <w:p w14:paraId="29BA9DBB" w14:textId="60B62CC9" w:rsidR="00C26D1B" w:rsidRDefault="00C26D1B">
          <w:pPr>
            <w:pStyle w:val="TOC1"/>
            <w:rPr>
              <w:ins w:id="4" w:author="Jim Hewitt" w:date="2022-12-02T09:56:00Z"/>
              <w:rFonts w:asciiTheme="minorHAnsi" w:eastAsiaTheme="minorEastAsia" w:hAnsiTheme="minorHAnsi"/>
              <w:b w:val="0"/>
              <w:noProof/>
              <w:sz w:val="22"/>
            </w:rPr>
          </w:pPr>
          <w:ins w:id="5"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"_Toc120867409"</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About this Guide</w:t>
            </w:r>
            <w:r>
              <w:rPr>
                <w:noProof/>
                <w:webHidden/>
              </w:rPr>
              <w:tab/>
            </w:r>
            <w:r>
              <w:rPr>
                <w:noProof/>
                <w:webHidden/>
              </w:rPr>
              <w:fldChar w:fldCharType="begin"/>
            </w:r>
            <w:r>
              <w:rPr>
                <w:noProof/>
                <w:webHidden/>
              </w:rPr>
              <w:instrText xml:space="preserve"> PAGEREF _Toc120867409 \h </w:instrText>
            </w:r>
            <w:r>
              <w:rPr>
                <w:noProof/>
                <w:webHidden/>
              </w:rPr>
            </w:r>
          </w:ins>
          <w:r>
            <w:rPr>
              <w:noProof/>
              <w:webHidden/>
            </w:rPr>
            <w:fldChar w:fldCharType="separate"/>
          </w:r>
          <w:ins w:id="6" w:author="Jim Hewitt" w:date="2022-12-02T09:56:00Z">
            <w:r>
              <w:rPr>
                <w:noProof/>
                <w:webHidden/>
              </w:rPr>
              <w:t>iv</w:t>
            </w:r>
            <w:r>
              <w:rPr>
                <w:noProof/>
                <w:webHidden/>
              </w:rPr>
              <w:fldChar w:fldCharType="end"/>
            </w:r>
            <w:r w:rsidRPr="00C672DC">
              <w:rPr>
                <w:rStyle w:val="Hyperlink"/>
                <w:noProof/>
              </w:rPr>
              <w:fldChar w:fldCharType="end"/>
            </w:r>
          </w:ins>
        </w:p>
        <w:p w14:paraId="7741C5A1" w14:textId="2C7CB28F" w:rsidR="00C26D1B" w:rsidRDefault="00C26D1B">
          <w:pPr>
            <w:pStyle w:val="TOC2"/>
            <w:rPr>
              <w:ins w:id="7" w:author="Jim Hewitt" w:date="2022-12-02T09:56:00Z"/>
              <w:rFonts w:asciiTheme="minorHAnsi" w:eastAsiaTheme="minorEastAsia" w:hAnsiTheme="minorHAnsi"/>
              <w:noProof/>
              <w:sz w:val="22"/>
            </w:rPr>
          </w:pPr>
          <w:ins w:id="8"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"_Toc120867410"</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Audience</w:t>
            </w:r>
            <w:r>
              <w:rPr>
                <w:noProof/>
                <w:webHidden/>
              </w:rPr>
              <w:tab/>
            </w:r>
            <w:r>
              <w:rPr>
                <w:noProof/>
                <w:webHidden/>
              </w:rPr>
              <w:fldChar w:fldCharType="begin"/>
            </w:r>
            <w:r>
              <w:rPr>
                <w:noProof/>
                <w:webHidden/>
              </w:rPr>
              <w:instrText xml:space="preserve"> PAGEREF _Toc120867410 \h </w:instrText>
            </w:r>
            <w:r>
              <w:rPr>
                <w:noProof/>
                <w:webHidden/>
              </w:rPr>
            </w:r>
          </w:ins>
          <w:r>
            <w:rPr>
              <w:noProof/>
              <w:webHidden/>
            </w:rPr>
            <w:fldChar w:fldCharType="separate"/>
          </w:r>
          <w:ins w:id="9" w:author="Jim Hewitt" w:date="2022-12-02T09:56:00Z">
            <w:r>
              <w:rPr>
                <w:noProof/>
                <w:webHidden/>
              </w:rPr>
              <w:t>iv</w:t>
            </w:r>
            <w:r>
              <w:rPr>
                <w:noProof/>
                <w:webHidden/>
              </w:rPr>
              <w:fldChar w:fldCharType="end"/>
            </w:r>
            <w:r w:rsidRPr="00C672DC">
              <w:rPr>
                <w:rStyle w:val="Hyperlink"/>
                <w:noProof/>
              </w:rPr>
              <w:fldChar w:fldCharType="end"/>
            </w:r>
          </w:ins>
        </w:p>
        <w:p w14:paraId="3147A242" w14:textId="376A6E1B" w:rsidR="00C26D1B" w:rsidRDefault="00C26D1B">
          <w:pPr>
            <w:pStyle w:val="TOC2"/>
            <w:rPr>
              <w:ins w:id="10" w:author="Jim Hewitt" w:date="2022-12-02T09:56:00Z"/>
              <w:rFonts w:asciiTheme="minorHAnsi" w:eastAsiaTheme="minorEastAsia" w:hAnsiTheme="minorHAnsi"/>
              <w:noProof/>
              <w:sz w:val="22"/>
            </w:rPr>
          </w:pPr>
          <w:ins w:id="11"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"_Toc120867411"</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Technical Support</w:t>
            </w:r>
            <w:r>
              <w:rPr>
                <w:noProof/>
                <w:webHidden/>
              </w:rPr>
              <w:tab/>
            </w:r>
            <w:r>
              <w:rPr>
                <w:noProof/>
                <w:webHidden/>
              </w:rPr>
              <w:fldChar w:fldCharType="begin"/>
            </w:r>
            <w:r>
              <w:rPr>
                <w:noProof/>
                <w:webHidden/>
              </w:rPr>
              <w:instrText xml:space="preserve"> PAGEREF _Toc120867411 \h </w:instrText>
            </w:r>
            <w:r>
              <w:rPr>
                <w:noProof/>
                <w:webHidden/>
              </w:rPr>
            </w:r>
          </w:ins>
          <w:r>
            <w:rPr>
              <w:noProof/>
              <w:webHidden/>
            </w:rPr>
            <w:fldChar w:fldCharType="separate"/>
          </w:r>
          <w:ins w:id="12" w:author="Jim Hewitt" w:date="2022-12-02T09:56:00Z">
            <w:r>
              <w:rPr>
                <w:noProof/>
                <w:webHidden/>
              </w:rPr>
              <w:t>iv</w:t>
            </w:r>
            <w:r>
              <w:rPr>
                <w:noProof/>
                <w:webHidden/>
              </w:rPr>
              <w:fldChar w:fldCharType="end"/>
            </w:r>
            <w:r w:rsidRPr="00C672DC">
              <w:rPr>
                <w:rStyle w:val="Hyperlink"/>
                <w:noProof/>
              </w:rPr>
              <w:fldChar w:fldCharType="end"/>
            </w:r>
          </w:ins>
        </w:p>
        <w:p w14:paraId="24287FB1" w14:textId="3CA9515E" w:rsidR="00C26D1B" w:rsidRDefault="00C26D1B">
          <w:pPr>
            <w:pStyle w:val="TOC2"/>
            <w:rPr>
              <w:ins w:id="13" w:author="Jim Hewitt" w:date="2022-12-02T09:56:00Z"/>
              <w:rFonts w:asciiTheme="minorHAnsi" w:eastAsiaTheme="minorEastAsia" w:hAnsiTheme="minorHAnsi"/>
              <w:noProof/>
              <w:sz w:val="22"/>
            </w:rPr>
          </w:pPr>
          <w:ins w:id="14"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"_Toc120867412"</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Comments</w:t>
            </w:r>
            <w:r>
              <w:rPr>
                <w:noProof/>
                <w:webHidden/>
              </w:rPr>
              <w:tab/>
            </w:r>
            <w:r>
              <w:rPr>
                <w:noProof/>
                <w:webHidden/>
              </w:rPr>
              <w:fldChar w:fldCharType="begin"/>
            </w:r>
            <w:r>
              <w:rPr>
                <w:noProof/>
                <w:webHidden/>
              </w:rPr>
              <w:instrText xml:space="preserve"> PAGEREF _Toc120867412 \h </w:instrText>
            </w:r>
            <w:r>
              <w:rPr>
                <w:noProof/>
                <w:webHidden/>
              </w:rPr>
            </w:r>
          </w:ins>
          <w:r>
            <w:rPr>
              <w:noProof/>
              <w:webHidden/>
            </w:rPr>
            <w:fldChar w:fldCharType="separate"/>
          </w:r>
          <w:ins w:id="15" w:author="Jim Hewitt" w:date="2022-12-02T09:56:00Z">
            <w:r>
              <w:rPr>
                <w:noProof/>
                <w:webHidden/>
              </w:rPr>
              <w:t>iv</w:t>
            </w:r>
            <w:r>
              <w:rPr>
                <w:noProof/>
                <w:webHidden/>
              </w:rPr>
              <w:fldChar w:fldCharType="end"/>
            </w:r>
            <w:r w:rsidRPr="00C672DC">
              <w:rPr>
                <w:rStyle w:val="Hyperlink"/>
                <w:noProof/>
              </w:rPr>
              <w:fldChar w:fldCharType="end"/>
            </w:r>
          </w:ins>
        </w:p>
        <w:p w14:paraId="40B7683E" w14:textId="74A20140" w:rsidR="00C26D1B" w:rsidRDefault="00C26D1B">
          <w:pPr>
            <w:pStyle w:val="TOC1"/>
            <w:rPr>
              <w:ins w:id="16" w:author="Jim Hewitt" w:date="2022-12-02T09:56:00Z"/>
              <w:rFonts w:asciiTheme="minorHAnsi" w:eastAsiaTheme="minorEastAsia" w:hAnsiTheme="minorHAnsi"/>
              <w:b w:val="0"/>
              <w:noProof/>
              <w:sz w:val="22"/>
            </w:rPr>
          </w:pPr>
          <w:ins w:id="17"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"_Toc120867413"</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1.</w:t>
            </w:r>
            <w:r>
              <w:rPr>
                <w:rFonts w:asciiTheme="minorHAnsi" w:eastAsiaTheme="minorEastAsia" w:hAnsiTheme="minorHAnsi"/>
                <w:b w:val="0"/>
                <w:noProof/>
                <w:sz w:val="22"/>
              </w:rPr>
              <w:tab/>
            </w:r>
            <w:r w:rsidRPr="00C672DC">
              <w:rPr>
                <w:rStyle w:val="Hyperlink"/>
                <w:noProof/>
              </w:rPr>
              <w:t>What is Ramp eCDN?</w:t>
            </w:r>
            <w:r>
              <w:rPr>
                <w:noProof/>
                <w:webHidden/>
              </w:rPr>
              <w:tab/>
            </w:r>
            <w:r>
              <w:rPr>
                <w:noProof/>
                <w:webHidden/>
              </w:rPr>
              <w:fldChar w:fldCharType="begin"/>
            </w:r>
            <w:r>
              <w:rPr>
                <w:noProof/>
                <w:webHidden/>
              </w:rPr>
              <w:instrText xml:space="preserve"> PAGEREF _Toc120867413 \h </w:instrText>
            </w:r>
            <w:r>
              <w:rPr>
                <w:noProof/>
                <w:webHidden/>
              </w:rPr>
            </w:r>
          </w:ins>
          <w:r>
            <w:rPr>
              <w:noProof/>
              <w:webHidden/>
            </w:rPr>
            <w:fldChar w:fldCharType="separate"/>
          </w:r>
          <w:ins w:id="18" w:author="Jim Hewitt" w:date="2022-12-02T09:56:00Z">
            <w:r>
              <w:rPr>
                <w:noProof/>
                <w:webHidden/>
              </w:rPr>
              <w:t>5</w:t>
            </w:r>
            <w:r>
              <w:rPr>
                <w:noProof/>
                <w:webHidden/>
              </w:rPr>
              <w:fldChar w:fldCharType="end"/>
            </w:r>
            <w:r w:rsidRPr="00C672DC">
              <w:rPr>
                <w:rStyle w:val="Hyperlink"/>
                <w:noProof/>
              </w:rPr>
              <w:fldChar w:fldCharType="end"/>
            </w:r>
          </w:ins>
        </w:p>
        <w:p w14:paraId="5726DC2D" w14:textId="19DF2E71" w:rsidR="00C26D1B" w:rsidRDefault="00C26D1B">
          <w:pPr>
            <w:pStyle w:val="TOC2"/>
            <w:rPr>
              <w:ins w:id="19" w:author="Jim Hewitt" w:date="2022-12-02T09:56:00Z"/>
              <w:rFonts w:asciiTheme="minorHAnsi" w:eastAsiaTheme="minorEastAsia" w:hAnsiTheme="minorHAnsi"/>
              <w:noProof/>
              <w:sz w:val="22"/>
            </w:rPr>
          </w:pPr>
          <w:ins w:id="20"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"_Toc120867414"</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1.1</w:t>
            </w:r>
            <w:r>
              <w:rPr>
                <w:rFonts w:asciiTheme="minorHAnsi" w:eastAsiaTheme="minorEastAsia" w:hAnsiTheme="minorHAnsi"/>
                <w:noProof/>
                <w:sz w:val="22"/>
              </w:rPr>
              <w:tab/>
            </w:r>
            <w:r w:rsidRPr="00C672DC">
              <w:rPr>
                <w:rStyle w:val="Hyperlink"/>
                <w:noProof/>
              </w:rPr>
              <w:t>Components and Operation</w:t>
            </w:r>
            <w:r>
              <w:rPr>
                <w:noProof/>
                <w:webHidden/>
              </w:rPr>
              <w:tab/>
            </w:r>
            <w:r>
              <w:rPr>
                <w:noProof/>
                <w:webHidden/>
              </w:rPr>
              <w:fldChar w:fldCharType="begin"/>
            </w:r>
            <w:r>
              <w:rPr>
                <w:noProof/>
                <w:webHidden/>
              </w:rPr>
              <w:instrText xml:space="preserve"> PAGEREF _Toc120867414 \h </w:instrText>
            </w:r>
            <w:r>
              <w:rPr>
                <w:noProof/>
                <w:webHidden/>
              </w:rPr>
            </w:r>
          </w:ins>
          <w:r>
            <w:rPr>
              <w:noProof/>
              <w:webHidden/>
            </w:rPr>
            <w:fldChar w:fldCharType="separate"/>
          </w:r>
          <w:ins w:id="21" w:author="Jim Hewitt" w:date="2022-12-02T09:56:00Z">
            <w:r>
              <w:rPr>
                <w:noProof/>
                <w:webHidden/>
              </w:rPr>
              <w:t>5</w:t>
            </w:r>
            <w:r>
              <w:rPr>
                <w:noProof/>
                <w:webHidden/>
              </w:rPr>
              <w:fldChar w:fldCharType="end"/>
            </w:r>
            <w:r w:rsidRPr="00C672DC">
              <w:rPr>
                <w:rStyle w:val="Hyperlink"/>
                <w:noProof/>
              </w:rPr>
              <w:fldChar w:fldCharType="end"/>
            </w:r>
          </w:ins>
        </w:p>
        <w:p w14:paraId="08D99965" w14:textId="4DC11DF6" w:rsidR="00C26D1B" w:rsidRDefault="00C26D1B">
          <w:pPr>
            <w:pStyle w:val="TOC3"/>
            <w:rPr>
              <w:ins w:id="22" w:author="Jim Hewitt" w:date="2022-12-02T09:56:00Z"/>
              <w:rFonts w:asciiTheme="minorHAnsi" w:eastAsiaTheme="minorEastAsia" w:hAnsiTheme="minorHAnsi"/>
              <w:noProof/>
              <w:sz w:val="22"/>
            </w:rPr>
          </w:pPr>
          <w:ins w:id="23"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"_Toc120867415"</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Ramp eCDN Video Delivery Components</w:t>
            </w:r>
            <w:r>
              <w:rPr>
                <w:noProof/>
                <w:webHidden/>
              </w:rPr>
              <w:tab/>
            </w:r>
            <w:r>
              <w:rPr>
                <w:noProof/>
                <w:webHidden/>
              </w:rPr>
              <w:fldChar w:fldCharType="begin"/>
            </w:r>
            <w:r>
              <w:rPr>
                <w:noProof/>
                <w:webHidden/>
              </w:rPr>
              <w:instrText xml:space="preserve"> PAGEREF _Toc120867415 \h </w:instrText>
            </w:r>
            <w:r>
              <w:rPr>
                <w:noProof/>
                <w:webHidden/>
              </w:rPr>
            </w:r>
          </w:ins>
          <w:r>
            <w:rPr>
              <w:noProof/>
              <w:webHidden/>
            </w:rPr>
            <w:fldChar w:fldCharType="separate"/>
          </w:r>
          <w:ins w:id="24" w:author="Jim Hewitt" w:date="2022-12-02T09:56:00Z">
            <w:r>
              <w:rPr>
                <w:noProof/>
                <w:webHidden/>
              </w:rPr>
              <w:t>5</w:t>
            </w:r>
            <w:r>
              <w:rPr>
                <w:noProof/>
                <w:webHidden/>
              </w:rPr>
              <w:fldChar w:fldCharType="end"/>
            </w:r>
            <w:r w:rsidRPr="00C672DC">
              <w:rPr>
                <w:rStyle w:val="Hyperlink"/>
                <w:noProof/>
              </w:rPr>
              <w:fldChar w:fldCharType="end"/>
            </w:r>
          </w:ins>
        </w:p>
        <w:p w14:paraId="1EDE7283" w14:textId="4E84B6E8" w:rsidR="00C26D1B" w:rsidRDefault="00C26D1B">
          <w:pPr>
            <w:pStyle w:val="TOC3"/>
            <w:rPr>
              <w:ins w:id="25" w:author="Jim Hewitt" w:date="2022-12-02T09:56:00Z"/>
              <w:rFonts w:asciiTheme="minorHAnsi" w:eastAsiaTheme="minorEastAsia" w:hAnsiTheme="minorHAnsi"/>
              <w:noProof/>
              <w:sz w:val="22"/>
            </w:rPr>
          </w:pPr>
          <w:ins w:id="26"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"_Toc120867416"</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Ramp eCDN Management and Performance Monitoring Components</w:t>
            </w:r>
            <w:r>
              <w:rPr>
                <w:noProof/>
                <w:webHidden/>
              </w:rPr>
              <w:tab/>
            </w:r>
            <w:r>
              <w:rPr>
                <w:noProof/>
                <w:webHidden/>
              </w:rPr>
              <w:fldChar w:fldCharType="begin"/>
            </w:r>
            <w:r>
              <w:rPr>
                <w:noProof/>
                <w:webHidden/>
              </w:rPr>
              <w:instrText xml:space="preserve"> PAGEREF _Toc120867416 \h </w:instrText>
            </w:r>
            <w:r>
              <w:rPr>
                <w:noProof/>
                <w:webHidden/>
              </w:rPr>
            </w:r>
          </w:ins>
          <w:r>
            <w:rPr>
              <w:noProof/>
              <w:webHidden/>
            </w:rPr>
            <w:fldChar w:fldCharType="separate"/>
          </w:r>
          <w:ins w:id="27" w:author="Jim Hewitt" w:date="2022-12-02T09:56:00Z">
            <w:r>
              <w:rPr>
                <w:noProof/>
                <w:webHidden/>
              </w:rPr>
              <w:t>5</w:t>
            </w:r>
            <w:r>
              <w:rPr>
                <w:noProof/>
                <w:webHidden/>
              </w:rPr>
              <w:fldChar w:fldCharType="end"/>
            </w:r>
            <w:r w:rsidRPr="00C672DC">
              <w:rPr>
                <w:rStyle w:val="Hyperlink"/>
                <w:noProof/>
              </w:rPr>
              <w:fldChar w:fldCharType="end"/>
            </w:r>
          </w:ins>
        </w:p>
        <w:p w14:paraId="56DBD59E" w14:textId="6B2DEC49" w:rsidR="00C26D1B" w:rsidRDefault="00C26D1B">
          <w:pPr>
            <w:pStyle w:val="TOC2"/>
            <w:rPr>
              <w:ins w:id="28" w:author="Jim Hewitt" w:date="2022-12-02T09:56:00Z"/>
              <w:rFonts w:asciiTheme="minorHAnsi" w:eastAsiaTheme="minorEastAsia" w:hAnsiTheme="minorHAnsi"/>
              <w:noProof/>
              <w:sz w:val="22"/>
            </w:rPr>
          </w:pPr>
          <w:ins w:id="29"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"_Toc120867417"</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1.2</w:t>
            </w:r>
            <w:r>
              <w:rPr>
                <w:rFonts w:asciiTheme="minorHAnsi" w:eastAsiaTheme="minorEastAsia" w:hAnsiTheme="minorHAnsi"/>
                <w:noProof/>
                <w:sz w:val="22"/>
              </w:rPr>
              <w:tab/>
            </w:r>
            <w:r w:rsidRPr="00C672DC">
              <w:rPr>
                <w:rStyle w:val="Hyperlink"/>
                <w:noProof/>
              </w:rPr>
              <w:t>What You Need to Do</w:t>
            </w:r>
            <w:r>
              <w:rPr>
                <w:noProof/>
                <w:webHidden/>
              </w:rPr>
              <w:tab/>
            </w:r>
            <w:r>
              <w:rPr>
                <w:noProof/>
                <w:webHidden/>
              </w:rPr>
              <w:fldChar w:fldCharType="begin"/>
            </w:r>
            <w:r>
              <w:rPr>
                <w:noProof/>
                <w:webHidden/>
              </w:rPr>
              <w:instrText xml:space="preserve"> PAGEREF _Toc120867417 \h </w:instrText>
            </w:r>
            <w:r>
              <w:rPr>
                <w:noProof/>
                <w:webHidden/>
              </w:rPr>
            </w:r>
          </w:ins>
          <w:r>
            <w:rPr>
              <w:noProof/>
              <w:webHidden/>
            </w:rPr>
            <w:fldChar w:fldCharType="separate"/>
          </w:r>
          <w:ins w:id="30" w:author="Jim Hewitt" w:date="2022-12-02T09:56:00Z">
            <w:r>
              <w:rPr>
                <w:noProof/>
                <w:webHidden/>
              </w:rPr>
              <w:t>6</w:t>
            </w:r>
            <w:r>
              <w:rPr>
                <w:noProof/>
                <w:webHidden/>
              </w:rPr>
              <w:fldChar w:fldCharType="end"/>
            </w:r>
            <w:r w:rsidRPr="00C672DC">
              <w:rPr>
                <w:rStyle w:val="Hyperlink"/>
                <w:noProof/>
              </w:rPr>
              <w:fldChar w:fldCharType="end"/>
            </w:r>
          </w:ins>
        </w:p>
        <w:p w14:paraId="4A9EF9EC" w14:textId="68657C25" w:rsidR="00C26D1B" w:rsidRDefault="00C26D1B">
          <w:pPr>
            <w:pStyle w:val="TOC2"/>
            <w:rPr>
              <w:ins w:id="31" w:author="Jim Hewitt" w:date="2022-12-02T09:56:00Z"/>
              <w:rFonts w:asciiTheme="minorHAnsi" w:eastAsiaTheme="minorEastAsia" w:hAnsiTheme="minorHAnsi"/>
              <w:noProof/>
              <w:sz w:val="22"/>
            </w:rPr>
          </w:pPr>
          <w:ins w:id="32"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"_Toc120867418"</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1.3</w:t>
            </w:r>
            <w:r>
              <w:rPr>
                <w:rFonts w:asciiTheme="minorHAnsi" w:eastAsiaTheme="minorEastAsia" w:hAnsiTheme="minorHAnsi"/>
                <w:noProof/>
                <w:sz w:val="22"/>
              </w:rPr>
              <w:tab/>
            </w:r>
            <w:r w:rsidRPr="00C672DC">
              <w:rPr>
                <w:rStyle w:val="Hyperlink"/>
                <w:noProof/>
              </w:rPr>
              <w:t>Product Requirements</w:t>
            </w:r>
            <w:r>
              <w:rPr>
                <w:noProof/>
                <w:webHidden/>
              </w:rPr>
              <w:tab/>
            </w:r>
            <w:r>
              <w:rPr>
                <w:noProof/>
                <w:webHidden/>
              </w:rPr>
              <w:fldChar w:fldCharType="begin"/>
            </w:r>
            <w:r>
              <w:rPr>
                <w:noProof/>
                <w:webHidden/>
              </w:rPr>
              <w:instrText xml:space="preserve"> PAGEREF _Toc120867418 \h </w:instrText>
            </w:r>
            <w:r>
              <w:rPr>
                <w:noProof/>
                <w:webHidden/>
              </w:rPr>
            </w:r>
          </w:ins>
          <w:r>
            <w:rPr>
              <w:noProof/>
              <w:webHidden/>
            </w:rPr>
            <w:fldChar w:fldCharType="separate"/>
          </w:r>
          <w:ins w:id="33" w:author="Jim Hewitt" w:date="2022-12-02T09:56:00Z">
            <w:r>
              <w:rPr>
                <w:noProof/>
                <w:webHidden/>
              </w:rPr>
              <w:t>6</w:t>
            </w:r>
            <w:r>
              <w:rPr>
                <w:noProof/>
                <w:webHidden/>
              </w:rPr>
              <w:fldChar w:fldCharType="end"/>
            </w:r>
            <w:r w:rsidRPr="00C672DC">
              <w:rPr>
                <w:rStyle w:val="Hyperlink"/>
                <w:noProof/>
              </w:rPr>
              <w:fldChar w:fldCharType="end"/>
            </w:r>
          </w:ins>
        </w:p>
        <w:p w14:paraId="4FE69F4F" w14:textId="7C087329" w:rsidR="00C26D1B" w:rsidRDefault="00C26D1B">
          <w:pPr>
            <w:pStyle w:val="TOC2"/>
            <w:rPr>
              <w:ins w:id="34" w:author="Jim Hewitt" w:date="2022-12-02T09:56:00Z"/>
              <w:rFonts w:asciiTheme="minorHAnsi" w:eastAsiaTheme="minorEastAsia" w:hAnsiTheme="minorHAnsi"/>
              <w:noProof/>
              <w:sz w:val="22"/>
            </w:rPr>
          </w:pPr>
          <w:ins w:id="35"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"_Toc120867419"</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1.4</w:t>
            </w:r>
            <w:r>
              <w:rPr>
                <w:rFonts w:asciiTheme="minorHAnsi" w:eastAsiaTheme="minorEastAsia" w:hAnsiTheme="minorHAnsi"/>
                <w:noProof/>
                <w:sz w:val="22"/>
              </w:rPr>
              <w:tab/>
            </w:r>
            <w:r w:rsidRPr="00C672DC">
              <w:rPr>
                <w:rStyle w:val="Hyperlink"/>
                <w:noProof/>
              </w:rPr>
              <w:t>Ramp eCDN Log Locations</w:t>
            </w:r>
            <w:r>
              <w:rPr>
                <w:noProof/>
                <w:webHidden/>
              </w:rPr>
              <w:tab/>
            </w:r>
            <w:r>
              <w:rPr>
                <w:noProof/>
                <w:webHidden/>
              </w:rPr>
              <w:fldChar w:fldCharType="begin"/>
            </w:r>
            <w:r>
              <w:rPr>
                <w:noProof/>
                <w:webHidden/>
              </w:rPr>
              <w:instrText xml:space="preserve"> PAGEREF _Toc120867419 \h </w:instrText>
            </w:r>
            <w:r>
              <w:rPr>
                <w:noProof/>
                <w:webHidden/>
              </w:rPr>
            </w:r>
          </w:ins>
          <w:r>
            <w:rPr>
              <w:noProof/>
              <w:webHidden/>
            </w:rPr>
            <w:fldChar w:fldCharType="separate"/>
          </w:r>
          <w:ins w:id="36" w:author="Jim Hewitt" w:date="2022-12-02T09:56:00Z">
            <w:r>
              <w:rPr>
                <w:noProof/>
                <w:webHidden/>
              </w:rPr>
              <w:t>7</w:t>
            </w:r>
            <w:r>
              <w:rPr>
                <w:noProof/>
                <w:webHidden/>
              </w:rPr>
              <w:fldChar w:fldCharType="end"/>
            </w:r>
            <w:r w:rsidRPr="00C672DC">
              <w:rPr>
                <w:rStyle w:val="Hyperlink"/>
                <w:noProof/>
              </w:rPr>
              <w:fldChar w:fldCharType="end"/>
            </w:r>
          </w:ins>
        </w:p>
        <w:p w14:paraId="5D7A8BF7" w14:textId="67ABB444" w:rsidR="00C26D1B" w:rsidRDefault="00C26D1B">
          <w:pPr>
            <w:pStyle w:val="TOC3"/>
            <w:rPr>
              <w:ins w:id="37" w:author="Jim Hewitt" w:date="2022-12-02T09:56:00Z"/>
              <w:rFonts w:asciiTheme="minorHAnsi" w:eastAsiaTheme="minorEastAsia" w:hAnsiTheme="minorHAnsi"/>
              <w:noProof/>
              <w:sz w:val="22"/>
            </w:rPr>
          </w:pPr>
          <w:ins w:id="38"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"_Toc120867420"</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Installer Logs</w:t>
            </w:r>
            <w:r>
              <w:rPr>
                <w:noProof/>
                <w:webHidden/>
              </w:rPr>
              <w:tab/>
            </w:r>
            <w:r>
              <w:rPr>
                <w:noProof/>
                <w:webHidden/>
              </w:rPr>
              <w:fldChar w:fldCharType="begin"/>
            </w:r>
            <w:r>
              <w:rPr>
                <w:noProof/>
                <w:webHidden/>
              </w:rPr>
              <w:instrText xml:space="preserve"> PAGEREF _Toc120867420 \h </w:instrText>
            </w:r>
            <w:r>
              <w:rPr>
                <w:noProof/>
                <w:webHidden/>
              </w:rPr>
            </w:r>
          </w:ins>
          <w:r>
            <w:rPr>
              <w:noProof/>
              <w:webHidden/>
            </w:rPr>
            <w:fldChar w:fldCharType="separate"/>
          </w:r>
          <w:ins w:id="39" w:author="Jim Hewitt" w:date="2022-12-02T09:56:00Z">
            <w:r>
              <w:rPr>
                <w:noProof/>
                <w:webHidden/>
              </w:rPr>
              <w:t>7</w:t>
            </w:r>
            <w:r>
              <w:rPr>
                <w:noProof/>
                <w:webHidden/>
              </w:rPr>
              <w:fldChar w:fldCharType="end"/>
            </w:r>
            <w:r w:rsidRPr="00C672DC">
              <w:rPr>
                <w:rStyle w:val="Hyperlink"/>
                <w:noProof/>
              </w:rPr>
              <w:fldChar w:fldCharType="end"/>
            </w:r>
          </w:ins>
        </w:p>
        <w:p w14:paraId="41585CA5" w14:textId="3A710F54" w:rsidR="00C26D1B" w:rsidRDefault="00C26D1B">
          <w:pPr>
            <w:pStyle w:val="TOC3"/>
            <w:rPr>
              <w:ins w:id="40" w:author="Jim Hewitt" w:date="2022-12-02T09:56:00Z"/>
              <w:rFonts w:asciiTheme="minorHAnsi" w:eastAsiaTheme="minorEastAsia" w:hAnsiTheme="minorHAnsi"/>
              <w:noProof/>
              <w:sz w:val="22"/>
            </w:rPr>
          </w:pPr>
          <w:ins w:id="41"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"_Toc120867421"</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Altimeter Logs</w:t>
            </w:r>
            <w:r>
              <w:rPr>
                <w:noProof/>
                <w:webHidden/>
              </w:rPr>
              <w:tab/>
            </w:r>
            <w:r>
              <w:rPr>
                <w:noProof/>
                <w:webHidden/>
              </w:rPr>
              <w:fldChar w:fldCharType="begin"/>
            </w:r>
            <w:r>
              <w:rPr>
                <w:noProof/>
                <w:webHidden/>
              </w:rPr>
              <w:instrText xml:space="preserve"> PAGEREF _Toc120867421 \h </w:instrText>
            </w:r>
            <w:r>
              <w:rPr>
                <w:noProof/>
                <w:webHidden/>
              </w:rPr>
            </w:r>
          </w:ins>
          <w:r>
            <w:rPr>
              <w:noProof/>
              <w:webHidden/>
            </w:rPr>
            <w:fldChar w:fldCharType="separate"/>
          </w:r>
          <w:ins w:id="42" w:author="Jim Hewitt" w:date="2022-12-02T09:56:00Z">
            <w:r>
              <w:rPr>
                <w:noProof/>
                <w:webHidden/>
              </w:rPr>
              <w:t>7</w:t>
            </w:r>
            <w:r>
              <w:rPr>
                <w:noProof/>
                <w:webHidden/>
              </w:rPr>
              <w:fldChar w:fldCharType="end"/>
            </w:r>
            <w:r w:rsidRPr="00C672DC">
              <w:rPr>
                <w:rStyle w:val="Hyperlink"/>
                <w:noProof/>
              </w:rPr>
              <w:fldChar w:fldCharType="end"/>
            </w:r>
          </w:ins>
        </w:p>
        <w:p w14:paraId="75E6FE94" w14:textId="550FB2C0" w:rsidR="00C26D1B" w:rsidRDefault="00C26D1B">
          <w:pPr>
            <w:pStyle w:val="TOC3"/>
            <w:rPr>
              <w:ins w:id="43" w:author="Jim Hewitt" w:date="2022-12-02T09:56:00Z"/>
              <w:rFonts w:asciiTheme="minorHAnsi" w:eastAsiaTheme="minorEastAsia" w:hAnsiTheme="minorHAnsi"/>
              <w:noProof/>
              <w:sz w:val="22"/>
            </w:rPr>
          </w:pPr>
          <w:ins w:id="44"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"_Toc120867422"</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Analytics Logs</w:t>
            </w:r>
            <w:r>
              <w:rPr>
                <w:noProof/>
                <w:webHidden/>
              </w:rPr>
              <w:tab/>
            </w:r>
            <w:r>
              <w:rPr>
                <w:noProof/>
                <w:webHidden/>
              </w:rPr>
              <w:fldChar w:fldCharType="begin"/>
            </w:r>
            <w:r>
              <w:rPr>
                <w:noProof/>
                <w:webHidden/>
              </w:rPr>
              <w:instrText xml:space="preserve"> PAGEREF _Toc120867422 \h </w:instrText>
            </w:r>
            <w:r>
              <w:rPr>
                <w:noProof/>
                <w:webHidden/>
              </w:rPr>
            </w:r>
          </w:ins>
          <w:r>
            <w:rPr>
              <w:noProof/>
              <w:webHidden/>
            </w:rPr>
            <w:fldChar w:fldCharType="separate"/>
          </w:r>
          <w:ins w:id="45" w:author="Jim Hewitt" w:date="2022-12-02T09:56:00Z">
            <w:r>
              <w:rPr>
                <w:noProof/>
                <w:webHidden/>
              </w:rPr>
              <w:t>7</w:t>
            </w:r>
            <w:r>
              <w:rPr>
                <w:noProof/>
                <w:webHidden/>
              </w:rPr>
              <w:fldChar w:fldCharType="end"/>
            </w:r>
            <w:r w:rsidRPr="00C672DC">
              <w:rPr>
                <w:rStyle w:val="Hyperlink"/>
                <w:noProof/>
              </w:rPr>
              <w:fldChar w:fldCharType="end"/>
            </w:r>
          </w:ins>
        </w:p>
        <w:p w14:paraId="39C16F66" w14:textId="6FA45093" w:rsidR="00C26D1B" w:rsidRDefault="00C26D1B">
          <w:pPr>
            <w:pStyle w:val="TOC3"/>
            <w:rPr>
              <w:ins w:id="46" w:author="Jim Hewitt" w:date="2022-12-02T09:56:00Z"/>
              <w:rFonts w:asciiTheme="minorHAnsi" w:eastAsiaTheme="minorEastAsia" w:hAnsiTheme="minorHAnsi"/>
              <w:noProof/>
              <w:sz w:val="22"/>
            </w:rPr>
          </w:pPr>
          <w:ins w:id="47"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"_Toc120867423"</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Multicast+ Sender Logs</w:t>
            </w:r>
            <w:r>
              <w:rPr>
                <w:noProof/>
                <w:webHidden/>
              </w:rPr>
              <w:tab/>
            </w:r>
            <w:r>
              <w:rPr>
                <w:noProof/>
                <w:webHidden/>
              </w:rPr>
              <w:fldChar w:fldCharType="begin"/>
            </w:r>
            <w:r>
              <w:rPr>
                <w:noProof/>
                <w:webHidden/>
              </w:rPr>
              <w:instrText xml:space="preserve"> PAGEREF _Toc120867423 \h </w:instrText>
            </w:r>
            <w:r>
              <w:rPr>
                <w:noProof/>
                <w:webHidden/>
              </w:rPr>
            </w:r>
          </w:ins>
          <w:r>
            <w:rPr>
              <w:noProof/>
              <w:webHidden/>
            </w:rPr>
            <w:fldChar w:fldCharType="separate"/>
          </w:r>
          <w:ins w:id="48" w:author="Jim Hewitt" w:date="2022-12-02T09:56:00Z">
            <w:r>
              <w:rPr>
                <w:noProof/>
                <w:webHidden/>
              </w:rPr>
              <w:t>8</w:t>
            </w:r>
            <w:r>
              <w:rPr>
                <w:noProof/>
                <w:webHidden/>
              </w:rPr>
              <w:fldChar w:fldCharType="end"/>
            </w:r>
            <w:r w:rsidRPr="00C672DC">
              <w:rPr>
                <w:rStyle w:val="Hyperlink"/>
                <w:noProof/>
              </w:rPr>
              <w:fldChar w:fldCharType="end"/>
            </w:r>
          </w:ins>
        </w:p>
        <w:p w14:paraId="4CDB6ACE" w14:textId="55400517" w:rsidR="00C26D1B" w:rsidRDefault="00C26D1B">
          <w:pPr>
            <w:pStyle w:val="TOC3"/>
            <w:rPr>
              <w:ins w:id="49" w:author="Jim Hewitt" w:date="2022-12-02T09:56:00Z"/>
              <w:rFonts w:asciiTheme="minorHAnsi" w:eastAsiaTheme="minorEastAsia" w:hAnsiTheme="minorHAnsi"/>
              <w:noProof/>
              <w:sz w:val="22"/>
            </w:rPr>
          </w:pPr>
          <w:ins w:id="50"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"_Toc120867424"</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Multicast+ Receiver Logs</w:t>
            </w:r>
            <w:r>
              <w:rPr>
                <w:noProof/>
                <w:webHidden/>
              </w:rPr>
              <w:tab/>
            </w:r>
            <w:r>
              <w:rPr>
                <w:noProof/>
                <w:webHidden/>
              </w:rPr>
              <w:fldChar w:fldCharType="begin"/>
            </w:r>
            <w:r>
              <w:rPr>
                <w:noProof/>
                <w:webHidden/>
              </w:rPr>
              <w:instrText xml:space="preserve"> PAGEREF _Toc120867424 \h </w:instrText>
            </w:r>
            <w:r>
              <w:rPr>
                <w:noProof/>
                <w:webHidden/>
              </w:rPr>
            </w:r>
          </w:ins>
          <w:r>
            <w:rPr>
              <w:noProof/>
              <w:webHidden/>
            </w:rPr>
            <w:fldChar w:fldCharType="separate"/>
          </w:r>
          <w:ins w:id="51" w:author="Jim Hewitt" w:date="2022-12-02T09:56:00Z">
            <w:r>
              <w:rPr>
                <w:noProof/>
                <w:webHidden/>
              </w:rPr>
              <w:t>8</w:t>
            </w:r>
            <w:r>
              <w:rPr>
                <w:noProof/>
                <w:webHidden/>
              </w:rPr>
              <w:fldChar w:fldCharType="end"/>
            </w:r>
            <w:r w:rsidRPr="00C672DC">
              <w:rPr>
                <w:rStyle w:val="Hyperlink"/>
                <w:noProof/>
              </w:rPr>
              <w:fldChar w:fldCharType="end"/>
            </w:r>
          </w:ins>
        </w:p>
        <w:p w14:paraId="189D3702" w14:textId="22BE0162" w:rsidR="00C26D1B" w:rsidRDefault="00C26D1B">
          <w:pPr>
            <w:pStyle w:val="TOC3"/>
            <w:rPr>
              <w:ins w:id="52" w:author="Jim Hewitt" w:date="2022-12-02T09:56:00Z"/>
              <w:rFonts w:asciiTheme="minorHAnsi" w:eastAsiaTheme="minorEastAsia" w:hAnsiTheme="minorHAnsi"/>
              <w:noProof/>
              <w:sz w:val="22"/>
            </w:rPr>
          </w:pPr>
          <w:ins w:id="53"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"_Toc120867425"</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OmniCache Logs</w:t>
            </w:r>
            <w:r>
              <w:rPr>
                <w:noProof/>
                <w:webHidden/>
              </w:rPr>
              <w:tab/>
            </w:r>
            <w:r>
              <w:rPr>
                <w:noProof/>
                <w:webHidden/>
              </w:rPr>
              <w:fldChar w:fldCharType="begin"/>
            </w:r>
            <w:r>
              <w:rPr>
                <w:noProof/>
                <w:webHidden/>
              </w:rPr>
              <w:instrText xml:space="preserve"> PAGEREF _Toc120867425 \h </w:instrText>
            </w:r>
            <w:r>
              <w:rPr>
                <w:noProof/>
                <w:webHidden/>
              </w:rPr>
            </w:r>
          </w:ins>
          <w:r>
            <w:rPr>
              <w:noProof/>
              <w:webHidden/>
            </w:rPr>
            <w:fldChar w:fldCharType="separate"/>
          </w:r>
          <w:ins w:id="54" w:author="Jim Hewitt" w:date="2022-12-02T09:56:00Z">
            <w:r>
              <w:rPr>
                <w:noProof/>
                <w:webHidden/>
              </w:rPr>
              <w:t>8</w:t>
            </w:r>
            <w:r>
              <w:rPr>
                <w:noProof/>
                <w:webHidden/>
              </w:rPr>
              <w:fldChar w:fldCharType="end"/>
            </w:r>
            <w:r w:rsidRPr="00C672DC">
              <w:rPr>
                <w:rStyle w:val="Hyperlink"/>
                <w:noProof/>
              </w:rPr>
              <w:fldChar w:fldCharType="end"/>
            </w:r>
          </w:ins>
        </w:p>
        <w:p w14:paraId="6253F6DB" w14:textId="5617E2DF" w:rsidR="00C26D1B" w:rsidRDefault="00C26D1B">
          <w:pPr>
            <w:pStyle w:val="TOC1"/>
            <w:rPr>
              <w:ins w:id="55" w:author="Jim Hewitt" w:date="2022-12-02T09:56:00Z"/>
              <w:rFonts w:asciiTheme="minorHAnsi" w:eastAsiaTheme="minorEastAsia" w:hAnsiTheme="minorHAnsi"/>
              <w:b w:val="0"/>
              <w:noProof/>
              <w:sz w:val="22"/>
            </w:rPr>
          </w:pPr>
          <w:ins w:id="56"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"_Toc120867426"</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2.</w:t>
            </w:r>
            <w:r>
              <w:rPr>
                <w:rFonts w:asciiTheme="minorHAnsi" w:eastAsiaTheme="minorEastAsia" w:hAnsiTheme="minorHAnsi"/>
                <w:b w:val="0"/>
                <w:noProof/>
                <w:sz w:val="22"/>
              </w:rPr>
              <w:tab/>
            </w:r>
            <w:r w:rsidRPr="00C672DC">
              <w:rPr>
                <w:rStyle w:val="Hyperlink"/>
                <w:noProof/>
              </w:rPr>
              <w:t>Prepare the Database</w:t>
            </w:r>
            <w:r>
              <w:rPr>
                <w:noProof/>
                <w:webHidden/>
              </w:rPr>
              <w:tab/>
            </w:r>
            <w:r>
              <w:rPr>
                <w:noProof/>
                <w:webHidden/>
              </w:rPr>
              <w:fldChar w:fldCharType="begin"/>
            </w:r>
            <w:r>
              <w:rPr>
                <w:noProof/>
                <w:webHidden/>
              </w:rPr>
              <w:instrText xml:space="preserve"> PAGEREF _Toc120867426 \h </w:instrText>
            </w:r>
            <w:r>
              <w:rPr>
                <w:noProof/>
                <w:webHidden/>
              </w:rPr>
            </w:r>
          </w:ins>
          <w:r>
            <w:rPr>
              <w:noProof/>
              <w:webHidden/>
            </w:rPr>
            <w:fldChar w:fldCharType="separate"/>
          </w:r>
          <w:ins w:id="57" w:author="Jim Hewitt" w:date="2022-12-02T09:56:00Z">
            <w:r>
              <w:rPr>
                <w:noProof/>
                <w:webHidden/>
              </w:rPr>
              <w:t>9</w:t>
            </w:r>
            <w:r>
              <w:rPr>
                <w:noProof/>
                <w:webHidden/>
              </w:rPr>
              <w:fldChar w:fldCharType="end"/>
            </w:r>
            <w:r w:rsidRPr="00C672DC">
              <w:rPr>
                <w:rStyle w:val="Hyperlink"/>
                <w:noProof/>
              </w:rPr>
              <w:fldChar w:fldCharType="end"/>
            </w:r>
          </w:ins>
        </w:p>
        <w:p w14:paraId="4A321310" w14:textId="624BFDE9" w:rsidR="00C26D1B" w:rsidRDefault="00C26D1B">
          <w:pPr>
            <w:pStyle w:val="TOC2"/>
            <w:rPr>
              <w:ins w:id="58" w:author="Jim Hewitt" w:date="2022-12-02T09:56:00Z"/>
              <w:rFonts w:asciiTheme="minorHAnsi" w:eastAsiaTheme="minorEastAsia" w:hAnsiTheme="minorHAnsi"/>
              <w:noProof/>
              <w:sz w:val="22"/>
            </w:rPr>
          </w:pPr>
          <w:ins w:id="59"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"_Toc120867427"</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2.1</w:t>
            </w:r>
            <w:r>
              <w:rPr>
                <w:rFonts w:asciiTheme="minorHAnsi" w:eastAsiaTheme="minorEastAsia" w:hAnsiTheme="minorHAnsi"/>
                <w:noProof/>
                <w:sz w:val="22"/>
              </w:rPr>
              <w:tab/>
            </w:r>
            <w:r w:rsidRPr="00C672DC">
              <w:rPr>
                <w:rStyle w:val="Hyperlink"/>
                <w:noProof/>
              </w:rPr>
              <w:t>Upgrade Considerations</w:t>
            </w:r>
            <w:r>
              <w:rPr>
                <w:noProof/>
                <w:webHidden/>
              </w:rPr>
              <w:tab/>
            </w:r>
            <w:r>
              <w:rPr>
                <w:noProof/>
                <w:webHidden/>
              </w:rPr>
              <w:fldChar w:fldCharType="begin"/>
            </w:r>
            <w:r>
              <w:rPr>
                <w:noProof/>
                <w:webHidden/>
              </w:rPr>
              <w:instrText xml:space="preserve"> PAGEREF _Toc120867427 \h </w:instrText>
            </w:r>
            <w:r>
              <w:rPr>
                <w:noProof/>
                <w:webHidden/>
              </w:rPr>
            </w:r>
          </w:ins>
          <w:r>
            <w:rPr>
              <w:noProof/>
              <w:webHidden/>
            </w:rPr>
            <w:fldChar w:fldCharType="separate"/>
          </w:r>
          <w:ins w:id="60" w:author="Jim Hewitt" w:date="2022-12-02T09:56:00Z">
            <w:r>
              <w:rPr>
                <w:noProof/>
                <w:webHidden/>
              </w:rPr>
              <w:t>9</w:t>
            </w:r>
            <w:r>
              <w:rPr>
                <w:noProof/>
                <w:webHidden/>
              </w:rPr>
              <w:fldChar w:fldCharType="end"/>
            </w:r>
            <w:r w:rsidRPr="00C672DC">
              <w:rPr>
                <w:rStyle w:val="Hyperlink"/>
                <w:noProof/>
              </w:rPr>
              <w:fldChar w:fldCharType="end"/>
            </w:r>
          </w:ins>
        </w:p>
        <w:p w14:paraId="7E122F0A" w14:textId="1B24C703" w:rsidR="00C26D1B" w:rsidRDefault="00C26D1B">
          <w:pPr>
            <w:pStyle w:val="TOC3"/>
            <w:rPr>
              <w:ins w:id="61" w:author="Jim Hewitt" w:date="2022-12-02T09:56:00Z"/>
              <w:rFonts w:asciiTheme="minorHAnsi" w:eastAsiaTheme="minorEastAsia" w:hAnsiTheme="minorHAnsi"/>
              <w:noProof/>
              <w:sz w:val="22"/>
            </w:rPr>
          </w:pPr>
          <w:ins w:id="62"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"_Toc120867428"</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Upgrading From Version 2.5 or Earlier</w:t>
            </w:r>
            <w:r>
              <w:rPr>
                <w:noProof/>
                <w:webHidden/>
              </w:rPr>
              <w:tab/>
            </w:r>
            <w:r>
              <w:rPr>
                <w:noProof/>
                <w:webHidden/>
              </w:rPr>
              <w:fldChar w:fldCharType="begin"/>
            </w:r>
            <w:r>
              <w:rPr>
                <w:noProof/>
                <w:webHidden/>
              </w:rPr>
              <w:instrText xml:space="preserve"> PAGEREF _Toc120867428 \h </w:instrText>
            </w:r>
            <w:r>
              <w:rPr>
                <w:noProof/>
                <w:webHidden/>
              </w:rPr>
            </w:r>
          </w:ins>
          <w:r>
            <w:rPr>
              <w:noProof/>
              <w:webHidden/>
            </w:rPr>
            <w:fldChar w:fldCharType="separate"/>
          </w:r>
          <w:ins w:id="63" w:author="Jim Hewitt" w:date="2022-12-02T09:56:00Z">
            <w:r>
              <w:rPr>
                <w:noProof/>
                <w:webHidden/>
              </w:rPr>
              <w:t>9</w:t>
            </w:r>
            <w:r>
              <w:rPr>
                <w:noProof/>
                <w:webHidden/>
              </w:rPr>
              <w:fldChar w:fldCharType="end"/>
            </w:r>
            <w:r w:rsidRPr="00C672DC">
              <w:rPr>
                <w:rStyle w:val="Hyperlink"/>
                <w:noProof/>
              </w:rPr>
              <w:fldChar w:fldCharType="end"/>
            </w:r>
          </w:ins>
        </w:p>
        <w:p w14:paraId="1AA397DC" w14:textId="722B6E84" w:rsidR="00C26D1B" w:rsidRDefault="00C26D1B">
          <w:pPr>
            <w:pStyle w:val="TOC3"/>
            <w:rPr>
              <w:ins w:id="64" w:author="Jim Hewitt" w:date="2022-12-02T09:56:00Z"/>
              <w:rFonts w:asciiTheme="minorHAnsi" w:eastAsiaTheme="minorEastAsia" w:hAnsiTheme="minorHAnsi"/>
              <w:noProof/>
              <w:sz w:val="22"/>
            </w:rPr>
          </w:pPr>
          <w:ins w:id="65"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"_Toc120867429"</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Upgrading From Version 2.6</w:t>
            </w:r>
            <w:r>
              <w:rPr>
                <w:noProof/>
                <w:webHidden/>
              </w:rPr>
              <w:tab/>
            </w:r>
            <w:r>
              <w:rPr>
                <w:noProof/>
                <w:webHidden/>
              </w:rPr>
              <w:fldChar w:fldCharType="begin"/>
            </w:r>
            <w:r>
              <w:rPr>
                <w:noProof/>
                <w:webHidden/>
              </w:rPr>
              <w:instrText xml:space="preserve"> PAGEREF _Toc120867429 \h </w:instrText>
            </w:r>
            <w:r>
              <w:rPr>
                <w:noProof/>
                <w:webHidden/>
              </w:rPr>
            </w:r>
          </w:ins>
          <w:r>
            <w:rPr>
              <w:noProof/>
              <w:webHidden/>
            </w:rPr>
            <w:fldChar w:fldCharType="separate"/>
          </w:r>
          <w:ins w:id="66" w:author="Jim Hewitt" w:date="2022-12-02T09:56:00Z">
            <w:r>
              <w:rPr>
                <w:noProof/>
                <w:webHidden/>
              </w:rPr>
              <w:t>9</w:t>
            </w:r>
            <w:r>
              <w:rPr>
                <w:noProof/>
                <w:webHidden/>
              </w:rPr>
              <w:fldChar w:fldCharType="end"/>
            </w:r>
            <w:r w:rsidRPr="00C672DC">
              <w:rPr>
                <w:rStyle w:val="Hyperlink"/>
                <w:noProof/>
              </w:rPr>
              <w:fldChar w:fldCharType="end"/>
            </w:r>
          </w:ins>
        </w:p>
        <w:p w14:paraId="110584E7" w14:textId="2DE735DF" w:rsidR="00C26D1B" w:rsidRDefault="00C26D1B">
          <w:pPr>
            <w:pStyle w:val="TOC2"/>
            <w:rPr>
              <w:ins w:id="67" w:author="Jim Hewitt" w:date="2022-12-02T09:56:00Z"/>
              <w:rFonts w:asciiTheme="minorHAnsi" w:eastAsiaTheme="minorEastAsia" w:hAnsiTheme="minorHAnsi"/>
              <w:noProof/>
              <w:sz w:val="22"/>
            </w:rPr>
          </w:pPr>
          <w:ins w:id="68"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"_Toc120867430"</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2.2</w:t>
            </w:r>
            <w:r>
              <w:rPr>
                <w:rFonts w:asciiTheme="minorHAnsi" w:eastAsiaTheme="minorEastAsia" w:hAnsiTheme="minorHAnsi"/>
                <w:noProof/>
                <w:sz w:val="22"/>
              </w:rPr>
              <w:tab/>
            </w:r>
            <w:r w:rsidRPr="00C672DC">
              <w:rPr>
                <w:rStyle w:val="Hyperlink"/>
                <w:noProof/>
              </w:rPr>
              <w:t>Database Requirements</w:t>
            </w:r>
            <w:r>
              <w:rPr>
                <w:noProof/>
                <w:webHidden/>
              </w:rPr>
              <w:tab/>
            </w:r>
            <w:r>
              <w:rPr>
                <w:noProof/>
                <w:webHidden/>
              </w:rPr>
              <w:fldChar w:fldCharType="begin"/>
            </w:r>
            <w:r>
              <w:rPr>
                <w:noProof/>
                <w:webHidden/>
              </w:rPr>
              <w:instrText xml:space="preserve"> PAGEREF _Toc120867430 \h </w:instrText>
            </w:r>
            <w:r>
              <w:rPr>
                <w:noProof/>
                <w:webHidden/>
              </w:rPr>
            </w:r>
          </w:ins>
          <w:r>
            <w:rPr>
              <w:noProof/>
              <w:webHidden/>
            </w:rPr>
            <w:fldChar w:fldCharType="separate"/>
          </w:r>
          <w:ins w:id="69" w:author="Jim Hewitt" w:date="2022-12-02T09:56:00Z">
            <w:r>
              <w:rPr>
                <w:noProof/>
                <w:webHidden/>
              </w:rPr>
              <w:t>9</w:t>
            </w:r>
            <w:r>
              <w:rPr>
                <w:noProof/>
                <w:webHidden/>
              </w:rPr>
              <w:fldChar w:fldCharType="end"/>
            </w:r>
            <w:r w:rsidRPr="00C672DC">
              <w:rPr>
                <w:rStyle w:val="Hyperlink"/>
                <w:noProof/>
              </w:rPr>
              <w:fldChar w:fldCharType="end"/>
            </w:r>
          </w:ins>
        </w:p>
        <w:p w14:paraId="1BC84B51" w14:textId="2EB4B551" w:rsidR="00C26D1B" w:rsidRDefault="00C26D1B">
          <w:pPr>
            <w:pStyle w:val="TOC2"/>
            <w:rPr>
              <w:ins w:id="70" w:author="Jim Hewitt" w:date="2022-12-02T09:56:00Z"/>
              <w:rFonts w:asciiTheme="minorHAnsi" w:eastAsiaTheme="minorEastAsia" w:hAnsiTheme="minorHAnsi"/>
              <w:noProof/>
              <w:sz w:val="22"/>
            </w:rPr>
          </w:pPr>
          <w:ins w:id="71"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"_Toc120867431"</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2.3</w:t>
            </w:r>
            <w:r>
              <w:rPr>
                <w:rFonts w:asciiTheme="minorHAnsi" w:eastAsiaTheme="minorEastAsia" w:hAnsiTheme="minorHAnsi"/>
                <w:noProof/>
                <w:sz w:val="22"/>
              </w:rPr>
              <w:tab/>
            </w:r>
            <w:r w:rsidRPr="00C672DC">
              <w:rPr>
                <w:rStyle w:val="Hyperlink"/>
                <w:noProof/>
              </w:rPr>
              <w:t>Recommended Database Deployment Model</w:t>
            </w:r>
            <w:r>
              <w:rPr>
                <w:noProof/>
                <w:webHidden/>
              </w:rPr>
              <w:tab/>
            </w:r>
            <w:r>
              <w:rPr>
                <w:noProof/>
                <w:webHidden/>
              </w:rPr>
              <w:fldChar w:fldCharType="begin"/>
            </w:r>
            <w:r>
              <w:rPr>
                <w:noProof/>
                <w:webHidden/>
              </w:rPr>
              <w:instrText xml:space="preserve"> PAGEREF _Toc120867431 \h </w:instrText>
            </w:r>
            <w:r>
              <w:rPr>
                <w:noProof/>
                <w:webHidden/>
              </w:rPr>
            </w:r>
          </w:ins>
          <w:r>
            <w:rPr>
              <w:noProof/>
              <w:webHidden/>
            </w:rPr>
            <w:fldChar w:fldCharType="separate"/>
          </w:r>
          <w:ins w:id="72" w:author="Jim Hewitt" w:date="2022-12-02T09:56:00Z">
            <w:r>
              <w:rPr>
                <w:noProof/>
                <w:webHidden/>
              </w:rPr>
              <w:t>10</w:t>
            </w:r>
            <w:r>
              <w:rPr>
                <w:noProof/>
                <w:webHidden/>
              </w:rPr>
              <w:fldChar w:fldCharType="end"/>
            </w:r>
            <w:r w:rsidRPr="00C672DC">
              <w:rPr>
                <w:rStyle w:val="Hyperlink"/>
                <w:noProof/>
              </w:rPr>
              <w:fldChar w:fldCharType="end"/>
            </w:r>
          </w:ins>
        </w:p>
        <w:p w14:paraId="6DFE1B25" w14:textId="7205669E" w:rsidR="00C26D1B" w:rsidRDefault="00C26D1B">
          <w:pPr>
            <w:pStyle w:val="TOC2"/>
            <w:rPr>
              <w:ins w:id="73" w:author="Jim Hewitt" w:date="2022-12-02T09:56:00Z"/>
              <w:rFonts w:asciiTheme="minorHAnsi" w:eastAsiaTheme="minorEastAsia" w:hAnsiTheme="minorHAnsi"/>
              <w:noProof/>
              <w:sz w:val="22"/>
            </w:rPr>
          </w:pPr>
          <w:ins w:id="74"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"_Toc120867432"</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2.4</w:t>
            </w:r>
            <w:r>
              <w:rPr>
                <w:rFonts w:asciiTheme="minorHAnsi" w:eastAsiaTheme="minorEastAsia" w:hAnsiTheme="minorHAnsi"/>
                <w:noProof/>
                <w:sz w:val="22"/>
              </w:rPr>
              <w:tab/>
            </w:r>
            <w:r w:rsidRPr="00C672DC">
              <w:rPr>
                <w:rStyle w:val="Hyperlink"/>
                <w:noProof/>
              </w:rPr>
              <w:t>Database Installation</w:t>
            </w:r>
            <w:r>
              <w:rPr>
                <w:noProof/>
                <w:webHidden/>
              </w:rPr>
              <w:tab/>
            </w:r>
            <w:r>
              <w:rPr>
                <w:noProof/>
                <w:webHidden/>
              </w:rPr>
              <w:fldChar w:fldCharType="begin"/>
            </w:r>
            <w:r>
              <w:rPr>
                <w:noProof/>
                <w:webHidden/>
              </w:rPr>
              <w:instrText xml:space="preserve"> PAGEREF _Toc120867432 \h </w:instrText>
            </w:r>
            <w:r>
              <w:rPr>
                <w:noProof/>
                <w:webHidden/>
              </w:rPr>
            </w:r>
          </w:ins>
          <w:r>
            <w:rPr>
              <w:noProof/>
              <w:webHidden/>
            </w:rPr>
            <w:fldChar w:fldCharType="separate"/>
          </w:r>
          <w:ins w:id="75" w:author="Jim Hewitt" w:date="2022-12-02T09:56:00Z">
            <w:r>
              <w:rPr>
                <w:noProof/>
                <w:webHidden/>
              </w:rPr>
              <w:t>10</w:t>
            </w:r>
            <w:r>
              <w:rPr>
                <w:noProof/>
                <w:webHidden/>
              </w:rPr>
              <w:fldChar w:fldCharType="end"/>
            </w:r>
            <w:r w:rsidRPr="00C672DC">
              <w:rPr>
                <w:rStyle w:val="Hyperlink"/>
                <w:noProof/>
              </w:rPr>
              <w:fldChar w:fldCharType="end"/>
            </w:r>
          </w:ins>
        </w:p>
        <w:p w14:paraId="48644789" w14:textId="2C496167" w:rsidR="00C26D1B" w:rsidRDefault="00C26D1B">
          <w:pPr>
            <w:pStyle w:val="TOC2"/>
            <w:rPr>
              <w:ins w:id="76" w:author="Jim Hewitt" w:date="2022-12-02T09:56:00Z"/>
              <w:rFonts w:asciiTheme="minorHAnsi" w:eastAsiaTheme="minorEastAsia" w:hAnsiTheme="minorHAnsi"/>
              <w:noProof/>
              <w:sz w:val="22"/>
            </w:rPr>
          </w:pPr>
          <w:ins w:id="77"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"_Toc120867433"</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2.5</w:t>
            </w:r>
            <w:r>
              <w:rPr>
                <w:rFonts w:asciiTheme="minorHAnsi" w:eastAsiaTheme="minorEastAsia" w:hAnsiTheme="minorHAnsi"/>
                <w:noProof/>
                <w:sz w:val="22"/>
              </w:rPr>
              <w:tab/>
            </w:r>
            <w:r w:rsidRPr="00C672DC">
              <w:rPr>
                <w:rStyle w:val="Hyperlink"/>
                <w:noProof/>
              </w:rPr>
              <w:t>Database Configuration</w:t>
            </w:r>
            <w:r>
              <w:rPr>
                <w:noProof/>
                <w:webHidden/>
              </w:rPr>
              <w:tab/>
            </w:r>
            <w:r>
              <w:rPr>
                <w:noProof/>
                <w:webHidden/>
              </w:rPr>
              <w:fldChar w:fldCharType="begin"/>
            </w:r>
            <w:r>
              <w:rPr>
                <w:noProof/>
                <w:webHidden/>
              </w:rPr>
              <w:instrText xml:space="preserve"> PAGEREF _Toc120867433 \h </w:instrText>
            </w:r>
            <w:r>
              <w:rPr>
                <w:noProof/>
                <w:webHidden/>
              </w:rPr>
            </w:r>
          </w:ins>
          <w:r>
            <w:rPr>
              <w:noProof/>
              <w:webHidden/>
            </w:rPr>
            <w:fldChar w:fldCharType="separate"/>
          </w:r>
          <w:ins w:id="78" w:author="Jim Hewitt" w:date="2022-12-02T09:56:00Z">
            <w:r>
              <w:rPr>
                <w:noProof/>
                <w:webHidden/>
              </w:rPr>
              <w:t>11</w:t>
            </w:r>
            <w:r>
              <w:rPr>
                <w:noProof/>
                <w:webHidden/>
              </w:rPr>
              <w:fldChar w:fldCharType="end"/>
            </w:r>
            <w:r w:rsidRPr="00C672DC">
              <w:rPr>
                <w:rStyle w:val="Hyperlink"/>
                <w:noProof/>
              </w:rPr>
              <w:fldChar w:fldCharType="end"/>
            </w:r>
          </w:ins>
        </w:p>
        <w:p w14:paraId="4A193E97" w14:textId="3D6B3568" w:rsidR="00C26D1B" w:rsidRDefault="00C26D1B">
          <w:pPr>
            <w:pStyle w:val="TOC3"/>
            <w:rPr>
              <w:ins w:id="79" w:author="Jim Hewitt" w:date="2022-12-02T09:56:00Z"/>
              <w:rFonts w:asciiTheme="minorHAnsi" w:eastAsiaTheme="minorEastAsia" w:hAnsiTheme="minorHAnsi"/>
              <w:noProof/>
              <w:sz w:val="22"/>
            </w:rPr>
          </w:pPr>
          <w:ins w:id="80"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"_Toc120867434"</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MySQL Configuration Syntax</w:t>
            </w:r>
            <w:r>
              <w:rPr>
                <w:noProof/>
                <w:webHidden/>
              </w:rPr>
              <w:tab/>
            </w:r>
            <w:r>
              <w:rPr>
                <w:noProof/>
                <w:webHidden/>
              </w:rPr>
              <w:fldChar w:fldCharType="begin"/>
            </w:r>
            <w:r>
              <w:rPr>
                <w:noProof/>
                <w:webHidden/>
              </w:rPr>
              <w:instrText xml:space="preserve"> PAGEREF _Toc120867434 \h </w:instrText>
            </w:r>
            <w:r>
              <w:rPr>
                <w:noProof/>
                <w:webHidden/>
              </w:rPr>
            </w:r>
          </w:ins>
          <w:r>
            <w:rPr>
              <w:noProof/>
              <w:webHidden/>
            </w:rPr>
            <w:fldChar w:fldCharType="separate"/>
          </w:r>
          <w:ins w:id="81" w:author="Jim Hewitt" w:date="2022-12-02T09:56:00Z">
            <w:r>
              <w:rPr>
                <w:noProof/>
                <w:webHidden/>
              </w:rPr>
              <w:t>11</w:t>
            </w:r>
            <w:r>
              <w:rPr>
                <w:noProof/>
                <w:webHidden/>
              </w:rPr>
              <w:fldChar w:fldCharType="end"/>
            </w:r>
            <w:r w:rsidRPr="00C672DC">
              <w:rPr>
                <w:rStyle w:val="Hyperlink"/>
                <w:noProof/>
              </w:rPr>
              <w:fldChar w:fldCharType="end"/>
            </w:r>
          </w:ins>
        </w:p>
        <w:p w14:paraId="45830F4E" w14:textId="242E1125" w:rsidR="00C26D1B" w:rsidRDefault="00C26D1B">
          <w:pPr>
            <w:pStyle w:val="TOC3"/>
            <w:rPr>
              <w:ins w:id="82" w:author="Jim Hewitt" w:date="2022-12-02T09:56:00Z"/>
              <w:rFonts w:asciiTheme="minorHAnsi" w:eastAsiaTheme="minorEastAsia" w:hAnsiTheme="minorHAnsi"/>
              <w:noProof/>
              <w:sz w:val="22"/>
            </w:rPr>
          </w:pPr>
          <w:ins w:id="83"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"_Toc120867435"</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Microsoft SQL Server Syntax</w:t>
            </w:r>
            <w:r>
              <w:rPr>
                <w:noProof/>
                <w:webHidden/>
              </w:rPr>
              <w:tab/>
            </w:r>
            <w:r>
              <w:rPr>
                <w:noProof/>
                <w:webHidden/>
              </w:rPr>
              <w:fldChar w:fldCharType="begin"/>
            </w:r>
            <w:r>
              <w:rPr>
                <w:noProof/>
                <w:webHidden/>
              </w:rPr>
              <w:instrText xml:space="preserve"> PAGEREF _Toc120867435 \h </w:instrText>
            </w:r>
            <w:r>
              <w:rPr>
                <w:noProof/>
                <w:webHidden/>
              </w:rPr>
            </w:r>
          </w:ins>
          <w:r>
            <w:rPr>
              <w:noProof/>
              <w:webHidden/>
            </w:rPr>
            <w:fldChar w:fldCharType="separate"/>
          </w:r>
          <w:ins w:id="84" w:author="Jim Hewitt" w:date="2022-12-02T09:56:00Z">
            <w:r>
              <w:rPr>
                <w:noProof/>
                <w:webHidden/>
              </w:rPr>
              <w:t>11</w:t>
            </w:r>
            <w:r>
              <w:rPr>
                <w:noProof/>
                <w:webHidden/>
              </w:rPr>
              <w:fldChar w:fldCharType="end"/>
            </w:r>
            <w:r w:rsidRPr="00C672DC">
              <w:rPr>
                <w:rStyle w:val="Hyperlink"/>
                <w:noProof/>
              </w:rPr>
              <w:fldChar w:fldCharType="end"/>
            </w:r>
          </w:ins>
        </w:p>
        <w:p w14:paraId="4FEF051E" w14:textId="31664888" w:rsidR="00C26D1B" w:rsidRDefault="00C26D1B">
          <w:pPr>
            <w:pStyle w:val="TOC1"/>
            <w:rPr>
              <w:ins w:id="85" w:author="Jim Hewitt" w:date="2022-12-02T09:56:00Z"/>
              <w:rFonts w:asciiTheme="minorHAnsi" w:eastAsiaTheme="minorEastAsia" w:hAnsiTheme="minorHAnsi"/>
              <w:b w:val="0"/>
              <w:noProof/>
              <w:sz w:val="22"/>
            </w:rPr>
          </w:pPr>
          <w:ins w:id="86" w:author="Jim Hewitt" w:date="2022-12-02T09:56:00Z">
            <w:r w:rsidRPr="00C672DC">
              <w:rPr>
                <w:rStyle w:val="Hyperlink"/>
                <w:noProof/>
              </w:rPr>
              <w:lastRenderedPageBreak/>
              <w:fldChar w:fldCharType="begin"/>
            </w:r>
            <w:r w:rsidRPr="00C672DC">
              <w:rPr>
                <w:rStyle w:val="Hyperlink"/>
                <w:noProof/>
              </w:rPr>
              <w:instrText xml:space="preserve"> </w:instrText>
            </w:r>
            <w:r>
              <w:rPr>
                <w:noProof/>
              </w:rPr>
              <w:instrText>HYPERLINK \l "_Toc120867436"</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3.</w:t>
            </w:r>
            <w:r>
              <w:rPr>
                <w:rFonts w:asciiTheme="minorHAnsi" w:eastAsiaTheme="minorEastAsia" w:hAnsiTheme="minorHAnsi"/>
                <w:b w:val="0"/>
                <w:noProof/>
                <w:sz w:val="22"/>
              </w:rPr>
              <w:tab/>
            </w:r>
            <w:r w:rsidRPr="00C672DC">
              <w:rPr>
                <w:rStyle w:val="Hyperlink"/>
                <w:noProof/>
              </w:rPr>
              <w:t>Install Ramp eCDN Components</w:t>
            </w:r>
            <w:r>
              <w:rPr>
                <w:noProof/>
                <w:webHidden/>
              </w:rPr>
              <w:tab/>
            </w:r>
            <w:r>
              <w:rPr>
                <w:noProof/>
                <w:webHidden/>
              </w:rPr>
              <w:fldChar w:fldCharType="begin"/>
            </w:r>
            <w:r>
              <w:rPr>
                <w:noProof/>
                <w:webHidden/>
              </w:rPr>
              <w:instrText xml:space="preserve"> PAGEREF _Toc120867436 \h </w:instrText>
            </w:r>
            <w:r>
              <w:rPr>
                <w:noProof/>
                <w:webHidden/>
              </w:rPr>
            </w:r>
          </w:ins>
          <w:r>
            <w:rPr>
              <w:noProof/>
              <w:webHidden/>
            </w:rPr>
            <w:fldChar w:fldCharType="separate"/>
          </w:r>
          <w:ins w:id="87" w:author="Jim Hewitt" w:date="2022-12-02T09:56:00Z">
            <w:r>
              <w:rPr>
                <w:noProof/>
                <w:webHidden/>
              </w:rPr>
              <w:t>12</w:t>
            </w:r>
            <w:r>
              <w:rPr>
                <w:noProof/>
                <w:webHidden/>
              </w:rPr>
              <w:fldChar w:fldCharType="end"/>
            </w:r>
            <w:r w:rsidRPr="00C672DC">
              <w:rPr>
                <w:rStyle w:val="Hyperlink"/>
                <w:noProof/>
              </w:rPr>
              <w:fldChar w:fldCharType="end"/>
            </w:r>
          </w:ins>
        </w:p>
        <w:p w14:paraId="1FA42B50" w14:textId="75D99CFB" w:rsidR="00C26D1B" w:rsidRDefault="00C26D1B">
          <w:pPr>
            <w:pStyle w:val="TOC2"/>
            <w:rPr>
              <w:ins w:id="88" w:author="Jim Hewitt" w:date="2022-12-02T09:56:00Z"/>
              <w:rFonts w:asciiTheme="minorHAnsi" w:eastAsiaTheme="minorEastAsia" w:hAnsiTheme="minorHAnsi"/>
              <w:noProof/>
              <w:sz w:val="22"/>
            </w:rPr>
          </w:pPr>
          <w:ins w:id="89"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"_Toc120867437"</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3.1</w:t>
            </w:r>
            <w:r>
              <w:rPr>
                <w:rFonts w:asciiTheme="minorHAnsi" w:eastAsiaTheme="minorEastAsia" w:hAnsiTheme="minorHAnsi"/>
                <w:noProof/>
                <w:sz w:val="22"/>
              </w:rPr>
              <w:tab/>
            </w:r>
            <w:r w:rsidRPr="00C672DC">
              <w:rPr>
                <w:rStyle w:val="Hyperlink"/>
                <w:noProof/>
              </w:rPr>
              <w:t>Upgrade Considerations</w:t>
            </w:r>
            <w:r>
              <w:rPr>
                <w:noProof/>
                <w:webHidden/>
              </w:rPr>
              <w:tab/>
            </w:r>
            <w:r>
              <w:rPr>
                <w:noProof/>
                <w:webHidden/>
              </w:rPr>
              <w:fldChar w:fldCharType="begin"/>
            </w:r>
            <w:r>
              <w:rPr>
                <w:noProof/>
                <w:webHidden/>
              </w:rPr>
              <w:instrText xml:space="preserve"> PAGEREF _Toc120867437 \h </w:instrText>
            </w:r>
            <w:r>
              <w:rPr>
                <w:noProof/>
                <w:webHidden/>
              </w:rPr>
            </w:r>
          </w:ins>
          <w:r>
            <w:rPr>
              <w:noProof/>
              <w:webHidden/>
            </w:rPr>
            <w:fldChar w:fldCharType="separate"/>
          </w:r>
          <w:ins w:id="90" w:author="Jim Hewitt" w:date="2022-12-02T09:56:00Z">
            <w:r>
              <w:rPr>
                <w:noProof/>
                <w:webHidden/>
              </w:rPr>
              <w:t>12</w:t>
            </w:r>
            <w:r>
              <w:rPr>
                <w:noProof/>
                <w:webHidden/>
              </w:rPr>
              <w:fldChar w:fldCharType="end"/>
            </w:r>
            <w:r w:rsidRPr="00C672DC">
              <w:rPr>
                <w:rStyle w:val="Hyperlink"/>
                <w:noProof/>
              </w:rPr>
              <w:fldChar w:fldCharType="end"/>
            </w:r>
          </w:ins>
        </w:p>
        <w:p w14:paraId="781E669D" w14:textId="634E6095" w:rsidR="00C26D1B" w:rsidRDefault="00C26D1B">
          <w:pPr>
            <w:pStyle w:val="TOC3"/>
            <w:rPr>
              <w:ins w:id="91" w:author="Jim Hewitt" w:date="2022-12-02T09:56:00Z"/>
              <w:rFonts w:asciiTheme="minorHAnsi" w:eastAsiaTheme="minorEastAsia" w:hAnsiTheme="minorHAnsi"/>
              <w:noProof/>
              <w:sz w:val="22"/>
            </w:rPr>
          </w:pPr>
          <w:ins w:id="92"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"_Toc120867438"</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Upgrading from Ramp eCDN Version 2.6</w:t>
            </w:r>
            <w:r>
              <w:rPr>
                <w:noProof/>
                <w:webHidden/>
              </w:rPr>
              <w:tab/>
            </w:r>
            <w:r>
              <w:rPr>
                <w:noProof/>
                <w:webHidden/>
              </w:rPr>
              <w:fldChar w:fldCharType="begin"/>
            </w:r>
            <w:r>
              <w:rPr>
                <w:noProof/>
                <w:webHidden/>
              </w:rPr>
              <w:instrText xml:space="preserve"> PAGEREF _Toc120867438 \h </w:instrText>
            </w:r>
            <w:r>
              <w:rPr>
                <w:noProof/>
                <w:webHidden/>
              </w:rPr>
            </w:r>
          </w:ins>
          <w:r>
            <w:rPr>
              <w:noProof/>
              <w:webHidden/>
            </w:rPr>
            <w:fldChar w:fldCharType="separate"/>
          </w:r>
          <w:ins w:id="93" w:author="Jim Hewitt" w:date="2022-12-02T09:56:00Z">
            <w:r>
              <w:rPr>
                <w:noProof/>
                <w:webHidden/>
              </w:rPr>
              <w:t>12</w:t>
            </w:r>
            <w:r>
              <w:rPr>
                <w:noProof/>
                <w:webHidden/>
              </w:rPr>
              <w:fldChar w:fldCharType="end"/>
            </w:r>
            <w:r w:rsidRPr="00C672DC">
              <w:rPr>
                <w:rStyle w:val="Hyperlink"/>
                <w:noProof/>
              </w:rPr>
              <w:fldChar w:fldCharType="end"/>
            </w:r>
          </w:ins>
        </w:p>
        <w:p w14:paraId="41538AF9" w14:textId="51B4D6C0" w:rsidR="00C26D1B" w:rsidRDefault="00C26D1B">
          <w:pPr>
            <w:pStyle w:val="TOC3"/>
            <w:rPr>
              <w:ins w:id="94" w:author="Jim Hewitt" w:date="2022-12-02T09:56:00Z"/>
              <w:rFonts w:asciiTheme="minorHAnsi" w:eastAsiaTheme="minorEastAsia" w:hAnsiTheme="minorHAnsi"/>
              <w:noProof/>
              <w:sz w:val="22"/>
            </w:rPr>
          </w:pPr>
          <w:ins w:id="95"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"_Toc120867439"</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Upgrading from Ramp eCDN Version 3.1/3.2</w:t>
            </w:r>
            <w:r>
              <w:rPr>
                <w:noProof/>
                <w:webHidden/>
              </w:rPr>
              <w:tab/>
            </w:r>
            <w:r>
              <w:rPr>
                <w:noProof/>
                <w:webHidden/>
              </w:rPr>
              <w:fldChar w:fldCharType="begin"/>
            </w:r>
            <w:r>
              <w:rPr>
                <w:noProof/>
                <w:webHidden/>
              </w:rPr>
              <w:instrText xml:space="preserve"> PAGEREF _Toc120867439 \h </w:instrText>
            </w:r>
            <w:r>
              <w:rPr>
                <w:noProof/>
                <w:webHidden/>
              </w:rPr>
            </w:r>
          </w:ins>
          <w:r>
            <w:rPr>
              <w:noProof/>
              <w:webHidden/>
            </w:rPr>
            <w:fldChar w:fldCharType="separate"/>
          </w:r>
          <w:ins w:id="96" w:author="Jim Hewitt" w:date="2022-12-02T09:56:00Z">
            <w:r>
              <w:rPr>
                <w:noProof/>
                <w:webHidden/>
              </w:rPr>
              <w:t>13</w:t>
            </w:r>
            <w:r>
              <w:rPr>
                <w:noProof/>
                <w:webHidden/>
              </w:rPr>
              <w:fldChar w:fldCharType="end"/>
            </w:r>
            <w:r w:rsidRPr="00C672DC">
              <w:rPr>
                <w:rStyle w:val="Hyperlink"/>
                <w:noProof/>
              </w:rPr>
              <w:fldChar w:fldCharType="end"/>
            </w:r>
          </w:ins>
        </w:p>
        <w:p w14:paraId="3D0748B3" w14:textId="3DDA892E" w:rsidR="00C26D1B" w:rsidRDefault="00C26D1B">
          <w:pPr>
            <w:pStyle w:val="TOC2"/>
            <w:rPr>
              <w:ins w:id="97" w:author="Jim Hewitt" w:date="2022-12-02T09:56:00Z"/>
              <w:rFonts w:asciiTheme="minorHAnsi" w:eastAsiaTheme="minorEastAsia" w:hAnsiTheme="minorHAnsi"/>
              <w:noProof/>
              <w:sz w:val="22"/>
            </w:rPr>
          </w:pPr>
          <w:ins w:id="98"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"_Toc120867440"</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3.2</w:t>
            </w:r>
            <w:r>
              <w:rPr>
                <w:rFonts w:asciiTheme="minorHAnsi" w:eastAsiaTheme="minorEastAsia" w:hAnsiTheme="minorHAnsi"/>
                <w:noProof/>
                <w:sz w:val="22"/>
              </w:rPr>
              <w:tab/>
            </w:r>
            <w:r w:rsidRPr="00C672DC">
              <w:rPr>
                <w:rStyle w:val="Hyperlink"/>
                <w:noProof/>
              </w:rPr>
              <w:t>Recommended Deployment Order and Model</w:t>
            </w:r>
            <w:r>
              <w:rPr>
                <w:noProof/>
                <w:webHidden/>
              </w:rPr>
              <w:tab/>
            </w:r>
            <w:r>
              <w:rPr>
                <w:noProof/>
                <w:webHidden/>
              </w:rPr>
              <w:fldChar w:fldCharType="begin"/>
            </w:r>
            <w:r>
              <w:rPr>
                <w:noProof/>
                <w:webHidden/>
              </w:rPr>
              <w:instrText xml:space="preserve"> PAGEREF _Toc120867440 \h </w:instrText>
            </w:r>
            <w:r>
              <w:rPr>
                <w:noProof/>
                <w:webHidden/>
              </w:rPr>
            </w:r>
          </w:ins>
          <w:r>
            <w:rPr>
              <w:noProof/>
              <w:webHidden/>
            </w:rPr>
            <w:fldChar w:fldCharType="separate"/>
          </w:r>
          <w:ins w:id="99" w:author="Jim Hewitt" w:date="2022-12-02T09:56:00Z">
            <w:r>
              <w:rPr>
                <w:noProof/>
                <w:webHidden/>
              </w:rPr>
              <w:t>14</w:t>
            </w:r>
            <w:r>
              <w:rPr>
                <w:noProof/>
                <w:webHidden/>
              </w:rPr>
              <w:fldChar w:fldCharType="end"/>
            </w:r>
            <w:r w:rsidRPr="00C672DC">
              <w:rPr>
                <w:rStyle w:val="Hyperlink"/>
                <w:noProof/>
              </w:rPr>
              <w:fldChar w:fldCharType="end"/>
            </w:r>
          </w:ins>
        </w:p>
        <w:p w14:paraId="5B7CD77D" w14:textId="68199732" w:rsidR="00C26D1B" w:rsidRDefault="00C26D1B">
          <w:pPr>
            <w:pStyle w:val="TOC2"/>
            <w:rPr>
              <w:ins w:id="100" w:author="Jim Hewitt" w:date="2022-12-02T09:56:00Z"/>
              <w:rFonts w:asciiTheme="minorHAnsi" w:eastAsiaTheme="minorEastAsia" w:hAnsiTheme="minorHAnsi"/>
              <w:noProof/>
              <w:sz w:val="22"/>
            </w:rPr>
          </w:pPr>
          <w:ins w:id="101"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"_Toc120867441"</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3.3</w:t>
            </w:r>
            <w:r>
              <w:rPr>
                <w:rFonts w:asciiTheme="minorHAnsi" w:eastAsiaTheme="minorEastAsia" w:hAnsiTheme="minorHAnsi"/>
                <w:noProof/>
                <w:sz w:val="22"/>
              </w:rPr>
              <w:tab/>
            </w:r>
            <w:r w:rsidRPr="00C672DC">
              <w:rPr>
                <w:rStyle w:val="Hyperlink"/>
                <w:noProof/>
              </w:rPr>
              <w:t>Install the Ramp Components</w:t>
            </w:r>
            <w:r>
              <w:rPr>
                <w:noProof/>
                <w:webHidden/>
              </w:rPr>
              <w:tab/>
            </w:r>
            <w:r>
              <w:rPr>
                <w:noProof/>
                <w:webHidden/>
              </w:rPr>
              <w:fldChar w:fldCharType="begin"/>
            </w:r>
            <w:r>
              <w:rPr>
                <w:noProof/>
                <w:webHidden/>
              </w:rPr>
              <w:instrText xml:space="preserve"> PAGEREF _Toc120867441 \h </w:instrText>
            </w:r>
            <w:r>
              <w:rPr>
                <w:noProof/>
                <w:webHidden/>
              </w:rPr>
            </w:r>
          </w:ins>
          <w:r>
            <w:rPr>
              <w:noProof/>
              <w:webHidden/>
            </w:rPr>
            <w:fldChar w:fldCharType="separate"/>
          </w:r>
          <w:ins w:id="102" w:author="Jim Hewitt" w:date="2022-12-02T09:56:00Z">
            <w:r>
              <w:rPr>
                <w:noProof/>
                <w:webHidden/>
              </w:rPr>
              <w:t>15</w:t>
            </w:r>
            <w:r>
              <w:rPr>
                <w:noProof/>
                <w:webHidden/>
              </w:rPr>
              <w:fldChar w:fldCharType="end"/>
            </w:r>
            <w:r w:rsidRPr="00C672DC">
              <w:rPr>
                <w:rStyle w:val="Hyperlink"/>
                <w:noProof/>
              </w:rPr>
              <w:fldChar w:fldCharType="end"/>
            </w:r>
          </w:ins>
        </w:p>
        <w:p w14:paraId="5F63B5CB" w14:textId="5E0E40A3" w:rsidR="00C26D1B" w:rsidRDefault="00C26D1B">
          <w:pPr>
            <w:pStyle w:val="TOC3"/>
            <w:rPr>
              <w:ins w:id="103" w:author="Jim Hewitt" w:date="2022-12-02T09:56:00Z"/>
              <w:rFonts w:asciiTheme="minorHAnsi" w:eastAsiaTheme="minorEastAsia" w:hAnsiTheme="minorHAnsi"/>
              <w:noProof/>
              <w:sz w:val="22"/>
            </w:rPr>
          </w:pPr>
          <w:ins w:id="104"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"_Toc120867442"</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Uninstalling Ramp eCDN Components</w:t>
            </w:r>
            <w:r>
              <w:rPr>
                <w:noProof/>
                <w:webHidden/>
              </w:rPr>
              <w:tab/>
            </w:r>
            <w:r>
              <w:rPr>
                <w:noProof/>
                <w:webHidden/>
              </w:rPr>
              <w:fldChar w:fldCharType="begin"/>
            </w:r>
            <w:r>
              <w:rPr>
                <w:noProof/>
                <w:webHidden/>
              </w:rPr>
              <w:instrText xml:space="preserve"> PAGEREF _Toc120867442 \h </w:instrText>
            </w:r>
            <w:r>
              <w:rPr>
                <w:noProof/>
                <w:webHidden/>
              </w:rPr>
            </w:r>
          </w:ins>
          <w:r>
            <w:rPr>
              <w:noProof/>
              <w:webHidden/>
            </w:rPr>
            <w:fldChar w:fldCharType="separate"/>
          </w:r>
          <w:ins w:id="105" w:author="Jim Hewitt" w:date="2022-12-02T09:56:00Z">
            <w:r>
              <w:rPr>
                <w:noProof/>
                <w:webHidden/>
              </w:rPr>
              <w:t>22</w:t>
            </w:r>
            <w:r>
              <w:rPr>
                <w:noProof/>
                <w:webHidden/>
              </w:rPr>
              <w:fldChar w:fldCharType="end"/>
            </w:r>
            <w:r w:rsidRPr="00C672DC">
              <w:rPr>
                <w:rStyle w:val="Hyperlink"/>
                <w:noProof/>
              </w:rPr>
              <w:fldChar w:fldCharType="end"/>
            </w:r>
          </w:ins>
        </w:p>
        <w:p w14:paraId="0F420F5B" w14:textId="4252D6AD" w:rsidR="00C26D1B" w:rsidRDefault="00C26D1B">
          <w:pPr>
            <w:pStyle w:val="TOC1"/>
            <w:rPr>
              <w:ins w:id="106" w:author="Jim Hewitt" w:date="2022-12-02T09:56:00Z"/>
              <w:rFonts w:asciiTheme="minorHAnsi" w:eastAsiaTheme="minorEastAsia" w:hAnsiTheme="minorHAnsi"/>
              <w:b w:val="0"/>
              <w:noProof/>
              <w:sz w:val="22"/>
            </w:rPr>
          </w:pPr>
          <w:ins w:id="107"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"_Toc120867443"</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4.</w:t>
            </w:r>
            <w:r>
              <w:rPr>
                <w:rFonts w:asciiTheme="minorHAnsi" w:eastAsiaTheme="minorEastAsia" w:hAnsiTheme="minorHAnsi"/>
                <w:b w:val="0"/>
                <w:noProof/>
                <w:sz w:val="22"/>
              </w:rPr>
              <w:tab/>
            </w:r>
            <w:r w:rsidRPr="00C672DC">
              <w:rPr>
                <w:rStyle w:val="Hyperlink"/>
                <w:noProof/>
              </w:rPr>
              <w:t>Verify Ramp eCDN Components</w:t>
            </w:r>
            <w:r>
              <w:rPr>
                <w:noProof/>
                <w:webHidden/>
              </w:rPr>
              <w:tab/>
            </w:r>
            <w:r>
              <w:rPr>
                <w:noProof/>
                <w:webHidden/>
              </w:rPr>
              <w:fldChar w:fldCharType="begin"/>
            </w:r>
            <w:r>
              <w:rPr>
                <w:noProof/>
                <w:webHidden/>
              </w:rPr>
              <w:instrText xml:space="preserve"> PAGEREF _Toc120867443 \h </w:instrText>
            </w:r>
            <w:r>
              <w:rPr>
                <w:noProof/>
                <w:webHidden/>
              </w:rPr>
            </w:r>
          </w:ins>
          <w:r>
            <w:rPr>
              <w:noProof/>
              <w:webHidden/>
            </w:rPr>
            <w:fldChar w:fldCharType="separate"/>
          </w:r>
          <w:ins w:id="108" w:author="Jim Hewitt" w:date="2022-12-02T09:56:00Z">
            <w:r>
              <w:rPr>
                <w:noProof/>
                <w:webHidden/>
              </w:rPr>
              <w:t>23</w:t>
            </w:r>
            <w:r>
              <w:rPr>
                <w:noProof/>
                <w:webHidden/>
              </w:rPr>
              <w:fldChar w:fldCharType="end"/>
            </w:r>
            <w:r w:rsidRPr="00C672DC">
              <w:rPr>
                <w:rStyle w:val="Hyperlink"/>
                <w:noProof/>
              </w:rPr>
              <w:fldChar w:fldCharType="end"/>
            </w:r>
          </w:ins>
        </w:p>
        <w:p w14:paraId="7453CB08" w14:textId="582DC725" w:rsidR="00C26D1B" w:rsidRDefault="00C26D1B">
          <w:pPr>
            <w:pStyle w:val="TOC2"/>
            <w:rPr>
              <w:ins w:id="109" w:author="Jim Hewitt" w:date="2022-12-02T09:56:00Z"/>
              <w:rFonts w:asciiTheme="minorHAnsi" w:eastAsiaTheme="minorEastAsia" w:hAnsiTheme="minorHAnsi"/>
              <w:noProof/>
              <w:sz w:val="22"/>
            </w:rPr>
          </w:pPr>
          <w:ins w:id="110"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"_Toc120867444"</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4.1</w:t>
            </w:r>
            <w:r>
              <w:rPr>
                <w:rFonts w:asciiTheme="minorHAnsi" w:eastAsiaTheme="minorEastAsia" w:hAnsiTheme="minorHAnsi"/>
                <w:noProof/>
                <w:sz w:val="22"/>
              </w:rPr>
              <w:tab/>
            </w:r>
            <w:r w:rsidRPr="00C672DC">
              <w:rPr>
                <w:rStyle w:val="Hyperlink"/>
                <w:noProof/>
              </w:rPr>
              <w:t>Verify Altimeter and Core Analytics</w:t>
            </w:r>
            <w:r>
              <w:rPr>
                <w:noProof/>
                <w:webHidden/>
              </w:rPr>
              <w:tab/>
            </w:r>
            <w:r>
              <w:rPr>
                <w:noProof/>
                <w:webHidden/>
              </w:rPr>
              <w:fldChar w:fldCharType="begin"/>
            </w:r>
            <w:r>
              <w:rPr>
                <w:noProof/>
                <w:webHidden/>
              </w:rPr>
              <w:instrText xml:space="preserve"> PAGEREF _Toc120867444 \h </w:instrText>
            </w:r>
            <w:r>
              <w:rPr>
                <w:noProof/>
                <w:webHidden/>
              </w:rPr>
            </w:r>
          </w:ins>
          <w:r>
            <w:rPr>
              <w:noProof/>
              <w:webHidden/>
            </w:rPr>
            <w:fldChar w:fldCharType="separate"/>
          </w:r>
          <w:ins w:id="111" w:author="Jim Hewitt" w:date="2022-12-02T09:56:00Z">
            <w:r>
              <w:rPr>
                <w:noProof/>
                <w:webHidden/>
              </w:rPr>
              <w:t>23</w:t>
            </w:r>
            <w:r>
              <w:rPr>
                <w:noProof/>
                <w:webHidden/>
              </w:rPr>
              <w:fldChar w:fldCharType="end"/>
            </w:r>
            <w:r w:rsidRPr="00C672DC">
              <w:rPr>
                <w:rStyle w:val="Hyperlink"/>
                <w:noProof/>
              </w:rPr>
              <w:fldChar w:fldCharType="end"/>
            </w:r>
          </w:ins>
        </w:p>
        <w:p w14:paraId="4DA0DBDB" w14:textId="03F943CB" w:rsidR="00C26D1B" w:rsidRDefault="00C26D1B">
          <w:pPr>
            <w:pStyle w:val="TOC3"/>
            <w:rPr>
              <w:ins w:id="112" w:author="Jim Hewitt" w:date="2022-12-02T09:56:00Z"/>
              <w:rFonts w:asciiTheme="minorHAnsi" w:eastAsiaTheme="minorEastAsia" w:hAnsiTheme="minorHAnsi"/>
              <w:noProof/>
              <w:sz w:val="22"/>
            </w:rPr>
          </w:pPr>
          <w:ins w:id="113"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"_Toc120867445"</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Start a Session with Altimeter and Core Analytics</w:t>
            </w:r>
            <w:r>
              <w:rPr>
                <w:noProof/>
                <w:webHidden/>
              </w:rPr>
              <w:tab/>
            </w:r>
            <w:r>
              <w:rPr>
                <w:noProof/>
                <w:webHidden/>
              </w:rPr>
              <w:fldChar w:fldCharType="begin"/>
            </w:r>
            <w:r>
              <w:rPr>
                <w:noProof/>
                <w:webHidden/>
              </w:rPr>
              <w:instrText xml:space="preserve"> PAGEREF _Toc120867445 \h </w:instrText>
            </w:r>
            <w:r>
              <w:rPr>
                <w:noProof/>
                <w:webHidden/>
              </w:rPr>
            </w:r>
          </w:ins>
          <w:r>
            <w:rPr>
              <w:noProof/>
              <w:webHidden/>
            </w:rPr>
            <w:fldChar w:fldCharType="separate"/>
          </w:r>
          <w:ins w:id="114" w:author="Jim Hewitt" w:date="2022-12-02T09:56:00Z">
            <w:r>
              <w:rPr>
                <w:noProof/>
                <w:webHidden/>
              </w:rPr>
              <w:t>23</w:t>
            </w:r>
            <w:r>
              <w:rPr>
                <w:noProof/>
                <w:webHidden/>
              </w:rPr>
              <w:fldChar w:fldCharType="end"/>
            </w:r>
            <w:r w:rsidRPr="00C672DC">
              <w:rPr>
                <w:rStyle w:val="Hyperlink"/>
                <w:noProof/>
              </w:rPr>
              <w:fldChar w:fldCharType="end"/>
            </w:r>
          </w:ins>
        </w:p>
        <w:p w14:paraId="2F1F3468" w14:textId="6C2A36E6" w:rsidR="00C26D1B" w:rsidRDefault="00C26D1B">
          <w:pPr>
            <w:pStyle w:val="TOC3"/>
            <w:rPr>
              <w:ins w:id="115" w:author="Jim Hewitt" w:date="2022-12-02T09:56:00Z"/>
              <w:rFonts w:asciiTheme="minorHAnsi" w:eastAsiaTheme="minorEastAsia" w:hAnsiTheme="minorHAnsi"/>
              <w:noProof/>
              <w:sz w:val="22"/>
            </w:rPr>
          </w:pPr>
          <w:ins w:id="116"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"_Toc120867446"</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Add the Current Altimeter to the Altimeter Servers List</w:t>
            </w:r>
            <w:r>
              <w:rPr>
                <w:noProof/>
                <w:webHidden/>
              </w:rPr>
              <w:tab/>
            </w:r>
            <w:r>
              <w:rPr>
                <w:noProof/>
                <w:webHidden/>
              </w:rPr>
              <w:fldChar w:fldCharType="begin"/>
            </w:r>
            <w:r>
              <w:rPr>
                <w:noProof/>
                <w:webHidden/>
              </w:rPr>
              <w:instrText xml:space="preserve"> PAGEREF _Toc120867446 \h </w:instrText>
            </w:r>
            <w:r>
              <w:rPr>
                <w:noProof/>
                <w:webHidden/>
              </w:rPr>
            </w:r>
          </w:ins>
          <w:r>
            <w:rPr>
              <w:noProof/>
              <w:webHidden/>
            </w:rPr>
            <w:fldChar w:fldCharType="separate"/>
          </w:r>
          <w:ins w:id="117" w:author="Jim Hewitt" w:date="2022-12-02T09:56:00Z">
            <w:r>
              <w:rPr>
                <w:noProof/>
                <w:webHidden/>
              </w:rPr>
              <w:t>24</w:t>
            </w:r>
            <w:r>
              <w:rPr>
                <w:noProof/>
                <w:webHidden/>
              </w:rPr>
              <w:fldChar w:fldCharType="end"/>
            </w:r>
            <w:r w:rsidRPr="00C672DC">
              <w:rPr>
                <w:rStyle w:val="Hyperlink"/>
                <w:noProof/>
              </w:rPr>
              <w:fldChar w:fldCharType="end"/>
            </w:r>
          </w:ins>
        </w:p>
        <w:p w14:paraId="5B2A3712" w14:textId="786CDA57" w:rsidR="00C26D1B" w:rsidRDefault="00C26D1B">
          <w:pPr>
            <w:pStyle w:val="TOC2"/>
            <w:rPr>
              <w:ins w:id="118" w:author="Jim Hewitt" w:date="2022-12-02T09:56:00Z"/>
              <w:rFonts w:asciiTheme="minorHAnsi" w:eastAsiaTheme="minorEastAsia" w:hAnsiTheme="minorHAnsi"/>
              <w:noProof/>
              <w:sz w:val="22"/>
            </w:rPr>
          </w:pPr>
          <w:ins w:id="119"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"_Toc120867447"</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4.2</w:t>
            </w:r>
            <w:r>
              <w:rPr>
                <w:rFonts w:asciiTheme="minorHAnsi" w:eastAsiaTheme="minorEastAsia" w:hAnsiTheme="minorHAnsi"/>
                <w:noProof/>
                <w:sz w:val="22"/>
              </w:rPr>
              <w:tab/>
            </w:r>
            <w:r w:rsidRPr="00C672DC">
              <w:rPr>
                <w:rStyle w:val="Hyperlink"/>
                <w:noProof/>
              </w:rPr>
              <w:t>Verify Data Broker</w:t>
            </w:r>
            <w:r>
              <w:rPr>
                <w:noProof/>
                <w:webHidden/>
              </w:rPr>
              <w:tab/>
            </w:r>
            <w:r>
              <w:rPr>
                <w:noProof/>
                <w:webHidden/>
              </w:rPr>
              <w:fldChar w:fldCharType="begin"/>
            </w:r>
            <w:r>
              <w:rPr>
                <w:noProof/>
                <w:webHidden/>
              </w:rPr>
              <w:instrText xml:space="preserve"> PAGEREF _Toc120867447 \h </w:instrText>
            </w:r>
            <w:r>
              <w:rPr>
                <w:noProof/>
                <w:webHidden/>
              </w:rPr>
            </w:r>
          </w:ins>
          <w:r>
            <w:rPr>
              <w:noProof/>
              <w:webHidden/>
            </w:rPr>
            <w:fldChar w:fldCharType="separate"/>
          </w:r>
          <w:ins w:id="120" w:author="Jim Hewitt" w:date="2022-12-02T09:56:00Z">
            <w:r>
              <w:rPr>
                <w:noProof/>
                <w:webHidden/>
              </w:rPr>
              <w:t>25</w:t>
            </w:r>
            <w:r>
              <w:rPr>
                <w:noProof/>
                <w:webHidden/>
              </w:rPr>
              <w:fldChar w:fldCharType="end"/>
            </w:r>
            <w:r w:rsidRPr="00C672DC">
              <w:rPr>
                <w:rStyle w:val="Hyperlink"/>
                <w:noProof/>
              </w:rPr>
              <w:fldChar w:fldCharType="end"/>
            </w:r>
          </w:ins>
        </w:p>
        <w:p w14:paraId="7D8F9DB4" w14:textId="6732B7A4" w:rsidR="00C26D1B" w:rsidRDefault="00C26D1B">
          <w:pPr>
            <w:pStyle w:val="TOC3"/>
            <w:rPr>
              <w:ins w:id="121" w:author="Jim Hewitt" w:date="2022-12-02T09:56:00Z"/>
              <w:rFonts w:asciiTheme="minorHAnsi" w:eastAsiaTheme="minorEastAsia" w:hAnsiTheme="minorHAnsi"/>
              <w:noProof/>
              <w:sz w:val="22"/>
            </w:rPr>
          </w:pPr>
          <w:ins w:id="122"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"_Toc120867448"</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Check the Data Broker Health Actuator</w:t>
            </w:r>
            <w:r>
              <w:rPr>
                <w:noProof/>
                <w:webHidden/>
              </w:rPr>
              <w:tab/>
            </w:r>
            <w:r>
              <w:rPr>
                <w:noProof/>
                <w:webHidden/>
              </w:rPr>
              <w:fldChar w:fldCharType="begin"/>
            </w:r>
            <w:r>
              <w:rPr>
                <w:noProof/>
                <w:webHidden/>
              </w:rPr>
              <w:instrText xml:space="preserve"> PAGEREF _Toc120867448 \h </w:instrText>
            </w:r>
            <w:r>
              <w:rPr>
                <w:noProof/>
                <w:webHidden/>
              </w:rPr>
            </w:r>
          </w:ins>
          <w:r>
            <w:rPr>
              <w:noProof/>
              <w:webHidden/>
            </w:rPr>
            <w:fldChar w:fldCharType="separate"/>
          </w:r>
          <w:ins w:id="123" w:author="Jim Hewitt" w:date="2022-12-02T09:56:00Z">
            <w:r>
              <w:rPr>
                <w:noProof/>
                <w:webHidden/>
              </w:rPr>
              <w:t>25</w:t>
            </w:r>
            <w:r>
              <w:rPr>
                <w:noProof/>
                <w:webHidden/>
              </w:rPr>
              <w:fldChar w:fldCharType="end"/>
            </w:r>
            <w:r w:rsidRPr="00C672DC">
              <w:rPr>
                <w:rStyle w:val="Hyperlink"/>
                <w:noProof/>
              </w:rPr>
              <w:fldChar w:fldCharType="end"/>
            </w:r>
          </w:ins>
        </w:p>
        <w:p w14:paraId="09A1FF60" w14:textId="0514432A" w:rsidR="00C26D1B" w:rsidRDefault="00C26D1B">
          <w:pPr>
            <w:pStyle w:val="TOC3"/>
            <w:rPr>
              <w:ins w:id="124" w:author="Jim Hewitt" w:date="2022-12-02T09:56:00Z"/>
              <w:rFonts w:asciiTheme="minorHAnsi" w:eastAsiaTheme="minorEastAsia" w:hAnsiTheme="minorHAnsi"/>
              <w:noProof/>
              <w:sz w:val="22"/>
            </w:rPr>
          </w:pPr>
          <w:ins w:id="125"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"_Toc120867449"</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Add the Current Data Broker to the Data Broker Cluster List</w:t>
            </w:r>
            <w:r>
              <w:rPr>
                <w:noProof/>
                <w:webHidden/>
              </w:rPr>
              <w:tab/>
            </w:r>
            <w:r>
              <w:rPr>
                <w:noProof/>
                <w:webHidden/>
              </w:rPr>
              <w:fldChar w:fldCharType="begin"/>
            </w:r>
            <w:r>
              <w:rPr>
                <w:noProof/>
                <w:webHidden/>
              </w:rPr>
              <w:instrText xml:space="preserve"> PAGEREF _Toc120867449 \h </w:instrText>
            </w:r>
            <w:r>
              <w:rPr>
                <w:noProof/>
                <w:webHidden/>
              </w:rPr>
            </w:r>
          </w:ins>
          <w:r>
            <w:rPr>
              <w:noProof/>
              <w:webHidden/>
            </w:rPr>
            <w:fldChar w:fldCharType="separate"/>
          </w:r>
          <w:ins w:id="126" w:author="Jim Hewitt" w:date="2022-12-02T09:56:00Z">
            <w:r>
              <w:rPr>
                <w:noProof/>
                <w:webHidden/>
              </w:rPr>
              <w:t>26</w:t>
            </w:r>
            <w:r>
              <w:rPr>
                <w:noProof/>
                <w:webHidden/>
              </w:rPr>
              <w:fldChar w:fldCharType="end"/>
            </w:r>
            <w:r w:rsidRPr="00C672DC">
              <w:rPr>
                <w:rStyle w:val="Hyperlink"/>
                <w:noProof/>
              </w:rPr>
              <w:fldChar w:fldCharType="end"/>
            </w:r>
          </w:ins>
        </w:p>
        <w:p w14:paraId="26CEB874" w14:textId="58FA24C6" w:rsidR="00C26D1B" w:rsidRDefault="00C26D1B">
          <w:pPr>
            <w:pStyle w:val="TOC3"/>
            <w:rPr>
              <w:ins w:id="127" w:author="Jim Hewitt" w:date="2022-12-02T09:56:00Z"/>
              <w:rFonts w:asciiTheme="minorHAnsi" w:eastAsiaTheme="minorEastAsia" w:hAnsiTheme="minorHAnsi"/>
              <w:noProof/>
              <w:sz w:val="22"/>
            </w:rPr>
          </w:pPr>
          <w:ins w:id="128"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"_Toc120867450"</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Verify Data Broker is Listed in Core Analytics</w:t>
            </w:r>
            <w:r>
              <w:rPr>
                <w:noProof/>
                <w:webHidden/>
              </w:rPr>
              <w:tab/>
            </w:r>
            <w:r>
              <w:rPr>
                <w:noProof/>
                <w:webHidden/>
              </w:rPr>
              <w:fldChar w:fldCharType="begin"/>
            </w:r>
            <w:r>
              <w:rPr>
                <w:noProof/>
                <w:webHidden/>
              </w:rPr>
              <w:instrText xml:space="preserve"> PAGEREF _Toc120867450 \h </w:instrText>
            </w:r>
            <w:r>
              <w:rPr>
                <w:noProof/>
                <w:webHidden/>
              </w:rPr>
            </w:r>
          </w:ins>
          <w:r>
            <w:rPr>
              <w:noProof/>
              <w:webHidden/>
            </w:rPr>
            <w:fldChar w:fldCharType="separate"/>
          </w:r>
          <w:ins w:id="129" w:author="Jim Hewitt" w:date="2022-12-02T09:56:00Z">
            <w:r>
              <w:rPr>
                <w:noProof/>
                <w:webHidden/>
              </w:rPr>
              <w:t>26</w:t>
            </w:r>
            <w:r>
              <w:rPr>
                <w:noProof/>
                <w:webHidden/>
              </w:rPr>
              <w:fldChar w:fldCharType="end"/>
            </w:r>
            <w:r w:rsidRPr="00C672DC">
              <w:rPr>
                <w:rStyle w:val="Hyperlink"/>
                <w:noProof/>
              </w:rPr>
              <w:fldChar w:fldCharType="end"/>
            </w:r>
          </w:ins>
        </w:p>
        <w:p w14:paraId="638704EB" w14:textId="6F7D74E8" w:rsidR="00C26D1B" w:rsidRDefault="00C26D1B">
          <w:pPr>
            <w:pStyle w:val="TOC2"/>
            <w:rPr>
              <w:ins w:id="130" w:author="Jim Hewitt" w:date="2022-12-02T09:56:00Z"/>
              <w:rFonts w:asciiTheme="minorHAnsi" w:eastAsiaTheme="minorEastAsia" w:hAnsiTheme="minorHAnsi"/>
              <w:noProof/>
              <w:sz w:val="22"/>
            </w:rPr>
          </w:pPr>
          <w:ins w:id="131"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"_Toc120867456"</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4.3</w:t>
            </w:r>
            <w:r>
              <w:rPr>
                <w:rFonts w:asciiTheme="minorHAnsi" w:eastAsiaTheme="minorEastAsia" w:hAnsiTheme="minorHAnsi"/>
                <w:noProof/>
                <w:sz w:val="22"/>
              </w:rPr>
              <w:tab/>
            </w:r>
            <w:r w:rsidRPr="00C672DC">
              <w:rPr>
                <w:rStyle w:val="Hyperlink"/>
                <w:noProof/>
              </w:rPr>
              <w:t>Verify OmniCache</w:t>
            </w:r>
            <w:r>
              <w:rPr>
                <w:noProof/>
                <w:webHidden/>
              </w:rPr>
              <w:tab/>
            </w:r>
            <w:r>
              <w:rPr>
                <w:noProof/>
                <w:webHidden/>
              </w:rPr>
              <w:fldChar w:fldCharType="begin"/>
            </w:r>
            <w:r>
              <w:rPr>
                <w:noProof/>
                <w:webHidden/>
              </w:rPr>
              <w:instrText xml:space="preserve"> PAGEREF _Toc120867456 \h </w:instrText>
            </w:r>
            <w:r>
              <w:rPr>
                <w:noProof/>
                <w:webHidden/>
              </w:rPr>
            </w:r>
          </w:ins>
          <w:r>
            <w:rPr>
              <w:noProof/>
              <w:webHidden/>
            </w:rPr>
            <w:fldChar w:fldCharType="separate"/>
          </w:r>
          <w:ins w:id="132" w:author="Jim Hewitt" w:date="2022-12-02T09:56:00Z">
            <w:r>
              <w:rPr>
                <w:noProof/>
                <w:webHidden/>
              </w:rPr>
              <w:t>27</w:t>
            </w:r>
            <w:r>
              <w:rPr>
                <w:noProof/>
                <w:webHidden/>
              </w:rPr>
              <w:fldChar w:fldCharType="end"/>
            </w:r>
            <w:r w:rsidRPr="00C672DC">
              <w:rPr>
                <w:rStyle w:val="Hyperlink"/>
                <w:noProof/>
              </w:rPr>
              <w:fldChar w:fldCharType="end"/>
            </w:r>
          </w:ins>
        </w:p>
        <w:p w14:paraId="4DD48FD9" w14:textId="74FA0DD6" w:rsidR="00C26D1B" w:rsidRDefault="00C26D1B">
          <w:pPr>
            <w:pStyle w:val="TOC3"/>
            <w:rPr>
              <w:ins w:id="133" w:author="Jim Hewitt" w:date="2022-12-02T09:56:00Z"/>
              <w:rFonts w:asciiTheme="minorHAnsi" w:eastAsiaTheme="minorEastAsia" w:hAnsiTheme="minorHAnsi"/>
              <w:noProof/>
              <w:sz w:val="22"/>
            </w:rPr>
          </w:pPr>
          <w:ins w:id="134"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"_Toc120867457"</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Check Altimeter for OmniCache</w:t>
            </w:r>
            <w:r>
              <w:rPr>
                <w:noProof/>
                <w:webHidden/>
              </w:rPr>
              <w:tab/>
            </w:r>
            <w:r>
              <w:rPr>
                <w:noProof/>
                <w:webHidden/>
              </w:rPr>
              <w:fldChar w:fldCharType="begin"/>
            </w:r>
            <w:r>
              <w:rPr>
                <w:noProof/>
                <w:webHidden/>
              </w:rPr>
              <w:instrText xml:space="preserve"> PAGEREF _Toc120867457 \h </w:instrText>
            </w:r>
            <w:r>
              <w:rPr>
                <w:noProof/>
                <w:webHidden/>
              </w:rPr>
            </w:r>
          </w:ins>
          <w:r>
            <w:rPr>
              <w:noProof/>
              <w:webHidden/>
            </w:rPr>
            <w:fldChar w:fldCharType="separate"/>
          </w:r>
          <w:ins w:id="135" w:author="Jim Hewitt" w:date="2022-12-02T09:56:00Z">
            <w:r>
              <w:rPr>
                <w:noProof/>
                <w:webHidden/>
              </w:rPr>
              <w:t>27</w:t>
            </w:r>
            <w:r>
              <w:rPr>
                <w:noProof/>
                <w:webHidden/>
              </w:rPr>
              <w:fldChar w:fldCharType="end"/>
            </w:r>
            <w:r w:rsidRPr="00C672DC">
              <w:rPr>
                <w:rStyle w:val="Hyperlink"/>
                <w:noProof/>
              </w:rPr>
              <w:fldChar w:fldCharType="end"/>
            </w:r>
          </w:ins>
        </w:p>
        <w:p w14:paraId="6E9F67EC" w14:textId="21836C78" w:rsidR="00C26D1B" w:rsidRDefault="00C26D1B">
          <w:pPr>
            <w:pStyle w:val="TOC3"/>
            <w:rPr>
              <w:ins w:id="136" w:author="Jim Hewitt" w:date="2022-12-02T09:56:00Z"/>
              <w:rFonts w:asciiTheme="minorHAnsi" w:eastAsiaTheme="minorEastAsia" w:hAnsiTheme="minorHAnsi"/>
              <w:noProof/>
              <w:sz w:val="22"/>
            </w:rPr>
          </w:pPr>
          <w:ins w:id="137"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"_Toc120867458"</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(Optional) Test OmniCache</w:t>
            </w:r>
            <w:r>
              <w:rPr>
                <w:noProof/>
                <w:webHidden/>
              </w:rPr>
              <w:tab/>
            </w:r>
            <w:r>
              <w:rPr>
                <w:noProof/>
                <w:webHidden/>
              </w:rPr>
              <w:fldChar w:fldCharType="begin"/>
            </w:r>
            <w:r>
              <w:rPr>
                <w:noProof/>
                <w:webHidden/>
              </w:rPr>
              <w:instrText xml:space="preserve"> PAGEREF _Toc120867458 \h </w:instrText>
            </w:r>
            <w:r>
              <w:rPr>
                <w:noProof/>
                <w:webHidden/>
              </w:rPr>
            </w:r>
          </w:ins>
          <w:r>
            <w:rPr>
              <w:noProof/>
              <w:webHidden/>
            </w:rPr>
            <w:fldChar w:fldCharType="separate"/>
          </w:r>
          <w:ins w:id="138" w:author="Jim Hewitt" w:date="2022-12-02T09:56:00Z">
            <w:r>
              <w:rPr>
                <w:noProof/>
                <w:webHidden/>
              </w:rPr>
              <w:t>28</w:t>
            </w:r>
            <w:r>
              <w:rPr>
                <w:noProof/>
                <w:webHidden/>
              </w:rPr>
              <w:fldChar w:fldCharType="end"/>
            </w:r>
            <w:r w:rsidRPr="00C672DC">
              <w:rPr>
                <w:rStyle w:val="Hyperlink"/>
                <w:noProof/>
              </w:rPr>
              <w:fldChar w:fldCharType="end"/>
            </w:r>
          </w:ins>
        </w:p>
        <w:p w14:paraId="7462BEBE" w14:textId="51A50F92" w:rsidR="00C26D1B" w:rsidRDefault="00C26D1B">
          <w:pPr>
            <w:pStyle w:val="TOC4"/>
            <w:tabs>
              <w:tab w:val="right" w:leader="dot" w:pos="10070"/>
            </w:tabs>
            <w:rPr>
              <w:ins w:id="139" w:author="Jim Hewitt" w:date="2022-12-02T09:56:00Z"/>
              <w:rFonts w:asciiTheme="minorHAnsi" w:eastAsiaTheme="minorEastAsia" w:hAnsiTheme="minorHAnsi"/>
              <w:noProof/>
              <w:sz w:val="22"/>
            </w:rPr>
          </w:pPr>
          <w:ins w:id="140"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"_Toc120867459"</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Test OmniCache in Reverse Proxy Mode</w:t>
            </w:r>
            <w:r>
              <w:rPr>
                <w:noProof/>
                <w:webHidden/>
              </w:rPr>
              <w:tab/>
            </w:r>
            <w:r>
              <w:rPr>
                <w:noProof/>
                <w:webHidden/>
              </w:rPr>
              <w:fldChar w:fldCharType="begin"/>
            </w:r>
            <w:r>
              <w:rPr>
                <w:noProof/>
                <w:webHidden/>
              </w:rPr>
              <w:instrText xml:space="preserve"> PAGEREF _Toc120867459 \h </w:instrText>
            </w:r>
            <w:r>
              <w:rPr>
                <w:noProof/>
                <w:webHidden/>
              </w:rPr>
            </w:r>
          </w:ins>
          <w:r>
            <w:rPr>
              <w:noProof/>
              <w:webHidden/>
            </w:rPr>
            <w:fldChar w:fldCharType="separate"/>
          </w:r>
          <w:ins w:id="141" w:author="Jim Hewitt" w:date="2022-12-02T09:56:00Z">
            <w:r>
              <w:rPr>
                <w:noProof/>
                <w:webHidden/>
              </w:rPr>
              <w:t>28</w:t>
            </w:r>
            <w:r>
              <w:rPr>
                <w:noProof/>
                <w:webHidden/>
              </w:rPr>
              <w:fldChar w:fldCharType="end"/>
            </w:r>
            <w:r w:rsidRPr="00C672DC">
              <w:rPr>
                <w:rStyle w:val="Hyperlink"/>
                <w:noProof/>
              </w:rPr>
              <w:fldChar w:fldCharType="end"/>
            </w:r>
          </w:ins>
        </w:p>
        <w:p w14:paraId="0B3C8287" w14:textId="4B06422F" w:rsidR="00C26D1B" w:rsidRDefault="00C26D1B">
          <w:pPr>
            <w:pStyle w:val="TOC4"/>
            <w:tabs>
              <w:tab w:val="right" w:leader="dot" w:pos="10070"/>
            </w:tabs>
            <w:rPr>
              <w:ins w:id="142" w:author="Jim Hewitt" w:date="2022-12-02T09:56:00Z"/>
              <w:rFonts w:asciiTheme="minorHAnsi" w:eastAsiaTheme="minorEastAsia" w:hAnsiTheme="minorHAnsi"/>
              <w:noProof/>
              <w:sz w:val="22"/>
            </w:rPr>
          </w:pPr>
          <w:ins w:id="143"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"_Toc120867460"</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View OmniCache Analytics</w:t>
            </w:r>
            <w:r>
              <w:rPr>
                <w:noProof/>
                <w:webHidden/>
              </w:rPr>
              <w:tab/>
            </w:r>
            <w:r>
              <w:rPr>
                <w:noProof/>
                <w:webHidden/>
              </w:rPr>
              <w:fldChar w:fldCharType="begin"/>
            </w:r>
            <w:r>
              <w:rPr>
                <w:noProof/>
                <w:webHidden/>
              </w:rPr>
              <w:instrText xml:space="preserve"> PAGEREF _Toc120867460 \h </w:instrText>
            </w:r>
            <w:r>
              <w:rPr>
                <w:noProof/>
                <w:webHidden/>
              </w:rPr>
            </w:r>
          </w:ins>
          <w:r>
            <w:rPr>
              <w:noProof/>
              <w:webHidden/>
            </w:rPr>
            <w:fldChar w:fldCharType="separate"/>
          </w:r>
          <w:ins w:id="144" w:author="Jim Hewitt" w:date="2022-12-02T09:56:00Z">
            <w:r>
              <w:rPr>
                <w:noProof/>
                <w:webHidden/>
              </w:rPr>
              <w:t>30</w:t>
            </w:r>
            <w:r>
              <w:rPr>
                <w:noProof/>
                <w:webHidden/>
              </w:rPr>
              <w:fldChar w:fldCharType="end"/>
            </w:r>
            <w:r w:rsidRPr="00C672DC">
              <w:rPr>
                <w:rStyle w:val="Hyperlink"/>
                <w:noProof/>
              </w:rPr>
              <w:fldChar w:fldCharType="end"/>
            </w:r>
          </w:ins>
        </w:p>
        <w:p w14:paraId="2B682021" w14:textId="1E75A4D8" w:rsidR="00C26D1B" w:rsidRDefault="00C26D1B">
          <w:pPr>
            <w:pStyle w:val="TOC2"/>
            <w:rPr>
              <w:ins w:id="145" w:author="Jim Hewitt" w:date="2022-12-02T09:56:00Z"/>
              <w:rFonts w:asciiTheme="minorHAnsi" w:eastAsiaTheme="minorEastAsia" w:hAnsiTheme="minorHAnsi"/>
              <w:noProof/>
              <w:sz w:val="22"/>
            </w:rPr>
          </w:pPr>
          <w:ins w:id="146"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"_Toc120867461"</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4.4</w:t>
            </w:r>
            <w:r>
              <w:rPr>
                <w:rFonts w:asciiTheme="minorHAnsi" w:eastAsiaTheme="minorEastAsia" w:hAnsiTheme="minorHAnsi"/>
                <w:noProof/>
                <w:sz w:val="22"/>
              </w:rPr>
              <w:tab/>
            </w:r>
            <w:r w:rsidRPr="00C672DC">
              <w:rPr>
                <w:rStyle w:val="Hyperlink"/>
                <w:noProof/>
              </w:rPr>
              <w:t>Verify Multicast+</w:t>
            </w:r>
            <w:r>
              <w:rPr>
                <w:noProof/>
                <w:webHidden/>
              </w:rPr>
              <w:tab/>
            </w:r>
            <w:r>
              <w:rPr>
                <w:noProof/>
                <w:webHidden/>
              </w:rPr>
              <w:fldChar w:fldCharType="begin"/>
            </w:r>
            <w:r>
              <w:rPr>
                <w:noProof/>
                <w:webHidden/>
              </w:rPr>
              <w:instrText xml:space="preserve"> PAGEREF _Toc120867461 \h </w:instrText>
            </w:r>
            <w:r>
              <w:rPr>
                <w:noProof/>
                <w:webHidden/>
              </w:rPr>
            </w:r>
          </w:ins>
          <w:r>
            <w:rPr>
              <w:noProof/>
              <w:webHidden/>
            </w:rPr>
            <w:fldChar w:fldCharType="separate"/>
          </w:r>
          <w:ins w:id="147" w:author="Jim Hewitt" w:date="2022-12-02T09:56:00Z">
            <w:r>
              <w:rPr>
                <w:noProof/>
                <w:webHidden/>
              </w:rPr>
              <w:t>31</w:t>
            </w:r>
            <w:r>
              <w:rPr>
                <w:noProof/>
                <w:webHidden/>
              </w:rPr>
              <w:fldChar w:fldCharType="end"/>
            </w:r>
            <w:r w:rsidRPr="00C672DC">
              <w:rPr>
                <w:rStyle w:val="Hyperlink"/>
                <w:noProof/>
              </w:rPr>
              <w:fldChar w:fldCharType="end"/>
            </w:r>
          </w:ins>
        </w:p>
        <w:p w14:paraId="54A55679" w14:textId="06A92E06" w:rsidR="00C26D1B" w:rsidRDefault="00C26D1B">
          <w:pPr>
            <w:pStyle w:val="TOC3"/>
            <w:rPr>
              <w:ins w:id="148" w:author="Jim Hewitt" w:date="2022-12-02T09:56:00Z"/>
              <w:rFonts w:asciiTheme="minorHAnsi" w:eastAsiaTheme="minorEastAsia" w:hAnsiTheme="minorHAnsi"/>
              <w:noProof/>
              <w:sz w:val="22"/>
            </w:rPr>
          </w:pPr>
          <w:ins w:id="149"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"_Toc120867462"</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(Optional) Test Multicast+</w:t>
            </w:r>
            <w:r>
              <w:rPr>
                <w:noProof/>
                <w:webHidden/>
              </w:rPr>
              <w:tab/>
            </w:r>
            <w:r>
              <w:rPr>
                <w:noProof/>
                <w:webHidden/>
              </w:rPr>
              <w:fldChar w:fldCharType="begin"/>
            </w:r>
            <w:r>
              <w:rPr>
                <w:noProof/>
                <w:webHidden/>
              </w:rPr>
              <w:instrText xml:space="preserve"> PAGEREF _Toc120867462 \h </w:instrText>
            </w:r>
            <w:r>
              <w:rPr>
                <w:noProof/>
                <w:webHidden/>
              </w:rPr>
            </w:r>
          </w:ins>
          <w:r>
            <w:rPr>
              <w:noProof/>
              <w:webHidden/>
            </w:rPr>
            <w:fldChar w:fldCharType="separate"/>
          </w:r>
          <w:ins w:id="150" w:author="Jim Hewitt" w:date="2022-12-02T09:56:00Z">
            <w:r>
              <w:rPr>
                <w:noProof/>
                <w:webHidden/>
              </w:rPr>
              <w:t>31</w:t>
            </w:r>
            <w:r>
              <w:rPr>
                <w:noProof/>
                <w:webHidden/>
              </w:rPr>
              <w:fldChar w:fldCharType="end"/>
            </w:r>
            <w:r w:rsidRPr="00C672DC">
              <w:rPr>
                <w:rStyle w:val="Hyperlink"/>
                <w:noProof/>
              </w:rPr>
              <w:fldChar w:fldCharType="end"/>
            </w:r>
          </w:ins>
        </w:p>
        <w:p w14:paraId="65F33A8B" w14:textId="4982075B" w:rsidR="00C26D1B" w:rsidRDefault="00C26D1B">
          <w:pPr>
            <w:pStyle w:val="TOC4"/>
            <w:tabs>
              <w:tab w:val="right" w:leader="dot" w:pos="10070"/>
            </w:tabs>
            <w:rPr>
              <w:ins w:id="151" w:author="Jim Hewitt" w:date="2022-12-02T09:56:00Z"/>
              <w:rFonts w:asciiTheme="minorHAnsi" w:eastAsiaTheme="minorEastAsia" w:hAnsiTheme="minorHAnsi"/>
              <w:noProof/>
              <w:sz w:val="22"/>
            </w:rPr>
          </w:pPr>
          <w:ins w:id="152"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"_Toc120867463"</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Create a Multicast+ Event</w:t>
            </w:r>
            <w:r>
              <w:rPr>
                <w:noProof/>
                <w:webHidden/>
              </w:rPr>
              <w:tab/>
            </w:r>
            <w:r>
              <w:rPr>
                <w:noProof/>
                <w:webHidden/>
              </w:rPr>
              <w:fldChar w:fldCharType="begin"/>
            </w:r>
            <w:r>
              <w:rPr>
                <w:noProof/>
                <w:webHidden/>
              </w:rPr>
              <w:instrText xml:space="preserve"> PAGEREF _Toc120867463 \h </w:instrText>
            </w:r>
            <w:r>
              <w:rPr>
                <w:noProof/>
                <w:webHidden/>
              </w:rPr>
            </w:r>
          </w:ins>
          <w:r>
            <w:rPr>
              <w:noProof/>
              <w:webHidden/>
            </w:rPr>
            <w:fldChar w:fldCharType="separate"/>
          </w:r>
          <w:ins w:id="153" w:author="Jim Hewitt" w:date="2022-12-02T09:56:00Z">
            <w:r>
              <w:rPr>
                <w:noProof/>
                <w:webHidden/>
              </w:rPr>
              <w:t>31</w:t>
            </w:r>
            <w:r>
              <w:rPr>
                <w:noProof/>
                <w:webHidden/>
              </w:rPr>
              <w:fldChar w:fldCharType="end"/>
            </w:r>
            <w:r w:rsidRPr="00C672DC">
              <w:rPr>
                <w:rStyle w:val="Hyperlink"/>
                <w:noProof/>
              </w:rPr>
              <w:fldChar w:fldCharType="end"/>
            </w:r>
          </w:ins>
        </w:p>
        <w:p w14:paraId="3F19D77D" w14:textId="1380BF4F" w:rsidR="00C26D1B" w:rsidRDefault="00C26D1B">
          <w:pPr>
            <w:pStyle w:val="TOC4"/>
            <w:tabs>
              <w:tab w:val="right" w:leader="dot" w:pos="10070"/>
            </w:tabs>
            <w:rPr>
              <w:ins w:id="154" w:author="Jim Hewitt" w:date="2022-12-02T09:56:00Z"/>
              <w:rFonts w:asciiTheme="minorHAnsi" w:eastAsiaTheme="minorEastAsia" w:hAnsiTheme="minorHAnsi"/>
              <w:noProof/>
              <w:sz w:val="22"/>
            </w:rPr>
          </w:pPr>
          <w:ins w:id="155"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"_Toc120867464"</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Install the Multicast+ Receiver</w:t>
            </w:r>
            <w:r>
              <w:rPr>
                <w:noProof/>
                <w:webHidden/>
              </w:rPr>
              <w:tab/>
            </w:r>
            <w:r>
              <w:rPr>
                <w:noProof/>
                <w:webHidden/>
              </w:rPr>
              <w:fldChar w:fldCharType="begin"/>
            </w:r>
            <w:r>
              <w:rPr>
                <w:noProof/>
                <w:webHidden/>
              </w:rPr>
              <w:instrText xml:space="preserve"> PAGEREF _Toc120867464 \h </w:instrText>
            </w:r>
            <w:r>
              <w:rPr>
                <w:noProof/>
                <w:webHidden/>
              </w:rPr>
            </w:r>
          </w:ins>
          <w:r>
            <w:rPr>
              <w:noProof/>
              <w:webHidden/>
            </w:rPr>
            <w:fldChar w:fldCharType="separate"/>
          </w:r>
          <w:ins w:id="156" w:author="Jim Hewitt" w:date="2022-12-02T09:56:00Z">
            <w:r>
              <w:rPr>
                <w:noProof/>
                <w:webHidden/>
              </w:rPr>
              <w:t>32</w:t>
            </w:r>
            <w:r>
              <w:rPr>
                <w:noProof/>
                <w:webHidden/>
              </w:rPr>
              <w:fldChar w:fldCharType="end"/>
            </w:r>
            <w:r w:rsidRPr="00C672DC">
              <w:rPr>
                <w:rStyle w:val="Hyperlink"/>
                <w:noProof/>
              </w:rPr>
              <w:fldChar w:fldCharType="end"/>
            </w:r>
          </w:ins>
        </w:p>
        <w:p w14:paraId="5D6CACF3" w14:textId="020FD565" w:rsidR="00C26D1B" w:rsidRDefault="00C26D1B">
          <w:pPr>
            <w:pStyle w:val="TOC4"/>
            <w:tabs>
              <w:tab w:val="right" w:leader="dot" w:pos="10070"/>
            </w:tabs>
            <w:rPr>
              <w:ins w:id="157" w:author="Jim Hewitt" w:date="2022-12-02T09:56:00Z"/>
              <w:rFonts w:asciiTheme="minorHAnsi" w:eastAsiaTheme="minorEastAsia" w:hAnsiTheme="minorHAnsi"/>
              <w:noProof/>
              <w:sz w:val="22"/>
            </w:rPr>
          </w:pPr>
          <w:ins w:id="158"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"_Toc120867465"</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Test Multicast+</w:t>
            </w:r>
            <w:r>
              <w:rPr>
                <w:noProof/>
                <w:webHidden/>
              </w:rPr>
              <w:tab/>
            </w:r>
            <w:r>
              <w:rPr>
                <w:noProof/>
                <w:webHidden/>
              </w:rPr>
              <w:fldChar w:fldCharType="begin"/>
            </w:r>
            <w:r>
              <w:rPr>
                <w:noProof/>
                <w:webHidden/>
              </w:rPr>
              <w:instrText xml:space="preserve"> PAGEREF _Toc120867465 \h </w:instrText>
            </w:r>
            <w:r>
              <w:rPr>
                <w:noProof/>
                <w:webHidden/>
              </w:rPr>
            </w:r>
          </w:ins>
          <w:r>
            <w:rPr>
              <w:noProof/>
              <w:webHidden/>
            </w:rPr>
            <w:fldChar w:fldCharType="separate"/>
          </w:r>
          <w:ins w:id="159" w:author="Jim Hewitt" w:date="2022-12-02T09:56:00Z">
            <w:r>
              <w:rPr>
                <w:noProof/>
                <w:webHidden/>
              </w:rPr>
              <w:t>33</w:t>
            </w:r>
            <w:r>
              <w:rPr>
                <w:noProof/>
                <w:webHidden/>
              </w:rPr>
              <w:fldChar w:fldCharType="end"/>
            </w:r>
            <w:r w:rsidRPr="00C672DC">
              <w:rPr>
                <w:rStyle w:val="Hyperlink"/>
                <w:noProof/>
              </w:rPr>
              <w:fldChar w:fldCharType="end"/>
            </w:r>
          </w:ins>
        </w:p>
        <w:p w14:paraId="2D33DE9D" w14:textId="73B47274" w:rsidR="00C26D1B" w:rsidRDefault="00C26D1B">
          <w:pPr>
            <w:pStyle w:val="TOC4"/>
            <w:tabs>
              <w:tab w:val="right" w:leader="dot" w:pos="10070"/>
            </w:tabs>
            <w:rPr>
              <w:ins w:id="160" w:author="Jim Hewitt" w:date="2022-12-02T09:56:00Z"/>
              <w:rFonts w:asciiTheme="minorHAnsi" w:eastAsiaTheme="minorEastAsia" w:hAnsiTheme="minorHAnsi"/>
              <w:noProof/>
              <w:sz w:val="22"/>
            </w:rPr>
          </w:pPr>
          <w:ins w:id="161"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"_Toc120867466"</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View Multicast+ Analytics</w:t>
            </w:r>
            <w:r>
              <w:rPr>
                <w:noProof/>
                <w:webHidden/>
              </w:rPr>
              <w:tab/>
            </w:r>
            <w:r>
              <w:rPr>
                <w:noProof/>
                <w:webHidden/>
              </w:rPr>
              <w:fldChar w:fldCharType="begin"/>
            </w:r>
            <w:r>
              <w:rPr>
                <w:noProof/>
                <w:webHidden/>
              </w:rPr>
              <w:instrText xml:space="preserve"> PAGEREF _Toc120867466 \h </w:instrText>
            </w:r>
            <w:r>
              <w:rPr>
                <w:noProof/>
                <w:webHidden/>
              </w:rPr>
            </w:r>
          </w:ins>
          <w:r>
            <w:rPr>
              <w:noProof/>
              <w:webHidden/>
            </w:rPr>
            <w:fldChar w:fldCharType="separate"/>
          </w:r>
          <w:ins w:id="162" w:author="Jim Hewitt" w:date="2022-12-02T09:56:00Z">
            <w:r>
              <w:rPr>
                <w:noProof/>
                <w:webHidden/>
              </w:rPr>
              <w:t>34</w:t>
            </w:r>
            <w:r>
              <w:rPr>
                <w:noProof/>
                <w:webHidden/>
              </w:rPr>
              <w:fldChar w:fldCharType="end"/>
            </w:r>
            <w:r w:rsidRPr="00C672DC">
              <w:rPr>
                <w:rStyle w:val="Hyperlink"/>
                <w:noProof/>
              </w:rPr>
              <w:fldChar w:fldCharType="end"/>
            </w:r>
          </w:ins>
        </w:p>
        <w:p w14:paraId="39EFFBEF" w14:textId="53539E26" w:rsidR="00C26D1B" w:rsidRDefault="00C26D1B">
          <w:pPr>
            <w:pStyle w:val="TOC2"/>
            <w:rPr>
              <w:ins w:id="163" w:author="Jim Hewitt" w:date="2022-12-02T09:56:00Z"/>
              <w:rFonts w:asciiTheme="minorHAnsi" w:eastAsiaTheme="minorEastAsia" w:hAnsiTheme="minorHAnsi"/>
              <w:noProof/>
              <w:sz w:val="22"/>
            </w:rPr>
          </w:pPr>
          <w:ins w:id="164"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"_Toc120867467"</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4.5</w:t>
            </w:r>
            <w:r>
              <w:rPr>
                <w:rFonts w:asciiTheme="minorHAnsi" w:eastAsiaTheme="minorEastAsia" w:hAnsiTheme="minorHAnsi"/>
                <w:noProof/>
                <w:sz w:val="22"/>
              </w:rPr>
              <w:tab/>
            </w:r>
            <w:r w:rsidRPr="00C672DC">
              <w:rPr>
                <w:rStyle w:val="Hyperlink"/>
                <w:noProof/>
              </w:rPr>
              <w:t>Troubleshooting</w:t>
            </w:r>
            <w:r>
              <w:rPr>
                <w:noProof/>
                <w:webHidden/>
              </w:rPr>
              <w:tab/>
            </w:r>
            <w:r>
              <w:rPr>
                <w:noProof/>
                <w:webHidden/>
              </w:rPr>
              <w:fldChar w:fldCharType="begin"/>
            </w:r>
            <w:r>
              <w:rPr>
                <w:noProof/>
                <w:webHidden/>
              </w:rPr>
              <w:instrText xml:space="preserve"> PAGEREF _Toc120867467 \h </w:instrText>
            </w:r>
            <w:r>
              <w:rPr>
                <w:noProof/>
                <w:webHidden/>
              </w:rPr>
            </w:r>
          </w:ins>
          <w:r>
            <w:rPr>
              <w:noProof/>
              <w:webHidden/>
            </w:rPr>
            <w:fldChar w:fldCharType="separate"/>
          </w:r>
          <w:ins w:id="165" w:author="Jim Hewitt" w:date="2022-12-02T09:56:00Z">
            <w:r>
              <w:rPr>
                <w:noProof/>
                <w:webHidden/>
              </w:rPr>
              <w:t>35</w:t>
            </w:r>
            <w:r>
              <w:rPr>
                <w:noProof/>
                <w:webHidden/>
              </w:rPr>
              <w:fldChar w:fldCharType="end"/>
            </w:r>
            <w:r w:rsidRPr="00C672DC">
              <w:rPr>
                <w:rStyle w:val="Hyperlink"/>
                <w:noProof/>
              </w:rPr>
              <w:fldChar w:fldCharType="end"/>
            </w:r>
          </w:ins>
        </w:p>
        <w:p w14:paraId="46A0E3EE" w14:textId="12B1BC7A" w:rsidR="00C26D1B" w:rsidRDefault="00C26D1B">
          <w:pPr>
            <w:pStyle w:val="TOC3"/>
            <w:rPr>
              <w:ins w:id="166" w:author="Jim Hewitt" w:date="2022-12-02T09:56:00Z"/>
              <w:rFonts w:asciiTheme="minorHAnsi" w:eastAsiaTheme="minorEastAsia" w:hAnsiTheme="minorHAnsi"/>
              <w:noProof/>
              <w:sz w:val="22"/>
            </w:rPr>
          </w:pPr>
          <w:ins w:id="167"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"_Toc120867468"</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Altimeter/Core Analytics/Data Broker Connection Issues</w:t>
            </w:r>
            <w:r>
              <w:rPr>
                <w:noProof/>
                <w:webHidden/>
              </w:rPr>
              <w:tab/>
            </w:r>
            <w:r>
              <w:rPr>
                <w:noProof/>
                <w:webHidden/>
              </w:rPr>
              <w:fldChar w:fldCharType="begin"/>
            </w:r>
            <w:r>
              <w:rPr>
                <w:noProof/>
                <w:webHidden/>
              </w:rPr>
              <w:instrText xml:space="preserve"> PAGEREF _Toc120867468 \h </w:instrText>
            </w:r>
            <w:r>
              <w:rPr>
                <w:noProof/>
                <w:webHidden/>
              </w:rPr>
            </w:r>
          </w:ins>
          <w:r>
            <w:rPr>
              <w:noProof/>
              <w:webHidden/>
            </w:rPr>
            <w:fldChar w:fldCharType="separate"/>
          </w:r>
          <w:ins w:id="168" w:author="Jim Hewitt" w:date="2022-12-02T09:56:00Z">
            <w:r>
              <w:rPr>
                <w:noProof/>
                <w:webHidden/>
              </w:rPr>
              <w:t>35</w:t>
            </w:r>
            <w:r>
              <w:rPr>
                <w:noProof/>
                <w:webHidden/>
              </w:rPr>
              <w:fldChar w:fldCharType="end"/>
            </w:r>
            <w:r w:rsidRPr="00C672DC">
              <w:rPr>
                <w:rStyle w:val="Hyperlink"/>
                <w:noProof/>
              </w:rPr>
              <w:fldChar w:fldCharType="end"/>
            </w:r>
          </w:ins>
        </w:p>
        <w:p w14:paraId="2554EEB7" w14:textId="411E9F3F" w:rsidR="00C26D1B" w:rsidRDefault="00C26D1B">
          <w:pPr>
            <w:pStyle w:val="TOC3"/>
            <w:rPr>
              <w:ins w:id="169" w:author="Jim Hewitt" w:date="2022-12-02T09:56:00Z"/>
              <w:rFonts w:asciiTheme="minorHAnsi" w:eastAsiaTheme="minorEastAsia" w:hAnsiTheme="minorHAnsi"/>
              <w:noProof/>
              <w:sz w:val="22"/>
            </w:rPr>
          </w:pPr>
          <w:ins w:id="170"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"_Toc120867469"</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Multicast+ Sender or OmniCache Node Does Not Appear in Altimeter</w:t>
            </w:r>
            <w:r>
              <w:rPr>
                <w:noProof/>
                <w:webHidden/>
              </w:rPr>
              <w:tab/>
            </w:r>
            <w:r>
              <w:rPr>
                <w:noProof/>
                <w:webHidden/>
              </w:rPr>
              <w:fldChar w:fldCharType="begin"/>
            </w:r>
            <w:r>
              <w:rPr>
                <w:noProof/>
                <w:webHidden/>
              </w:rPr>
              <w:instrText xml:space="preserve"> PAGEREF _Toc120867469 \h </w:instrText>
            </w:r>
            <w:r>
              <w:rPr>
                <w:noProof/>
                <w:webHidden/>
              </w:rPr>
            </w:r>
          </w:ins>
          <w:r>
            <w:rPr>
              <w:noProof/>
              <w:webHidden/>
            </w:rPr>
            <w:fldChar w:fldCharType="separate"/>
          </w:r>
          <w:ins w:id="171" w:author="Jim Hewitt" w:date="2022-12-02T09:56:00Z">
            <w:r>
              <w:rPr>
                <w:noProof/>
                <w:webHidden/>
              </w:rPr>
              <w:t>36</w:t>
            </w:r>
            <w:r>
              <w:rPr>
                <w:noProof/>
                <w:webHidden/>
              </w:rPr>
              <w:fldChar w:fldCharType="end"/>
            </w:r>
            <w:r w:rsidRPr="00C672DC">
              <w:rPr>
                <w:rStyle w:val="Hyperlink"/>
                <w:noProof/>
              </w:rPr>
              <w:fldChar w:fldCharType="end"/>
            </w:r>
          </w:ins>
        </w:p>
        <w:p w14:paraId="4656A05F" w14:textId="6A8EA4CB" w:rsidR="00C26D1B" w:rsidRDefault="00C26D1B">
          <w:pPr>
            <w:pStyle w:val="TOC1"/>
            <w:rPr>
              <w:ins w:id="172" w:author="Jim Hewitt" w:date="2022-12-02T09:56:00Z"/>
              <w:rFonts w:asciiTheme="minorHAnsi" w:eastAsiaTheme="minorEastAsia" w:hAnsiTheme="minorHAnsi"/>
              <w:b w:val="0"/>
              <w:noProof/>
              <w:sz w:val="22"/>
            </w:rPr>
          </w:pPr>
          <w:ins w:id="173"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"_Toc120867470"</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5.</w:t>
            </w:r>
            <w:r>
              <w:rPr>
                <w:rFonts w:asciiTheme="minorHAnsi" w:eastAsiaTheme="minorEastAsia" w:hAnsiTheme="minorHAnsi"/>
                <w:b w:val="0"/>
                <w:noProof/>
                <w:sz w:val="22"/>
              </w:rPr>
              <w:tab/>
            </w:r>
            <w:r w:rsidRPr="00C672DC">
              <w:rPr>
                <w:rStyle w:val="Hyperlink"/>
                <w:noProof/>
              </w:rPr>
              <w:t>Post-Installation Configuration</w:t>
            </w:r>
            <w:r>
              <w:rPr>
                <w:noProof/>
                <w:webHidden/>
              </w:rPr>
              <w:tab/>
            </w:r>
            <w:r>
              <w:rPr>
                <w:noProof/>
                <w:webHidden/>
              </w:rPr>
              <w:fldChar w:fldCharType="begin"/>
            </w:r>
            <w:r>
              <w:rPr>
                <w:noProof/>
                <w:webHidden/>
              </w:rPr>
              <w:instrText xml:space="preserve"> PAGEREF _Toc120867470 \h </w:instrText>
            </w:r>
            <w:r>
              <w:rPr>
                <w:noProof/>
                <w:webHidden/>
              </w:rPr>
            </w:r>
          </w:ins>
          <w:r>
            <w:rPr>
              <w:noProof/>
              <w:webHidden/>
            </w:rPr>
            <w:fldChar w:fldCharType="separate"/>
          </w:r>
          <w:ins w:id="174" w:author="Jim Hewitt" w:date="2022-12-02T09:56:00Z">
            <w:r>
              <w:rPr>
                <w:noProof/>
                <w:webHidden/>
              </w:rPr>
              <w:t>37</w:t>
            </w:r>
            <w:r>
              <w:rPr>
                <w:noProof/>
                <w:webHidden/>
              </w:rPr>
              <w:fldChar w:fldCharType="end"/>
            </w:r>
            <w:r w:rsidRPr="00C672DC">
              <w:rPr>
                <w:rStyle w:val="Hyperlink"/>
                <w:noProof/>
              </w:rPr>
              <w:fldChar w:fldCharType="end"/>
            </w:r>
          </w:ins>
        </w:p>
        <w:p w14:paraId="045337B4" w14:textId="282D5712" w:rsidR="00C26D1B" w:rsidRDefault="00C26D1B">
          <w:pPr>
            <w:pStyle w:val="TOC2"/>
            <w:rPr>
              <w:ins w:id="175" w:author="Jim Hewitt" w:date="2022-12-02T09:56:00Z"/>
              <w:rFonts w:asciiTheme="minorHAnsi" w:eastAsiaTheme="minorEastAsia" w:hAnsiTheme="minorHAnsi"/>
              <w:noProof/>
              <w:sz w:val="22"/>
            </w:rPr>
          </w:pPr>
          <w:ins w:id="176"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"_Toc120867471"</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5.1</w:t>
            </w:r>
            <w:r>
              <w:rPr>
                <w:rFonts w:asciiTheme="minorHAnsi" w:eastAsiaTheme="minorEastAsia" w:hAnsiTheme="minorHAnsi"/>
                <w:noProof/>
                <w:sz w:val="22"/>
              </w:rPr>
              <w:tab/>
            </w:r>
            <w:r w:rsidRPr="00C672DC">
              <w:rPr>
                <w:rStyle w:val="Hyperlink"/>
                <w:noProof/>
              </w:rPr>
              <w:t>Ramp eCDN Component Configuration and Usage</w:t>
            </w:r>
            <w:r>
              <w:rPr>
                <w:noProof/>
                <w:webHidden/>
              </w:rPr>
              <w:tab/>
            </w:r>
            <w:r>
              <w:rPr>
                <w:noProof/>
                <w:webHidden/>
              </w:rPr>
              <w:fldChar w:fldCharType="begin"/>
            </w:r>
            <w:r>
              <w:rPr>
                <w:noProof/>
                <w:webHidden/>
              </w:rPr>
              <w:instrText xml:space="preserve"> PAGEREF _Toc120867471 \h </w:instrText>
            </w:r>
            <w:r>
              <w:rPr>
                <w:noProof/>
                <w:webHidden/>
              </w:rPr>
            </w:r>
          </w:ins>
          <w:r>
            <w:rPr>
              <w:noProof/>
              <w:webHidden/>
            </w:rPr>
            <w:fldChar w:fldCharType="separate"/>
          </w:r>
          <w:ins w:id="177" w:author="Jim Hewitt" w:date="2022-12-02T09:56:00Z">
            <w:r>
              <w:rPr>
                <w:noProof/>
                <w:webHidden/>
              </w:rPr>
              <w:t>37</w:t>
            </w:r>
            <w:r>
              <w:rPr>
                <w:noProof/>
                <w:webHidden/>
              </w:rPr>
              <w:fldChar w:fldCharType="end"/>
            </w:r>
            <w:r w:rsidRPr="00C672DC">
              <w:rPr>
                <w:rStyle w:val="Hyperlink"/>
                <w:noProof/>
              </w:rPr>
              <w:fldChar w:fldCharType="end"/>
            </w:r>
          </w:ins>
        </w:p>
        <w:p w14:paraId="078CAA0B" w14:textId="28D2E318" w:rsidR="00C26D1B" w:rsidRDefault="00C26D1B">
          <w:pPr>
            <w:pStyle w:val="TOC2"/>
            <w:rPr>
              <w:ins w:id="178" w:author="Jim Hewitt" w:date="2022-12-02T09:56:00Z"/>
              <w:rFonts w:asciiTheme="minorHAnsi" w:eastAsiaTheme="minorEastAsia" w:hAnsiTheme="minorHAnsi"/>
              <w:noProof/>
              <w:sz w:val="22"/>
            </w:rPr>
          </w:pPr>
          <w:ins w:id="179" w:author="Jim Hewitt" w:date="2022-12-02T09:56:00Z">
            <w:r w:rsidRPr="00C672DC">
              <w:rPr>
                <w:rStyle w:val="Hyperlink"/>
                <w:noProof/>
              </w:rPr>
              <w:lastRenderedPageBreak/>
              <w:fldChar w:fldCharType="begin"/>
            </w:r>
            <w:r w:rsidRPr="00C672DC">
              <w:rPr>
                <w:rStyle w:val="Hyperlink"/>
                <w:noProof/>
              </w:rPr>
              <w:instrText xml:space="preserve"> </w:instrText>
            </w:r>
            <w:r>
              <w:rPr>
                <w:noProof/>
              </w:rPr>
              <w:instrText>HYPERLINK \l "_Toc120867472"</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5.2</w:t>
            </w:r>
            <w:r>
              <w:rPr>
                <w:rFonts w:asciiTheme="minorHAnsi" w:eastAsiaTheme="minorEastAsia" w:hAnsiTheme="minorHAnsi"/>
                <w:noProof/>
                <w:sz w:val="22"/>
              </w:rPr>
              <w:tab/>
            </w:r>
            <w:r w:rsidRPr="00C672DC">
              <w:rPr>
                <w:rStyle w:val="Hyperlink"/>
                <w:noProof/>
              </w:rPr>
              <w:t>Setting Ramp eCDN Java Properties</w:t>
            </w:r>
            <w:r>
              <w:rPr>
                <w:noProof/>
                <w:webHidden/>
              </w:rPr>
              <w:tab/>
            </w:r>
            <w:r>
              <w:rPr>
                <w:noProof/>
                <w:webHidden/>
              </w:rPr>
              <w:fldChar w:fldCharType="begin"/>
            </w:r>
            <w:r>
              <w:rPr>
                <w:noProof/>
                <w:webHidden/>
              </w:rPr>
              <w:instrText xml:space="preserve"> PAGEREF _Toc120867472 \h </w:instrText>
            </w:r>
            <w:r>
              <w:rPr>
                <w:noProof/>
                <w:webHidden/>
              </w:rPr>
            </w:r>
          </w:ins>
          <w:r>
            <w:rPr>
              <w:noProof/>
              <w:webHidden/>
            </w:rPr>
            <w:fldChar w:fldCharType="separate"/>
          </w:r>
          <w:ins w:id="180" w:author="Jim Hewitt" w:date="2022-12-02T09:56:00Z">
            <w:r>
              <w:rPr>
                <w:noProof/>
                <w:webHidden/>
              </w:rPr>
              <w:t>38</w:t>
            </w:r>
            <w:r>
              <w:rPr>
                <w:noProof/>
                <w:webHidden/>
              </w:rPr>
              <w:fldChar w:fldCharType="end"/>
            </w:r>
            <w:r w:rsidRPr="00C672DC">
              <w:rPr>
                <w:rStyle w:val="Hyperlink"/>
                <w:noProof/>
              </w:rPr>
              <w:fldChar w:fldCharType="end"/>
            </w:r>
          </w:ins>
        </w:p>
        <w:p w14:paraId="3A641D92" w14:textId="3506E1D7" w:rsidR="00C26D1B" w:rsidRDefault="00C26D1B">
          <w:pPr>
            <w:pStyle w:val="TOC2"/>
            <w:rPr>
              <w:ins w:id="181" w:author="Jim Hewitt" w:date="2022-12-02T09:56:00Z"/>
              <w:rFonts w:asciiTheme="minorHAnsi" w:eastAsiaTheme="minorEastAsia" w:hAnsiTheme="minorHAnsi"/>
              <w:noProof/>
              <w:sz w:val="22"/>
            </w:rPr>
          </w:pPr>
          <w:ins w:id="182"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"_Toc120867473"</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5.3</w:t>
            </w:r>
            <w:r>
              <w:rPr>
                <w:rFonts w:asciiTheme="minorHAnsi" w:eastAsiaTheme="minorEastAsia" w:hAnsiTheme="minorHAnsi"/>
                <w:noProof/>
                <w:sz w:val="22"/>
              </w:rPr>
              <w:tab/>
            </w:r>
            <w:r w:rsidRPr="00C672DC">
              <w:rPr>
                <w:rStyle w:val="Hyperlink"/>
                <w:noProof/>
              </w:rPr>
              <w:t>Using Certificates</w:t>
            </w:r>
            <w:r>
              <w:rPr>
                <w:noProof/>
                <w:webHidden/>
              </w:rPr>
              <w:tab/>
            </w:r>
            <w:r>
              <w:rPr>
                <w:noProof/>
                <w:webHidden/>
              </w:rPr>
              <w:fldChar w:fldCharType="begin"/>
            </w:r>
            <w:r>
              <w:rPr>
                <w:noProof/>
                <w:webHidden/>
              </w:rPr>
              <w:instrText xml:space="preserve"> PAGEREF _Toc120867473 \h </w:instrText>
            </w:r>
            <w:r>
              <w:rPr>
                <w:noProof/>
                <w:webHidden/>
              </w:rPr>
            </w:r>
          </w:ins>
          <w:r>
            <w:rPr>
              <w:noProof/>
              <w:webHidden/>
            </w:rPr>
            <w:fldChar w:fldCharType="separate"/>
          </w:r>
          <w:ins w:id="183" w:author="Jim Hewitt" w:date="2022-12-02T09:56:00Z">
            <w:r>
              <w:rPr>
                <w:noProof/>
                <w:webHidden/>
              </w:rPr>
              <w:t>40</w:t>
            </w:r>
            <w:r>
              <w:rPr>
                <w:noProof/>
                <w:webHidden/>
              </w:rPr>
              <w:fldChar w:fldCharType="end"/>
            </w:r>
            <w:r w:rsidRPr="00C672DC">
              <w:rPr>
                <w:rStyle w:val="Hyperlink"/>
                <w:noProof/>
              </w:rPr>
              <w:fldChar w:fldCharType="end"/>
            </w:r>
          </w:ins>
        </w:p>
        <w:p w14:paraId="2DCF3F02" w14:textId="09EC6D20" w:rsidR="00C26D1B" w:rsidRDefault="00C26D1B">
          <w:pPr>
            <w:pStyle w:val="TOC2"/>
            <w:rPr>
              <w:ins w:id="184" w:author="Jim Hewitt" w:date="2022-12-02T09:56:00Z"/>
              <w:rFonts w:asciiTheme="minorHAnsi" w:eastAsiaTheme="minorEastAsia" w:hAnsiTheme="minorHAnsi"/>
              <w:noProof/>
              <w:sz w:val="22"/>
            </w:rPr>
          </w:pPr>
          <w:ins w:id="185"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"_Toc120867474"</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5.4</w:t>
            </w:r>
            <w:r>
              <w:rPr>
                <w:rFonts w:asciiTheme="minorHAnsi" w:eastAsiaTheme="minorEastAsia" w:hAnsiTheme="minorHAnsi"/>
                <w:noProof/>
                <w:sz w:val="22"/>
              </w:rPr>
              <w:tab/>
            </w:r>
            <w:r w:rsidRPr="00C672DC">
              <w:rPr>
                <w:rStyle w:val="Hyperlink"/>
                <w:noProof/>
              </w:rPr>
              <w:t>Using MySQL Connector/J</w:t>
            </w:r>
            <w:r>
              <w:rPr>
                <w:noProof/>
                <w:webHidden/>
              </w:rPr>
              <w:tab/>
            </w:r>
            <w:r>
              <w:rPr>
                <w:noProof/>
                <w:webHidden/>
              </w:rPr>
              <w:fldChar w:fldCharType="begin"/>
            </w:r>
            <w:r>
              <w:rPr>
                <w:noProof/>
                <w:webHidden/>
              </w:rPr>
              <w:instrText xml:space="preserve"> PAGEREF _Toc120867474 \h </w:instrText>
            </w:r>
            <w:r>
              <w:rPr>
                <w:noProof/>
                <w:webHidden/>
              </w:rPr>
            </w:r>
          </w:ins>
          <w:r>
            <w:rPr>
              <w:noProof/>
              <w:webHidden/>
            </w:rPr>
            <w:fldChar w:fldCharType="separate"/>
          </w:r>
          <w:ins w:id="186" w:author="Jim Hewitt" w:date="2022-12-02T09:56:00Z">
            <w:r>
              <w:rPr>
                <w:noProof/>
                <w:webHidden/>
              </w:rPr>
              <w:t>41</w:t>
            </w:r>
            <w:r>
              <w:rPr>
                <w:noProof/>
                <w:webHidden/>
              </w:rPr>
              <w:fldChar w:fldCharType="end"/>
            </w:r>
            <w:r w:rsidRPr="00C672DC">
              <w:rPr>
                <w:rStyle w:val="Hyperlink"/>
                <w:noProof/>
              </w:rPr>
              <w:fldChar w:fldCharType="end"/>
            </w:r>
          </w:ins>
        </w:p>
        <w:p w14:paraId="02B108D2" w14:textId="0D5C8980" w:rsidR="00C26D1B" w:rsidRDefault="00C26D1B">
          <w:pPr>
            <w:pStyle w:val="TOC2"/>
            <w:rPr>
              <w:ins w:id="187" w:author="Jim Hewitt" w:date="2022-12-02T09:56:00Z"/>
              <w:rFonts w:asciiTheme="minorHAnsi" w:eastAsiaTheme="minorEastAsia" w:hAnsiTheme="minorHAnsi"/>
              <w:noProof/>
              <w:sz w:val="22"/>
            </w:rPr>
          </w:pPr>
          <w:ins w:id="188" w:author="Jim Hewitt" w:date="2022-12-02T09:56:00Z">
            <w:r w:rsidRPr="00C672DC">
              <w:rPr>
                <w:rStyle w:val="Hyperlink"/>
                <w:noProof/>
              </w:rPr>
              <w:fldChar w:fldCharType="begin"/>
            </w:r>
            <w:r w:rsidRPr="00C672DC">
              <w:rPr>
                <w:rStyle w:val="Hyperlink"/>
                <w:noProof/>
              </w:rPr>
              <w:instrText xml:space="preserve"> </w:instrText>
            </w:r>
            <w:r>
              <w:rPr>
                <w:noProof/>
              </w:rPr>
              <w:instrText>HYPERLINK \l "_Toc120867475"</w:instrText>
            </w:r>
            <w:r w:rsidRPr="00C672DC">
              <w:rPr>
                <w:rStyle w:val="Hyperlink"/>
                <w:noProof/>
              </w:rPr>
              <w:instrText xml:space="preserve"> </w:instrText>
            </w:r>
            <w:r w:rsidRPr="00C672DC">
              <w:rPr>
                <w:rStyle w:val="Hyperlink"/>
                <w:noProof/>
              </w:rPr>
            </w:r>
            <w:r w:rsidRPr="00C672DC">
              <w:rPr>
                <w:rStyle w:val="Hyperlink"/>
                <w:noProof/>
              </w:rPr>
              <w:fldChar w:fldCharType="separate"/>
            </w:r>
            <w:r w:rsidRPr="00C672DC">
              <w:rPr>
                <w:rStyle w:val="Hyperlink"/>
                <w:noProof/>
              </w:rPr>
              <w:t>5.5</w:t>
            </w:r>
            <w:r>
              <w:rPr>
                <w:rFonts w:asciiTheme="minorHAnsi" w:eastAsiaTheme="minorEastAsia" w:hAnsiTheme="minorHAnsi"/>
                <w:noProof/>
                <w:sz w:val="22"/>
              </w:rPr>
              <w:tab/>
            </w:r>
            <w:r w:rsidRPr="00C672DC">
              <w:rPr>
                <w:rStyle w:val="Hyperlink"/>
                <w:noProof/>
              </w:rPr>
              <w:t>Using Data Broker Pass-Through Mode</w:t>
            </w:r>
            <w:r>
              <w:rPr>
                <w:noProof/>
                <w:webHidden/>
              </w:rPr>
              <w:tab/>
            </w:r>
            <w:r>
              <w:rPr>
                <w:noProof/>
                <w:webHidden/>
              </w:rPr>
              <w:fldChar w:fldCharType="begin"/>
            </w:r>
            <w:r>
              <w:rPr>
                <w:noProof/>
                <w:webHidden/>
              </w:rPr>
              <w:instrText xml:space="preserve"> PAGEREF _Toc120867475 \h </w:instrText>
            </w:r>
            <w:r>
              <w:rPr>
                <w:noProof/>
                <w:webHidden/>
              </w:rPr>
            </w:r>
          </w:ins>
          <w:r>
            <w:rPr>
              <w:noProof/>
              <w:webHidden/>
            </w:rPr>
            <w:fldChar w:fldCharType="separate"/>
          </w:r>
          <w:ins w:id="189" w:author="Jim Hewitt" w:date="2022-12-02T09:56:00Z">
            <w:r>
              <w:rPr>
                <w:noProof/>
                <w:webHidden/>
              </w:rPr>
              <w:t>41</w:t>
            </w:r>
            <w:r>
              <w:rPr>
                <w:noProof/>
                <w:webHidden/>
              </w:rPr>
              <w:fldChar w:fldCharType="end"/>
            </w:r>
            <w:r w:rsidRPr="00C672DC">
              <w:rPr>
                <w:rStyle w:val="Hyperlink"/>
                <w:noProof/>
              </w:rPr>
              <w:fldChar w:fldCharType="end"/>
            </w:r>
          </w:ins>
        </w:p>
        <w:p w14:paraId="556046B1" w14:textId="5CAC12A4" w:rsidR="00E753E0" w:rsidDel="00C26D1B" w:rsidRDefault="00E753E0" w:rsidP="00E753E0">
          <w:pPr>
            <w:pStyle w:val="TOC1"/>
            <w:rPr>
              <w:del w:id="190" w:author="Jim Hewitt" w:date="2022-12-02T09:56:00Z"/>
              <w:rFonts w:asciiTheme="minorHAnsi" w:eastAsiaTheme="minorEastAsia" w:hAnsiTheme="minorHAnsi"/>
              <w:noProof/>
              <w:sz w:val="22"/>
            </w:rPr>
          </w:pPr>
          <w:del w:id="191" w:author="Jim Hewitt" w:date="2022-12-02T09:56:00Z">
            <w:r w:rsidRPr="00C26D1B" w:rsidDel="00C26D1B">
              <w:rPr>
                <w:noProof/>
                <w:rPrChange w:id="192" w:author="Jim Hewitt" w:date="2022-12-02T09:56:00Z">
                  <w:rPr>
                    <w:rStyle w:val="Hyperlink"/>
                    <w:noProof/>
                  </w:rPr>
                </w:rPrChange>
              </w:rPr>
              <w:delText>Contents</w:delText>
            </w:r>
            <w:r w:rsidDel="00C26D1B">
              <w:rPr>
                <w:noProof/>
                <w:webHidden/>
              </w:rPr>
              <w:tab/>
              <w:delText>i</w:delText>
            </w:r>
          </w:del>
        </w:p>
        <w:p w14:paraId="6984E07F" w14:textId="559F97E8" w:rsidR="00E753E0" w:rsidDel="00C26D1B" w:rsidRDefault="00E753E0" w:rsidP="00E753E0">
          <w:pPr>
            <w:pStyle w:val="TOC1"/>
            <w:rPr>
              <w:del w:id="193" w:author="Jim Hewitt" w:date="2022-12-02T09:56:00Z"/>
              <w:rFonts w:asciiTheme="minorHAnsi" w:eastAsiaTheme="minorEastAsia" w:hAnsiTheme="minorHAnsi"/>
              <w:noProof/>
              <w:sz w:val="22"/>
            </w:rPr>
          </w:pPr>
          <w:del w:id="194" w:author="Jim Hewitt" w:date="2022-12-02T09:56:00Z">
            <w:r w:rsidRPr="00C26D1B" w:rsidDel="00C26D1B">
              <w:rPr>
                <w:noProof/>
                <w:rPrChange w:id="195" w:author="Jim Hewitt" w:date="2022-12-02T09:56:00Z">
                  <w:rPr>
                    <w:rStyle w:val="Hyperlink"/>
                    <w:noProof/>
                  </w:rPr>
                </w:rPrChange>
              </w:rPr>
              <w:delText>About this Guide</w:delText>
            </w:r>
            <w:r w:rsidDel="00C26D1B">
              <w:rPr>
                <w:noProof/>
                <w:webHidden/>
              </w:rPr>
              <w:tab/>
              <w:delText>iv</w:delText>
            </w:r>
          </w:del>
        </w:p>
        <w:p w14:paraId="29A54D11" w14:textId="7F25D1CB" w:rsidR="00E753E0" w:rsidDel="00C26D1B" w:rsidRDefault="00E753E0">
          <w:pPr>
            <w:pStyle w:val="TOC2"/>
            <w:rPr>
              <w:del w:id="196" w:author="Jim Hewitt" w:date="2022-12-02T09:56:00Z"/>
              <w:rFonts w:asciiTheme="minorHAnsi" w:eastAsiaTheme="minorEastAsia" w:hAnsiTheme="minorHAnsi"/>
              <w:noProof/>
              <w:sz w:val="22"/>
            </w:rPr>
          </w:pPr>
          <w:del w:id="197" w:author="Jim Hewitt" w:date="2022-12-02T09:56:00Z">
            <w:r w:rsidRPr="00C26D1B" w:rsidDel="00C26D1B">
              <w:rPr>
                <w:noProof/>
                <w:rPrChange w:id="198" w:author="Jim Hewitt" w:date="2022-12-02T09:56:00Z">
                  <w:rPr>
                    <w:rStyle w:val="Hyperlink"/>
                    <w:noProof/>
                  </w:rPr>
                </w:rPrChange>
              </w:rPr>
              <w:delText>Audience</w:delText>
            </w:r>
            <w:r w:rsidDel="00C26D1B">
              <w:rPr>
                <w:noProof/>
                <w:webHidden/>
              </w:rPr>
              <w:tab/>
              <w:delText>iv</w:delText>
            </w:r>
          </w:del>
        </w:p>
        <w:p w14:paraId="458A525A" w14:textId="777D5616" w:rsidR="00E753E0" w:rsidDel="00C26D1B" w:rsidRDefault="00E753E0">
          <w:pPr>
            <w:pStyle w:val="TOC2"/>
            <w:rPr>
              <w:del w:id="199" w:author="Jim Hewitt" w:date="2022-12-02T09:56:00Z"/>
              <w:rFonts w:asciiTheme="minorHAnsi" w:eastAsiaTheme="minorEastAsia" w:hAnsiTheme="minorHAnsi"/>
              <w:noProof/>
              <w:sz w:val="22"/>
            </w:rPr>
          </w:pPr>
          <w:del w:id="200" w:author="Jim Hewitt" w:date="2022-12-02T09:56:00Z">
            <w:r w:rsidRPr="00C26D1B" w:rsidDel="00C26D1B">
              <w:rPr>
                <w:noProof/>
                <w:rPrChange w:id="201" w:author="Jim Hewitt" w:date="2022-12-02T09:56:00Z">
                  <w:rPr>
                    <w:rStyle w:val="Hyperlink"/>
                    <w:noProof/>
                  </w:rPr>
                </w:rPrChange>
              </w:rPr>
              <w:delText>Technical Support</w:delText>
            </w:r>
            <w:r w:rsidDel="00C26D1B">
              <w:rPr>
                <w:noProof/>
                <w:webHidden/>
              </w:rPr>
              <w:tab/>
              <w:delText>iv</w:delText>
            </w:r>
          </w:del>
        </w:p>
        <w:p w14:paraId="668623FB" w14:textId="0C520D46" w:rsidR="00E753E0" w:rsidDel="00C26D1B" w:rsidRDefault="00E753E0">
          <w:pPr>
            <w:pStyle w:val="TOC2"/>
            <w:rPr>
              <w:del w:id="202" w:author="Jim Hewitt" w:date="2022-12-02T09:56:00Z"/>
              <w:rFonts w:asciiTheme="minorHAnsi" w:eastAsiaTheme="minorEastAsia" w:hAnsiTheme="minorHAnsi"/>
              <w:noProof/>
              <w:sz w:val="22"/>
            </w:rPr>
          </w:pPr>
          <w:del w:id="203" w:author="Jim Hewitt" w:date="2022-12-02T09:56:00Z">
            <w:r w:rsidRPr="00C26D1B" w:rsidDel="00C26D1B">
              <w:rPr>
                <w:noProof/>
                <w:rPrChange w:id="204" w:author="Jim Hewitt" w:date="2022-12-02T09:56:00Z">
                  <w:rPr>
                    <w:rStyle w:val="Hyperlink"/>
                    <w:noProof/>
                  </w:rPr>
                </w:rPrChange>
              </w:rPr>
              <w:delText>Comments</w:delText>
            </w:r>
            <w:r w:rsidDel="00C26D1B">
              <w:rPr>
                <w:noProof/>
                <w:webHidden/>
              </w:rPr>
              <w:tab/>
              <w:delText>iv</w:delText>
            </w:r>
          </w:del>
        </w:p>
        <w:p w14:paraId="431F337E" w14:textId="48D7ADD0" w:rsidR="00E753E0" w:rsidDel="00C26D1B" w:rsidRDefault="00E753E0" w:rsidP="00E753E0">
          <w:pPr>
            <w:pStyle w:val="TOC1"/>
            <w:rPr>
              <w:del w:id="205" w:author="Jim Hewitt" w:date="2022-12-02T09:56:00Z"/>
              <w:rFonts w:asciiTheme="minorHAnsi" w:eastAsiaTheme="minorEastAsia" w:hAnsiTheme="minorHAnsi"/>
              <w:noProof/>
              <w:sz w:val="22"/>
            </w:rPr>
          </w:pPr>
          <w:del w:id="206" w:author="Jim Hewitt" w:date="2022-12-02T09:56:00Z">
            <w:r w:rsidRPr="00C26D1B" w:rsidDel="00C26D1B">
              <w:rPr>
                <w:noProof/>
                <w:rPrChange w:id="207" w:author="Jim Hewitt" w:date="2022-12-02T09:56:00Z">
                  <w:rPr>
                    <w:rStyle w:val="Hyperlink"/>
                    <w:noProof/>
                  </w:rPr>
                </w:rPrChange>
              </w:rPr>
              <w:delText>1.</w:delText>
            </w:r>
            <w:r w:rsidDel="00C26D1B">
              <w:rPr>
                <w:rFonts w:asciiTheme="minorHAnsi" w:eastAsiaTheme="minorEastAsia" w:hAnsiTheme="minorHAnsi"/>
                <w:noProof/>
                <w:sz w:val="22"/>
              </w:rPr>
              <w:tab/>
            </w:r>
            <w:r w:rsidRPr="00C26D1B" w:rsidDel="00C26D1B">
              <w:rPr>
                <w:noProof/>
                <w:rPrChange w:id="208" w:author="Jim Hewitt" w:date="2022-12-02T09:56:00Z">
                  <w:rPr>
                    <w:rStyle w:val="Hyperlink"/>
                    <w:noProof/>
                  </w:rPr>
                </w:rPrChange>
              </w:rPr>
              <w:delText>What is Ramp eCDN?</w:delText>
            </w:r>
            <w:r w:rsidDel="00C26D1B">
              <w:rPr>
                <w:noProof/>
                <w:webHidden/>
              </w:rPr>
              <w:tab/>
              <w:delText>5</w:delText>
            </w:r>
          </w:del>
        </w:p>
        <w:p w14:paraId="1F07446A" w14:textId="50C627B6" w:rsidR="00E753E0" w:rsidDel="00C26D1B" w:rsidRDefault="00E753E0">
          <w:pPr>
            <w:pStyle w:val="TOC2"/>
            <w:rPr>
              <w:del w:id="209" w:author="Jim Hewitt" w:date="2022-12-02T09:56:00Z"/>
              <w:rFonts w:asciiTheme="minorHAnsi" w:eastAsiaTheme="minorEastAsia" w:hAnsiTheme="minorHAnsi"/>
              <w:noProof/>
              <w:sz w:val="22"/>
            </w:rPr>
          </w:pPr>
          <w:del w:id="210" w:author="Jim Hewitt" w:date="2022-12-02T09:56:00Z">
            <w:r w:rsidRPr="00C26D1B" w:rsidDel="00C26D1B">
              <w:rPr>
                <w:noProof/>
                <w:rPrChange w:id="211" w:author="Jim Hewitt" w:date="2022-12-02T09:56:00Z">
                  <w:rPr>
                    <w:rStyle w:val="Hyperlink"/>
                    <w:noProof/>
                  </w:rPr>
                </w:rPrChange>
              </w:rPr>
              <w:delText>1.1</w:delText>
            </w:r>
            <w:r w:rsidDel="00C26D1B">
              <w:rPr>
                <w:rFonts w:asciiTheme="minorHAnsi" w:eastAsiaTheme="minorEastAsia" w:hAnsiTheme="minorHAnsi"/>
                <w:noProof/>
                <w:sz w:val="22"/>
              </w:rPr>
              <w:tab/>
            </w:r>
            <w:r w:rsidRPr="00C26D1B" w:rsidDel="00C26D1B">
              <w:rPr>
                <w:noProof/>
                <w:rPrChange w:id="212" w:author="Jim Hewitt" w:date="2022-12-02T09:56:00Z">
                  <w:rPr>
                    <w:rStyle w:val="Hyperlink"/>
                    <w:noProof/>
                  </w:rPr>
                </w:rPrChange>
              </w:rPr>
              <w:delText>Components and Operation</w:delText>
            </w:r>
            <w:r w:rsidDel="00C26D1B">
              <w:rPr>
                <w:noProof/>
                <w:webHidden/>
              </w:rPr>
              <w:tab/>
              <w:delText>5</w:delText>
            </w:r>
          </w:del>
        </w:p>
        <w:p w14:paraId="74D84F9A" w14:textId="6B9155FC" w:rsidR="00E753E0" w:rsidDel="00C26D1B" w:rsidRDefault="00E753E0">
          <w:pPr>
            <w:pStyle w:val="TOC3"/>
            <w:rPr>
              <w:del w:id="213" w:author="Jim Hewitt" w:date="2022-12-02T09:56:00Z"/>
              <w:rFonts w:asciiTheme="minorHAnsi" w:eastAsiaTheme="minorEastAsia" w:hAnsiTheme="minorHAnsi"/>
              <w:noProof/>
              <w:sz w:val="22"/>
            </w:rPr>
          </w:pPr>
          <w:del w:id="214" w:author="Jim Hewitt" w:date="2022-12-02T09:56:00Z">
            <w:r w:rsidRPr="00C26D1B" w:rsidDel="00C26D1B">
              <w:rPr>
                <w:noProof/>
                <w:rPrChange w:id="215" w:author="Jim Hewitt" w:date="2022-12-02T09:56:00Z">
                  <w:rPr>
                    <w:rStyle w:val="Hyperlink"/>
                    <w:noProof/>
                  </w:rPr>
                </w:rPrChange>
              </w:rPr>
              <w:delText>Ramp eCDN Video Delivery Components</w:delText>
            </w:r>
            <w:r w:rsidDel="00C26D1B">
              <w:rPr>
                <w:noProof/>
                <w:webHidden/>
              </w:rPr>
              <w:tab/>
              <w:delText>5</w:delText>
            </w:r>
          </w:del>
        </w:p>
        <w:p w14:paraId="2972B085" w14:textId="1A32CC23" w:rsidR="00E753E0" w:rsidDel="00C26D1B" w:rsidRDefault="00E753E0">
          <w:pPr>
            <w:pStyle w:val="TOC3"/>
            <w:rPr>
              <w:del w:id="216" w:author="Jim Hewitt" w:date="2022-12-02T09:56:00Z"/>
              <w:rFonts w:asciiTheme="minorHAnsi" w:eastAsiaTheme="minorEastAsia" w:hAnsiTheme="minorHAnsi"/>
              <w:noProof/>
              <w:sz w:val="22"/>
            </w:rPr>
          </w:pPr>
          <w:del w:id="217" w:author="Jim Hewitt" w:date="2022-12-02T09:56:00Z">
            <w:r w:rsidRPr="00C26D1B" w:rsidDel="00C26D1B">
              <w:rPr>
                <w:noProof/>
                <w:rPrChange w:id="218" w:author="Jim Hewitt" w:date="2022-12-02T09:56:00Z">
                  <w:rPr>
                    <w:rStyle w:val="Hyperlink"/>
                    <w:noProof/>
                  </w:rPr>
                </w:rPrChange>
              </w:rPr>
              <w:delText>Ramp eCDN Management and Performance Monitoring Components</w:delText>
            </w:r>
            <w:r w:rsidDel="00C26D1B">
              <w:rPr>
                <w:noProof/>
                <w:webHidden/>
              </w:rPr>
              <w:tab/>
              <w:delText>5</w:delText>
            </w:r>
          </w:del>
        </w:p>
        <w:p w14:paraId="2FEAB59C" w14:textId="342D3D13" w:rsidR="00E753E0" w:rsidDel="00C26D1B" w:rsidRDefault="00E753E0">
          <w:pPr>
            <w:pStyle w:val="TOC2"/>
            <w:rPr>
              <w:del w:id="219" w:author="Jim Hewitt" w:date="2022-12-02T09:56:00Z"/>
              <w:rFonts w:asciiTheme="minorHAnsi" w:eastAsiaTheme="minorEastAsia" w:hAnsiTheme="minorHAnsi"/>
              <w:noProof/>
              <w:sz w:val="22"/>
            </w:rPr>
          </w:pPr>
          <w:del w:id="220" w:author="Jim Hewitt" w:date="2022-12-02T09:56:00Z">
            <w:r w:rsidRPr="00C26D1B" w:rsidDel="00C26D1B">
              <w:rPr>
                <w:noProof/>
                <w:rPrChange w:id="221" w:author="Jim Hewitt" w:date="2022-12-02T09:56:00Z">
                  <w:rPr>
                    <w:rStyle w:val="Hyperlink"/>
                    <w:noProof/>
                  </w:rPr>
                </w:rPrChange>
              </w:rPr>
              <w:delText>1.2</w:delText>
            </w:r>
            <w:r w:rsidDel="00C26D1B">
              <w:rPr>
                <w:rFonts w:asciiTheme="minorHAnsi" w:eastAsiaTheme="minorEastAsia" w:hAnsiTheme="minorHAnsi"/>
                <w:noProof/>
                <w:sz w:val="22"/>
              </w:rPr>
              <w:tab/>
            </w:r>
            <w:r w:rsidRPr="00C26D1B" w:rsidDel="00C26D1B">
              <w:rPr>
                <w:noProof/>
                <w:rPrChange w:id="222" w:author="Jim Hewitt" w:date="2022-12-02T09:56:00Z">
                  <w:rPr>
                    <w:rStyle w:val="Hyperlink"/>
                    <w:noProof/>
                  </w:rPr>
                </w:rPrChange>
              </w:rPr>
              <w:delText>What You Need to Do</w:delText>
            </w:r>
            <w:r w:rsidDel="00C26D1B">
              <w:rPr>
                <w:noProof/>
                <w:webHidden/>
              </w:rPr>
              <w:tab/>
              <w:delText>6</w:delText>
            </w:r>
          </w:del>
        </w:p>
        <w:p w14:paraId="5A45EC99" w14:textId="5B865A3A" w:rsidR="00E753E0" w:rsidDel="00C26D1B" w:rsidRDefault="00E753E0">
          <w:pPr>
            <w:pStyle w:val="TOC2"/>
            <w:rPr>
              <w:del w:id="223" w:author="Jim Hewitt" w:date="2022-12-02T09:56:00Z"/>
              <w:rFonts w:asciiTheme="minorHAnsi" w:eastAsiaTheme="minorEastAsia" w:hAnsiTheme="minorHAnsi"/>
              <w:noProof/>
              <w:sz w:val="22"/>
            </w:rPr>
          </w:pPr>
          <w:del w:id="224" w:author="Jim Hewitt" w:date="2022-12-02T09:56:00Z">
            <w:r w:rsidRPr="00C26D1B" w:rsidDel="00C26D1B">
              <w:rPr>
                <w:noProof/>
                <w:rPrChange w:id="225" w:author="Jim Hewitt" w:date="2022-12-02T09:56:00Z">
                  <w:rPr>
                    <w:rStyle w:val="Hyperlink"/>
                    <w:noProof/>
                  </w:rPr>
                </w:rPrChange>
              </w:rPr>
              <w:delText>1.3</w:delText>
            </w:r>
            <w:r w:rsidDel="00C26D1B">
              <w:rPr>
                <w:rFonts w:asciiTheme="minorHAnsi" w:eastAsiaTheme="minorEastAsia" w:hAnsiTheme="minorHAnsi"/>
                <w:noProof/>
                <w:sz w:val="22"/>
              </w:rPr>
              <w:tab/>
            </w:r>
            <w:r w:rsidRPr="00C26D1B" w:rsidDel="00C26D1B">
              <w:rPr>
                <w:noProof/>
                <w:rPrChange w:id="226" w:author="Jim Hewitt" w:date="2022-12-02T09:56:00Z">
                  <w:rPr>
                    <w:rStyle w:val="Hyperlink"/>
                    <w:noProof/>
                  </w:rPr>
                </w:rPrChange>
              </w:rPr>
              <w:delText>Product Requirements</w:delText>
            </w:r>
            <w:r w:rsidDel="00C26D1B">
              <w:rPr>
                <w:noProof/>
                <w:webHidden/>
              </w:rPr>
              <w:tab/>
              <w:delText>6</w:delText>
            </w:r>
          </w:del>
        </w:p>
        <w:p w14:paraId="47929BFF" w14:textId="62C2E7A7" w:rsidR="00E753E0" w:rsidDel="00C26D1B" w:rsidRDefault="00E753E0">
          <w:pPr>
            <w:pStyle w:val="TOC2"/>
            <w:rPr>
              <w:del w:id="227" w:author="Jim Hewitt" w:date="2022-12-02T09:56:00Z"/>
              <w:rFonts w:asciiTheme="minorHAnsi" w:eastAsiaTheme="minorEastAsia" w:hAnsiTheme="minorHAnsi"/>
              <w:noProof/>
              <w:sz w:val="22"/>
            </w:rPr>
          </w:pPr>
          <w:del w:id="228" w:author="Jim Hewitt" w:date="2022-12-02T09:56:00Z">
            <w:r w:rsidRPr="00C26D1B" w:rsidDel="00C26D1B">
              <w:rPr>
                <w:noProof/>
                <w:rPrChange w:id="229" w:author="Jim Hewitt" w:date="2022-12-02T09:56:00Z">
                  <w:rPr>
                    <w:rStyle w:val="Hyperlink"/>
                    <w:noProof/>
                  </w:rPr>
                </w:rPrChange>
              </w:rPr>
              <w:delText>1.4</w:delText>
            </w:r>
            <w:r w:rsidDel="00C26D1B">
              <w:rPr>
                <w:rFonts w:asciiTheme="minorHAnsi" w:eastAsiaTheme="minorEastAsia" w:hAnsiTheme="minorHAnsi"/>
                <w:noProof/>
                <w:sz w:val="22"/>
              </w:rPr>
              <w:tab/>
            </w:r>
            <w:r w:rsidRPr="00C26D1B" w:rsidDel="00C26D1B">
              <w:rPr>
                <w:noProof/>
                <w:rPrChange w:id="230" w:author="Jim Hewitt" w:date="2022-12-02T09:56:00Z">
                  <w:rPr>
                    <w:rStyle w:val="Hyperlink"/>
                    <w:noProof/>
                  </w:rPr>
                </w:rPrChange>
              </w:rPr>
              <w:delText>Ramp eCDN Log Locations</w:delText>
            </w:r>
            <w:r w:rsidDel="00C26D1B">
              <w:rPr>
                <w:noProof/>
                <w:webHidden/>
              </w:rPr>
              <w:tab/>
              <w:delText>7</w:delText>
            </w:r>
          </w:del>
        </w:p>
        <w:p w14:paraId="5E776D7C" w14:textId="04FE5860" w:rsidR="00E753E0" w:rsidDel="00C26D1B" w:rsidRDefault="00E753E0">
          <w:pPr>
            <w:pStyle w:val="TOC3"/>
            <w:rPr>
              <w:del w:id="231" w:author="Jim Hewitt" w:date="2022-12-02T09:56:00Z"/>
              <w:rFonts w:asciiTheme="minorHAnsi" w:eastAsiaTheme="minorEastAsia" w:hAnsiTheme="minorHAnsi"/>
              <w:noProof/>
              <w:sz w:val="22"/>
            </w:rPr>
          </w:pPr>
          <w:del w:id="232" w:author="Jim Hewitt" w:date="2022-12-02T09:56:00Z">
            <w:r w:rsidRPr="00C26D1B" w:rsidDel="00C26D1B">
              <w:rPr>
                <w:noProof/>
                <w:rPrChange w:id="233" w:author="Jim Hewitt" w:date="2022-12-02T09:56:00Z">
                  <w:rPr>
                    <w:rStyle w:val="Hyperlink"/>
                    <w:noProof/>
                  </w:rPr>
                </w:rPrChange>
              </w:rPr>
              <w:delText>Installer Logs</w:delText>
            </w:r>
            <w:r w:rsidDel="00C26D1B">
              <w:rPr>
                <w:noProof/>
                <w:webHidden/>
              </w:rPr>
              <w:tab/>
              <w:delText>7</w:delText>
            </w:r>
          </w:del>
        </w:p>
        <w:p w14:paraId="26B024CF" w14:textId="7E2DB0B5" w:rsidR="00E753E0" w:rsidDel="00C26D1B" w:rsidRDefault="00E753E0">
          <w:pPr>
            <w:pStyle w:val="TOC3"/>
            <w:rPr>
              <w:del w:id="234" w:author="Jim Hewitt" w:date="2022-12-02T09:56:00Z"/>
              <w:rFonts w:asciiTheme="minorHAnsi" w:eastAsiaTheme="minorEastAsia" w:hAnsiTheme="minorHAnsi"/>
              <w:noProof/>
              <w:sz w:val="22"/>
            </w:rPr>
          </w:pPr>
          <w:del w:id="235" w:author="Jim Hewitt" w:date="2022-12-02T09:56:00Z">
            <w:r w:rsidRPr="00C26D1B" w:rsidDel="00C26D1B">
              <w:rPr>
                <w:noProof/>
                <w:rPrChange w:id="236" w:author="Jim Hewitt" w:date="2022-12-02T09:56:00Z">
                  <w:rPr>
                    <w:rStyle w:val="Hyperlink"/>
                    <w:noProof/>
                  </w:rPr>
                </w:rPrChange>
              </w:rPr>
              <w:delText>Altimeter Logs</w:delText>
            </w:r>
            <w:r w:rsidDel="00C26D1B">
              <w:rPr>
                <w:noProof/>
                <w:webHidden/>
              </w:rPr>
              <w:tab/>
              <w:delText>7</w:delText>
            </w:r>
          </w:del>
        </w:p>
        <w:p w14:paraId="4E80EF37" w14:textId="719BBC27" w:rsidR="00E753E0" w:rsidDel="00C26D1B" w:rsidRDefault="00E753E0">
          <w:pPr>
            <w:pStyle w:val="TOC3"/>
            <w:rPr>
              <w:del w:id="237" w:author="Jim Hewitt" w:date="2022-12-02T09:56:00Z"/>
              <w:rFonts w:asciiTheme="minorHAnsi" w:eastAsiaTheme="minorEastAsia" w:hAnsiTheme="minorHAnsi"/>
              <w:noProof/>
              <w:sz w:val="22"/>
            </w:rPr>
          </w:pPr>
          <w:del w:id="238" w:author="Jim Hewitt" w:date="2022-12-02T09:56:00Z">
            <w:r w:rsidRPr="00C26D1B" w:rsidDel="00C26D1B">
              <w:rPr>
                <w:noProof/>
                <w:rPrChange w:id="239" w:author="Jim Hewitt" w:date="2022-12-02T09:56:00Z">
                  <w:rPr>
                    <w:rStyle w:val="Hyperlink"/>
                    <w:noProof/>
                  </w:rPr>
                </w:rPrChange>
              </w:rPr>
              <w:delText>Analytics Logs</w:delText>
            </w:r>
            <w:r w:rsidDel="00C26D1B">
              <w:rPr>
                <w:noProof/>
                <w:webHidden/>
              </w:rPr>
              <w:tab/>
              <w:delText>7</w:delText>
            </w:r>
          </w:del>
        </w:p>
        <w:p w14:paraId="4365FEE6" w14:textId="49E48B38" w:rsidR="00E753E0" w:rsidDel="00C26D1B" w:rsidRDefault="00E753E0">
          <w:pPr>
            <w:pStyle w:val="TOC3"/>
            <w:rPr>
              <w:del w:id="240" w:author="Jim Hewitt" w:date="2022-12-02T09:56:00Z"/>
              <w:rFonts w:asciiTheme="minorHAnsi" w:eastAsiaTheme="minorEastAsia" w:hAnsiTheme="minorHAnsi"/>
              <w:noProof/>
              <w:sz w:val="22"/>
            </w:rPr>
          </w:pPr>
          <w:del w:id="241" w:author="Jim Hewitt" w:date="2022-12-02T09:56:00Z">
            <w:r w:rsidRPr="00C26D1B" w:rsidDel="00C26D1B">
              <w:rPr>
                <w:noProof/>
                <w:rPrChange w:id="242" w:author="Jim Hewitt" w:date="2022-12-02T09:56:00Z">
                  <w:rPr>
                    <w:rStyle w:val="Hyperlink"/>
                    <w:noProof/>
                  </w:rPr>
                </w:rPrChange>
              </w:rPr>
              <w:delText>Multicast+ Sender Logs</w:delText>
            </w:r>
            <w:r w:rsidDel="00C26D1B">
              <w:rPr>
                <w:noProof/>
                <w:webHidden/>
              </w:rPr>
              <w:tab/>
              <w:delText>8</w:delText>
            </w:r>
          </w:del>
        </w:p>
        <w:p w14:paraId="3AF0A94D" w14:textId="44C70AF1" w:rsidR="00E753E0" w:rsidDel="00C26D1B" w:rsidRDefault="00E753E0">
          <w:pPr>
            <w:pStyle w:val="TOC3"/>
            <w:rPr>
              <w:del w:id="243" w:author="Jim Hewitt" w:date="2022-12-02T09:56:00Z"/>
              <w:rFonts w:asciiTheme="minorHAnsi" w:eastAsiaTheme="minorEastAsia" w:hAnsiTheme="minorHAnsi"/>
              <w:noProof/>
              <w:sz w:val="22"/>
            </w:rPr>
          </w:pPr>
          <w:del w:id="244" w:author="Jim Hewitt" w:date="2022-12-02T09:56:00Z">
            <w:r w:rsidRPr="00C26D1B" w:rsidDel="00C26D1B">
              <w:rPr>
                <w:noProof/>
                <w:rPrChange w:id="245" w:author="Jim Hewitt" w:date="2022-12-02T09:56:00Z">
                  <w:rPr>
                    <w:rStyle w:val="Hyperlink"/>
                    <w:noProof/>
                  </w:rPr>
                </w:rPrChange>
              </w:rPr>
              <w:delText>Multicast+ Receiver Logs</w:delText>
            </w:r>
            <w:r w:rsidDel="00C26D1B">
              <w:rPr>
                <w:noProof/>
                <w:webHidden/>
              </w:rPr>
              <w:tab/>
              <w:delText>8</w:delText>
            </w:r>
          </w:del>
        </w:p>
        <w:p w14:paraId="3D9BD074" w14:textId="5B96E6C3" w:rsidR="00E753E0" w:rsidDel="00C26D1B" w:rsidRDefault="00E753E0">
          <w:pPr>
            <w:pStyle w:val="TOC3"/>
            <w:rPr>
              <w:del w:id="246" w:author="Jim Hewitt" w:date="2022-12-02T09:56:00Z"/>
              <w:rFonts w:asciiTheme="minorHAnsi" w:eastAsiaTheme="minorEastAsia" w:hAnsiTheme="minorHAnsi"/>
              <w:noProof/>
              <w:sz w:val="22"/>
            </w:rPr>
          </w:pPr>
          <w:del w:id="247" w:author="Jim Hewitt" w:date="2022-12-02T09:56:00Z">
            <w:r w:rsidRPr="00C26D1B" w:rsidDel="00C26D1B">
              <w:rPr>
                <w:noProof/>
                <w:rPrChange w:id="248" w:author="Jim Hewitt" w:date="2022-12-02T09:56:00Z">
                  <w:rPr>
                    <w:rStyle w:val="Hyperlink"/>
                    <w:noProof/>
                  </w:rPr>
                </w:rPrChange>
              </w:rPr>
              <w:delText>OmniCache Logs</w:delText>
            </w:r>
            <w:r w:rsidDel="00C26D1B">
              <w:rPr>
                <w:noProof/>
                <w:webHidden/>
              </w:rPr>
              <w:tab/>
              <w:delText>8</w:delText>
            </w:r>
          </w:del>
        </w:p>
        <w:p w14:paraId="1D98D80C" w14:textId="75523E54" w:rsidR="00E753E0" w:rsidDel="00C26D1B" w:rsidRDefault="00E753E0" w:rsidP="00E753E0">
          <w:pPr>
            <w:pStyle w:val="TOC1"/>
            <w:rPr>
              <w:del w:id="249" w:author="Jim Hewitt" w:date="2022-12-02T09:56:00Z"/>
              <w:rFonts w:asciiTheme="minorHAnsi" w:eastAsiaTheme="minorEastAsia" w:hAnsiTheme="minorHAnsi"/>
              <w:noProof/>
              <w:sz w:val="22"/>
            </w:rPr>
          </w:pPr>
          <w:del w:id="250" w:author="Jim Hewitt" w:date="2022-12-02T09:56:00Z">
            <w:r w:rsidRPr="00C26D1B" w:rsidDel="00C26D1B">
              <w:rPr>
                <w:noProof/>
                <w:rPrChange w:id="251" w:author="Jim Hewitt" w:date="2022-12-02T09:56:00Z">
                  <w:rPr>
                    <w:rStyle w:val="Hyperlink"/>
                    <w:noProof/>
                  </w:rPr>
                </w:rPrChange>
              </w:rPr>
              <w:delText>2.</w:delText>
            </w:r>
            <w:r w:rsidDel="00C26D1B">
              <w:rPr>
                <w:rFonts w:asciiTheme="minorHAnsi" w:eastAsiaTheme="minorEastAsia" w:hAnsiTheme="minorHAnsi"/>
                <w:noProof/>
                <w:sz w:val="22"/>
              </w:rPr>
              <w:tab/>
            </w:r>
            <w:r w:rsidRPr="00C26D1B" w:rsidDel="00C26D1B">
              <w:rPr>
                <w:noProof/>
                <w:rPrChange w:id="252" w:author="Jim Hewitt" w:date="2022-12-02T09:56:00Z">
                  <w:rPr>
                    <w:rStyle w:val="Hyperlink"/>
                    <w:noProof/>
                  </w:rPr>
                </w:rPrChange>
              </w:rPr>
              <w:delText>Prepare the Database</w:delText>
            </w:r>
            <w:r w:rsidDel="00C26D1B">
              <w:rPr>
                <w:noProof/>
                <w:webHidden/>
              </w:rPr>
              <w:tab/>
              <w:delText>9</w:delText>
            </w:r>
          </w:del>
        </w:p>
        <w:p w14:paraId="0BA4F90A" w14:textId="4C0D5EBE" w:rsidR="00E753E0" w:rsidDel="00C26D1B" w:rsidRDefault="00E753E0">
          <w:pPr>
            <w:pStyle w:val="TOC2"/>
            <w:rPr>
              <w:del w:id="253" w:author="Jim Hewitt" w:date="2022-12-02T09:56:00Z"/>
              <w:rFonts w:asciiTheme="minorHAnsi" w:eastAsiaTheme="minorEastAsia" w:hAnsiTheme="minorHAnsi"/>
              <w:noProof/>
              <w:sz w:val="22"/>
            </w:rPr>
          </w:pPr>
          <w:del w:id="254" w:author="Jim Hewitt" w:date="2022-12-02T09:56:00Z">
            <w:r w:rsidRPr="00C26D1B" w:rsidDel="00C26D1B">
              <w:rPr>
                <w:noProof/>
                <w:rPrChange w:id="255" w:author="Jim Hewitt" w:date="2022-12-02T09:56:00Z">
                  <w:rPr>
                    <w:rStyle w:val="Hyperlink"/>
                    <w:noProof/>
                  </w:rPr>
                </w:rPrChange>
              </w:rPr>
              <w:delText>2.1</w:delText>
            </w:r>
            <w:r w:rsidDel="00C26D1B">
              <w:rPr>
                <w:rFonts w:asciiTheme="minorHAnsi" w:eastAsiaTheme="minorEastAsia" w:hAnsiTheme="minorHAnsi"/>
                <w:noProof/>
                <w:sz w:val="22"/>
              </w:rPr>
              <w:tab/>
            </w:r>
            <w:r w:rsidRPr="00C26D1B" w:rsidDel="00C26D1B">
              <w:rPr>
                <w:noProof/>
                <w:rPrChange w:id="256" w:author="Jim Hewitt" w:date="2022-12-02T09:56:00Z">
                  <w:rPr>
                    <w:rStyle w:val="Hyperlink"/>
                    <w:noProof/>
                  </w:rPr>
                </w:rPrChange>
              </w:rPr>
              <w:delText>Upgrade Considerations</w:delText>
            </w:r>
            <w:r w:rsidDel="00C26D1B">
              <w:rPr>
                <w:noProof/>
                <w:webHidden/>
              </w:rPr>
              <w:tab/>
              <w:delText>9</w:delText>
            </w:r>
          </w:del>
        </w:p>
        <w:p w14:paraId="52F29C58" w14:textId="0B66AB45" w:rsidR="00E753E0" w:rsidDel="00C26D1B" w:rsidRDefault="00E753E0">
          <w:pPr>
            <w:pStyle w:val="TOC3"/>
            <w:rPr>
              <w:del w:id="257" w:author="Jim Hewitt" w:date="2022-12-02T09:56:00Z"/>
              <w:rFonts w:asciiTheme="minorHAnsi" w:eastAsiaTheme="minorEastAsia" w:hAnsiTheme="minorHAnsi"/>
              <w:noProof/>
              <w:sz w:val="22"/>
            </w:rPr>
          </w:pPr>
          <w:del w:id="258" w:author="Jim Hewitt" w:date="2022-12-02T09:56:00Z">
            <w:r w:rsidRPr="00C26D1B" w:rsidDel="00C26D1B">
              <w:rPr>
                <w:noProof/>
                <w:rPrChange w:id="259" w:author="Jim Hewitt" w:date="2022-12-02T09:56:00Z">
                  <w:rPr>
                    <w:rStyle w:val="Hyperlink"/>
                    <w:noProof/>
                  </w:rPr>
                </w:rPrChange>
              </w:rPr>
              <w:delText>Upgrading From Version 2.5 or Earlier</w:delText>
            </w:r>
            <w:r w:rsidDel="00C26D1B">
              <w:rPr>
                <w:noProof/>
                <w:webHidden/>
              </w:rPr>
              <w:tab/>
              <w:delText>9</w:delText>
            </w:r>
          </w:del>
        </w:p>
        <w:p w14:paraId="4064C026" w14:textId="05FB2A22" w:rsidR="00E753E0" w:rsidDel="00C26D1B" w:rsidRDefault="00E753E0">
          <w:pPr>
            <w:pStyle w:val="TOC3"/>
            <w:rPr>
              <w:del w:id="260" w:author="Jim Hewitt" w:date="2022-12-02T09:56:00Z"/>
              <w:rFonts w:asciiTheme="minorHAnsi" w:eastAsiaTheme="minorEastAsia" w:hAnsiTheme="minorHAnsi"/>
              <w:noProof/>
              <w:sz w:val="22"/>
            </w:rPr>
          </w:pPr>
          <w:del w:id="261" w:author="Jim Hewitt" w:date="2022-12-02T09:56:00Z">
            <w:r w:rsidRPr="00C26D1B" w:rsidDel="00C26D1B">
              <w:rPr>
                <w:noProof/>
                <w:rPrChange w:id="262" w:author="Jim Hewitt" w:date="2022-12-02T09:56:00Z">
                  <w:rPr>
                    <w:rStyle w:val="Hyperlink"/>
                    <w:noProof/>
                  </w:rPr>
                </w:rPrChange>
              </w:rPr>
              <w:delText>Upgrading From Version 2.6</w:delText>
            </w:r>
            <w:r w:rsidDel="00C26D1B">
              <w:rPr>
                <w:noProof/>
                <w:webHidden/>
              </w:rPr>
              <w:tab/>
              <w:delText>9</w:delText>
            </w:r>
          </w:del>
        </w:p>
        <w:p w14:paraId="742C4605" w14:textId="71A3F23D" w:rsidR="00E753E0" w:rsidDel="00C26D1B" w:rsidRDefault="00E753E0">
          <w:pPr>
            <w:pStyle w:val="TOC2"/>
            <w:rPr>
              <w:del w:id="263" w:author="Jim Hewitt" w:date="2022-12-02T09:56:00Z"/>
              <w:rFonts w:asciiTheme="minorHAnsi" w:eastAsiaTheme="minorEastAsia" w:hAnsiTheme="minorHAnsi"/>
              <w:noProof/>
              <w:sz w:val="22"/>
            </w:rPr>
          </w:pPr>
          <w:del w:id="264" w:author="Jim Hewitt" w:date="2022-12-02T09:56:00Z">
            <w:r w:rsidRPr="00C26D1B" w:rsidDel="00C26D1B">
              <w:rPr>
                <w:noProof/>
                <w:rPrChange w:id="265" w:author="Jim Hewitt" w:date="2022-12-02T09:56:00Z">
                  <w:rPr>
                    <w:rStyle w:val="Hyperlink"/>
                    <w:noProof/>
                  </w:rPr>
                </w:rPrChange>
              </w:rPr>
              <w:delText>2.2</w:delText>
            </w:r>
            <w:r w:rsidDel="00C26D1B">
              <w:rPr>
                <w:rFonts w:asciiTheme="minorHAnsi" w:eastAsiaTheme="minorEastAsia" w:hAnsiTheme="minorHAnsi"/>
                <w:noProof/>
                <w:sz w:val="22"/>
              </w:rPr>
              <w:tab/>
            </w:r>
            <w:r w:rsidRPr="00C26D1B" w:rsidDel="00C26D1B">
              <w:rPr>
                <w:noProof/>
                <w:rPrChange w:id="266" w:author="Jim Hewitt" w:date="2022-12-02T09:56:00Z">
                  <w:rPr>
                    <w:rStyle w:val="Hyperlink"/>
                    <w:noProof/>
                  </w:rPr>
                </w:rPrChange>
              </w:rPr>
              <w:delText>Database Requirements</w:delText>
            </w:r>
            <w:r w:rsidDel="00C26D1B">
              <w:rPr>
                <w:noProof/>
                <w:webHidden/>
              </w:rPr>
              <w:tab/>
              <w:delText>9</w:delText>
            </w:r>
          </w:del>
        </w:p>
        <w:p w14:paraId="61873450" w14:textId="0B013119" w:rsidR="00E753E0" w:rsidDel="00C26D1B" w:rsidRDefault="00E753E0">
          <w:pPr>
            <w:pStyle w:val="TOC2"/>
            <w:rPr>
              <w:del w:id="267" w:author="Jim Hewitt" w:date="2022-12-02T09:56:00Z"/>
              <w:rFonts w:asciiTheme="minorHAnsi" w:eastAsiaTheme="minorEastAsia" w:hAnsiTheme="minorHAnsi"/>
              <w:noProof/>
              <w:sz w:val="22"/>
            </w:rPr>
          </w:pPr>
          <w:del w:id="268" w:author="Jim Hewitt" w:date="2022-12-02T09:56:00Z">
            <w:r w:rsidRPr="00C26D1B" w:rsidDel="00C26D1B">
              <w:rPr>
                <w:noProof/>
                <w:rPrChange w:id="269" w:author="Jim Hewitt" w:date="2022-12-02T09:56:00Z">
                  <w:rPr>
                    <w:rStyle w:val="Hyperlink"/>
                    <w:noProof/>
                  </w:rPr>
                </w:rPrChange>
              </w:rPr>
              <w:delText>2.3</w:delText>
            </w:r>
            <w:r w:rsidDel="00C26D1B">
              <w:rPr>
                <w:rFonts w:asciiTheme="minorHAnsi" w:eastAsiaTheme="minorEastAsia" w:hAnsiTheme="minorHAnsi"/>
                <w:noProof/>
                <w:sz w:val="22"/>
              </w:rPr>
              <w:tab/>
            </w:r>
            <w:r w:rsidRPr="00C26D1B" w:rsidDel="00C26D1B">
              <w:rPr>
                <w:noProof/>
                <w:rPrChange w:id="270" w:author="Jim Hewitt" w:date="2022-12-02T09:56:00Z">
                  <w:rPr>
                    <w:rStyle w:val="Hyperlink"/>
                    <w:noProof/>
                  </w:rPr>
                </w:rPrChange>
              </w:rPr>
              <w:delText>Recommended Database Deployment Model</w:delText>
            </w:r>
            <w:r w:rsidDel="00C26D1B">
              <w:rPr>
                <w:noProof/>
                <w:webHidden/>
              </w:rPr>
              <w:tab/>
              <w:delText>10</w:delText>
            </w:r>
          </w:del>
        </w:p>
        <w:p w14:paraId="1AEEBCB4" w14:textId="4E77FDBF" w:rsidR="00E753E0" w:rsidDel="00C26D1B" w:rsidRDefault="00E753E0">
          <w:pPr>
            <w:pStyle w:val="TOC2"/>
            <w:rPr>
              <w:del w:id="271" w:author="Jim Hewitt" w:date="2022-12-02T09:56:00Z"/>
              <w:rFonts w:asciiTheme="minorHAnsi" w:eastAsiaTheme="minorEastAsia" w:hAnsiTheme="minorHAnsi"/>
              <w:noProof/>
              <w:sz w:val="22"/>
            </w:rPr>
          </w:pPr>
          <w:del w:id="272" w:author="Jim Hewitt" w:date="2022-12-02T09:56:00Z">
            <w:r w:rsidRPr="00C26D1B" w:rsidDel="00C26D1B">
              <w:rPr>
                <w:noProof/>
                <w:rPrChange w:id="273" w:author="Jim Hewitt" w:date="2022-12-02T09:56:00Z">
                  <w:rPr>
                    <w:rStyle w:val="Hyperlink"/>
                    <w:noProof/>
                  </w:rPr>
                </w:rPrChange>
              </w:rPr>
              <w:delText>2.4</w:delText>
            </w:r>
            <w:r w:rsidDel="00C26D1B">
              <w:rPr>
                <w:rFonts w:asciiTheme="minorHAnsi" w:eastAsiaTheme="minorEastAsia" w:hAnsiTheme="minorHAnsi"/>
                <w:noProof/>
                <w:sz w:val="22"/>
              </w:rPr>
              <w:tab/>
            </w:r>
            <w:r w:rsidRPr="00C26D1B" w:rsidDel="00C26D1B">
              <w:rPr>
                <w:noProof/>
                <w:rPrChange w:id="274" w:author="Jim Hewitt" w:date="2022-12-02T09:56:00Z">
                  <w:rPr>
                    <w:rStyle w:val="Hyperlink"/>
                    <w:noProof/>
                  </w:rPr>
                </w:rPrChange>
              </w:rPr>
              <w:delText>Database Installation</w:delText>
            </w:r>
            <w:r w:rsidDel="00C26D1B">
              <w:rPr>
                <w:noProof/>
                <w:webHidden/>
              </w:rPr>
              <w:tab/>
              <w:delText>10</w:delText>
            </w:r>
          </w:del>
        </w:p>
        <w:p w14:paraId="53C9FE7C" w14:textId="3A7AD7C0" w:rsidR="00E753E0" w:rsidDel="00C26D1B" w:rsidRDefault="00E753E0">
          <w:pPr>
            <w:pStyle w:val="TOC2"/>
            <w:rPr>
              <w:del w:id="275" w:author="Jim Hewitt" w:date="2022-12-02T09:56:00Z"/>
              <w:rFonts w:asciiTheme="minorHAnsi" w:eastAsiaTheme="minorEastAsia" w:hAnsiTheme="minorHAnsi"/>
              <w:noProof/>
              <w:sz w:val="22"/>
            </w:rPr>
          </w:pPr>
          <w:del w:id="276" w:author="Jim Hewitt" w:date="2022-12-02T09:56:00Z">
            <w:r w:rsidRPr="00C26D1B" w:rsidDel="00C26D1B">
              <w:rPr>
                <w:noProof/>
                <w:rPrChange w:id="277" w:author="Jim Hewitt" w:date="2022-12-02T09:56:00Z">
                  <w:rPr>
                    <w:rStyle w:val="Hyperlink"/>
                    <w:noProof/>
                  </w:rPr>
                </w:rPrChange>
              </w:rPr>
              <w:delText>2.5</w:delText>
            </w:r>
            <w:r w:rsidDel="00C26D1B">
              <w:rPr>
                <w:rFonts w:asciiTheme="minorHAnsi" w:eastAsiaTheme="minorEastAsia" w:hAnsiTheme="minorHAnsi"/>
                <w:noProof/>
                <w:sz w:val="22"/>
              </w:rPr>
              <w:tab/>
            </w:r>
            <w:r w:rsidRPr="00C26D1B" w:rsidDel="00C26D1B">
              <w:rPr>
                <w:noProof/>
                <w:rPrChange w:id="278" w:author="Jim Hewitt" w:date="2022-12-02T09:56:00Z">
                  <w:rPr>
                    <w:rStyle w:val="Hyperlink"/>
                    <w:noProof/>
                  </w:rPr>
                </w:rPrChange>
              </w:rPr>
              <w:delText>Database Configuration</w:delText>
            </w:r>
            <w:r w:rsidDel="00C26D1B">
              <w:rPr>
                <w:noProof/>
                <w:webHidden/>
              </w:rPr>
              <w:tab/>
              <w:delText>11</w:delText>
            </w:r>
          </w:del>
        </w:p>
        <w:p w14:paraId="0734C4A0" w14:textId="5A2F2A56" w:rsidR="00E753E0" w:rsidDel="00C26D1B" w:rsidRDefault="00E753E0">
          <w:pPr>
            <w:pStyle w:val="TOC3"/>
            <w:rPr>
              <w:del w:id="279" w:author="Jim Hewitt" w:date="2022-12-02T09:56:00Z"/>
              <w:rFonts w:asciiTheme="minorHAnsi" w:eastAsiaTheme="minorEastAsia" w:hAnsiTheme="minorHAnsi"/>
              <w:noProof/>
              <w:sz w:val="22"/>
            </w:rPr>
          </w:pPr>
          <w:del w:id="280" w:author="Jim Hewitt" w:date="2022-12-02T09:56:00Z">
            <w:r w:rsidRPr="00C26D1B" w:rsidDel="00C26D1B">
              <w:rPr>
                <w:noProof/>
                <w:rPrChange w:id="281" w:author="Jim Hewitt" w:date="2022-12-02T09:56:00Z">
                  <w:rPr>
                    <w:rStyle w:val="Hyperlink"/>
                    <w:noProof/>
                  </w:rPr>
                </w:rPrChange>
              </w:rPr>
              <w:delText>MySQL Configuration Syntax</w:delText>
            </w:r>
            <w:r w:rsidDel="00C26D1B">
              <w:rPr>
                <w:noProof/>
                <w:webHidden/>
              </w:rPr>
              <w:tab/>
              <w:delText>11</w:delText>
            </w:r>
          </w:del>
        </w:p>
        <w:p w14:paraId="0E67DEFB" w14:textId="26671A62" w:rsidR="00E753E0" w:rsidDel="00C26D1B" w:rsidRDefault="00E753E0">
          <w:pPr>
            <w:pStyle w:val="TOC3"/>
            <w:rPr>
              <w:del w:id="282" w:author="Jim Hewitt" w:date="2022-12-02T09:56:00Z"/>
              <w:rFonts w:asciiTheme="minorHAnsi" w:eastAsiaTheme="minorEastAsia" w:hAnsiTheme="minorHAnsi"/>
              <w:noProof/>
              <w:sz w:val="22"/>
            </w:rPr>
          </w:pPr>
          <w:del w:id="283" w:author="Jim Hewitt" w:date="2022-12-02T09:56:00Z">
            <w:r w:rsidRPr="00C26D1B" w:rsidDel="00C26D1B">
              <w:rPr>
                <w:noProof/>
                <w:rPrChange w:id="284" w:author="Jim Hewitt" w:date="2022-12-02T09:56:00Z">
                  <w:rPr>
                    <w:rStyle w:val="Hyperlink"/>
                    <w:noProof/>
                  </w:rPr>
                </w:rPrChange>
              </w:rPr>
              <w:delText>Microsoft SQL Server Syntax</w:delText>
            </w:r>
            <w:r w:rsidDel="00C26D1B">
              <w:rPr>
                <w:noProof/>
                <w:webHidden/>
              </w:rPr>
              <w:tab/>
              <w:delText>11</w:delText>
            </w:r>
          </w:del>
        </w:p>
        <w:p w14:paraId="41E20725" w14:textId="099FF461" w:rsidR="00E753E0" w:rsidDel="00C26D1B" w:rsidRDefault="00E753E0" w:rsidP="00E753E0">
          <w:pPr>
            <w:pStyle w:val="TOC1"/>
            <w:rPr>
              <w:del w:id="285" w:author="Jim Hewitt" w:date="2022-12-02T09:56:00Z"/>
              <w:rFonts w:asciiTheme="minorHAnsi" w:eastAsiaTheme="minorEastAsia" w:hAnsiTheme="minorHAnsi"/>
              <w:noProof/>
              <w:sz w:val="22"/>
            </w:rPr>
          </w:pPr>
          <w:del w:id="286" w:author="Jim Hewitt" w:date="2022-12-02T09:56:00Z">
            <w:r w:rsidRPr="00C26D1B" w:rsidDel="00C26D1B">
              <w:rPr>
                <w:noProof/>
                <w:rPrChange w:id="287" w:author="Jim Hewitt" w:date="2022-12-02T09:56:00Z">
                  <w:rPr>
                    <w:rStyle w:val="Hyperlink"/>
                    <w:noProof/>
                  </w:rPr>
                </w:rPrChange>
              </w:rPr>
              <w:delText>3.</w:delText>
            </w:r>
            <w:r w:rsidDel="00C26D1B">
              <w:rPr>
                <w:rFonts w:asciiTheme="minorHAnsi" w:eastAsiaTheme="minorEastAsia" w:hAnsiTheme="minorHAnsi"/>
                <w:noProof/>
                <w:sz w:val="22"/>
              </w:rPr>
              <w:tab/>
            </w:r>
            <w:r w:rsidRPr="00C26D1B" w:rsidDel="00C26D1B">
              <w:rPr>
                <w:noProof/>
                <w:rPrChange w:id="288" w:author="Jim Hewitt" w:date="2022-12-02T09:56:00Z">
                  <w:rPr>
                    <w:rStyle w:val="Hyperlink"/>
                    <w:noProof/>
                  </w:rPr>
                </w:rPrChange>
              </w:rPr>
              <w:delText>Install Ramp eCDN Components</w:delText>
            </w:r>
            <w:r w:rsidDel="00C26D1B">
              <w:rPr>
                <w:noProof/>
                <w:webHidden/>
              </w:rPr>
              <w:tab/>
              <w:delText>12</w:delText>
            </w:r>
          </w:del>
        </w:p>
        <w:p w14:paraId="1738E69E" w14:textId="3DBC1F82" w:rsidR="00E753E0" w:rsidDel="00C26D1B" w:rsidRDefault="00E753E0">
          <w:pPr>
            <w:pStyle w:val="TOC2"/>
            <w:rPr>
              <w:del w:id="289" w:author="Jim Hewitt" w:date="2022-12-02T09:56:00Z"/>
              <w:rFonts w:asciiTheme="minorHAnsi" w:eastAsiaTheme="minorEastAsia" w:hAnsiTheme="minorHAnsi"/>
              <w:noProof/>
              <w:sz w:val="22"/>
            </w:rPr>
          </w:pPr>
          <w:del w:id="290" w:author="Jim Hewitt" w:date="2022-12-02T09:56:00Z">
            <w:r w:rsidRPr="00C26D1B" w:rsidDel="00C26D1B">
              <w:rPr>
                <w:noProof/>
                <w:rPrChange w:id="291" w:author="Jim Hewitt" w:date="2022-12-02T09:56:00Z">
                  <w:rPr>
                    <w:rStyle w:val="Hyperlink"/>
                    <w:noProof/>
                  </w:rPr>
                </w:rPrChange>
              </w:rPr>
              <w:delText>3.1</w:delText>
            </w:r>
            <w:r w:rsidDel="00C26D1B">
              <w:rPr>
                <w:rFonts w:asciiTheme="minorHAnsi" w:eastAsiaTheme="minorEastAsia" w:hAnsiTheme="minorHAnsi"/>
                <w:noProof/>
                <w:sz w:val="22"/>
              </w:rPr>
              <w:tab/>
            </w:r>
            <w:r w:rsidRPr="00C26D1B" w:rsidDel="00C26D1B">
              <w:rPr>
                <w:noProof/>
                <w:rPrChange w:id="292" w:author="Jim Hewitt" w:date="2022-12-02T09:56:00Z">
                  <w:rPr>
                    <w:rStyle w:val="Hyperlink"/>
                    <w:noProof/>
                  </w:rPr>
                </w:rPrChange>
              </w:rPr>
              <w:delText>Upgrade Considerations</w:delText>
            </w:r>
            <w:r w:rsidDel="00C26D1B">
              <w:rPr>
                <w:noProof/>
                <w:webHidden/>
              </w:rPr>
              <w:tab/>
              <w:delText>12</w:delText>
            </w:r>
          </w:del>
        </w:p>
        <w:p w14:paraId="7CF3FC82" w14:textId="0927EA6F" w:rsidR="00E753E0" w:rsidDel="00C26D1B" w:rsidRDefault="00E753E0">
          <w:pPr>
            <w:pStyle w:val="TOC3"/>
            <w:rPr>
              <w:del w:id="293" w:author="Jim Hewitt" w:date="2022-12-02T09:56:00Z"/>
              <w:rFonts w:asciiTheme="minorHAnsi" w:eastAsiaTheme="minorEastAsia" w:hAnsiTheme="minorHAnsi"/>
              <w:noProof/>
              <w:sz w:val="22"/>
            </w:rPr>
          </w:pPr>
          <w:del w:id="294" w:author="Jim Hewitt" w:date="2022-12-02T09:56:00Z">
            <w:r w:rsidRPr="00C26D1B" w:rsidDel="00C26D1B">
              <w:rPr>
                <w:noProof/>
                <w:rPrChange w:id="295" w:author="Jim Hewitt" w:date="2022-12-02T09:56:00Z">
                  <w:rPr>
                    <w:rStyle w:val="Hyperlink"/>
                    <w:noProof/>
                  </w:rPr>
                </w:rPrChange>
              </w:rPr>
              <w:delText>Upgrading from Ramp eCDN Version 2.6</w:delText>
            </w:r>
            <w:r w:rsidDel="00C26D1B">
              <w:rPr>
                <w:noProof/>
                <w:webHidden/>
              </w:rPr>
              <w:tab/>
              <w:delText>12</w:delText>
            </w:r>
          </w:del>
        </w:p>
        <w:p w14:paraId="372B0183" w14:textId="1F31DA7E" w:rsidR="00E753E0" w:rsidDel="00C26D1B" w:rsidRDefault="00E753E0">
          <w:pPr>
            <w:pStyle w:val="TOC3"/>
            <w:rPr>
              <w:del w:id="296" w:author="Jim Hewitt" w:date="2022-12-02T09:56:00Z"/>
              <w:rFonts w:asciiTheme="minorHAnsi" w:eastAsiaTheme="minorEastAsia" w:hAnsiTheme="minorHAnsi"/>
              <w:noProof/>
              <w:sz w:val="22"/>
            </w:rPr>
          </w:pPr>
          <w:del w:id="297" w:author="Jim Hewitt" w:date="2022-12-02T09:56:00Z">
            <w:r w:rsidRPr="00C26D1B" w:rsidDel="00C26D1B">
              <w:rPr>
                <w:noProof/>
                <w:rPrChange w:id="298" w:author="Jim Hewitt" w:date="2022-12-02T09:56:00Z">
                  <w:rPr>
                    <w:rStyle w:val="Hyperlink"/>
                    <w:noProof/>
                  </w:rPr>
                </w:rPrChange>
              </w:rPr>
              <w:delText>Upgrading from Ramp eCDN Version 3.1/3.2</w:delText>
            </w:r>
            <w:r w:rsidDel="00C26D1B">
              <w:rPr>
                <w:noProof/>
                <w:webHidden/>
              </w:rPr>
              <w:tab/>
              <w:delText>13</w:delText>
            </w:r>
          </w:del>
        </w:p>
        <w:p w14:paraId="07E5C2DA" w14:textId="3948BACD" w:rsidR="00E753E0" w:rsidDel="00C26D1B" w:rsidRDefault="00E753E0">
          <w:pPr>
            <w:pStyle w:val="TOC2"/>
            <w:rPr>
              <w:del w:id="299" w:author="Jim Hewitt" w:date="2022-12-02T09:56:00Z"/>
              <w:rFonts w:asciiTheme="minorHAnsi" w:eastAsiaTheme="minorEastAsia" w:hAnsiTheme="minorHAnsi"/>
              <w:noProof/>
              <w:sz w:val="22"/>
            </w:rPr>
          </w:pPr>
          <w:del w:id="300" w:author="Jim Hewitt" w:date="2022-12-02T09:56:00Z">
            <w:r w:rsidRPr="00C26D1B" w:rsidDel="00C26D1B">
              <w:rPr>
                <w:noProof/>
                <w:rPrChange w:id="301" w:author="Jim Hewitt" w:date="2022-12-02T09:56:00Z">
                  <w:rPr>
                    <w:rStyle w:val="Hyperlink"/>
                    <w:noProof/>
                  </w:rPr>
                </w:rPrChange>
              </w:rPr>
              <w:delText>3.2</w:delText>
            </w:r>
            <w:r w:rsidDel="00C26D1B">
              <w:rPr>
                <w:rFonts w:asciiTheme="minorHAnsi" w:eastAsiaTheme="minorEastAsia" w:hAnsiTheme="minorHAnsi"/>
                <w:noProof/>
                <w:sz w:val="22"/>
              </w:rPr>
              <w:tab/>
            </w:r>
            <w:r w:rsidRPr="00C26D1B" w:rsidDel="00C26D1B">
              <w:rPr>
                <w:noProof/>
                <w:rPrChange w:id="302" w:author="Jim Hewitt" w:date="2022-12-02T09:56:00Z">
                  <w:rPr>
                    <w:rStyle w:val="Hyperlink"/>
                    <w:noProof/>
                  </w:rPr>
                </w:rPrChange>
              </w:rPr>
              <w:delText>Recommended Deployment Order and Model</w:delText>
            </w:r>
            <w:r w:rsidDel="00C26D1B">
              <w:rPr>
                <w:noProof/>
                <w:webHidden/>
              </w:rPr>
              <w:tab/>
              <w:delText>14</w:delText>
            </w:r>
          </w:del>
        </w:p>
        <w:p w14:paraId="1470EAE2" w14:textId="633FEA1B" w:rsidR="00E753E0" w:rsidDel="00C26D1B" w:rsidRDefault="00E753E0">
          <w:pPr>
            <w:pStyle w:val="TOC2"/>
            <w:rPr>
              <w:del w:id="303" w:author="Jim Hewitt" w:date="2022-12-02T09:56:00Z"/>
              <w:rFonts w:asciiTheme="minorHAnsi" w:eastAsiaTheme="minorEastAsia" w:hAnsiTheme="minorHAnsi"/>
              <w:noProof/>
              <w:sz w:val="22"/>
            </w:rPr>
          </w:pPr>
          <w:del w:id="304" w:author="Jim Hewitt" w:date="2022-12-02T09:56:00Z">
            <w:r w:rsidRPr="00C26D1B" w:rsidDel="00C26D1B">
              <w:rPr>
                <w:noProof/>
                <w:rPrChange w:id="305" w:author="Jim Hewitt" w:date="2022-12-02T09:56:00Z">
                  <w:rPr>
                    <w:rStyle w:val="Hyperlink"/>
                    <w:noProof/>
                  </w:rPr>
                </w:rPrChange>
              </w:rPr>
              <w:delText>3.3</w:delText>
            </w:r>
            <w:r w:rsidDel="00C26D1B">
              <w:rPr>
                <w:rFonts w:asciiTheme="minorHAnsi" w:eastAsiaTheme="minorEastAsia" w:hAnsiTheme="minorHAnsi"/>
                <w:noProof/>
                <w:sz w:val="22"/>
              </w:rPr>
              <w:tab/>
            </w:r>
            <w:r w:rsidRPr="00C26D1B" w:rsidDel="00C26D1B">
              <w:rPr>
                <w:noProof/>
                <w:rPrChange w:id="306" w:author="Jim Hewitt" w:date="2022-12-02T09:56:00Z">
                  <w:rPr>
                    <w:rStyle w:val="Hyperlink"/>
                    <w:noProof/>
                  </w:rPr>
                </w:rPrChange>
              </w:rPr>
              <w:delText>Install the Ramp Components</w:delText>
            </w:r>
            <w:r w:rsidDel="00C26D1B">
              <w:rPr>
                <w:noProof/>
                <w:webHidden/>
              </w:rPr>
              <w:tab/>
              <w:delText>15</w:delText>
            </w:r>
          </w:del>
        </w:p>
        <w:p w14:paraId="4AEF90BB" w14:textId="1BC0A8C7" w:rsidR="00E753E0" w:rsidDel="00C26D1B" w:rsidRDefault="00E753E0">
          <w:pPr>
            <w:pStyle w:val="TOC3"/>
            <w:rPr>
              <w:del w:id="307" w:author="Jim Hewitt" w:date="2022-12-02T09:56:00Z"/>
              <w:rFonts w:asciiTheme="minorHAnsi" w:eastAsiaTheme="minorEastAsia" w:hAnsiTheme="minorHAnsi"/>
              <w:noProof/>
              <w:sz w:val="22"/>
            </w:rPr>
          </w:pPr>
          <w:del w:id="308" w:author="Jim Hewitt" w:date="2022-12-02T09:56:00Z">
            <w:r w:rsidRPr="00C26D1B" w:rsidDel="00C26D1B">
              <w:rPr>
                <w:noProof/>
                <w:rPrChange w:id="309" w:author="Jim Hewitt" w:date="2022-12-02T09:56:00Z">
                  <w:rPr>
                    <w:rStyle w:val="Hyperlink"/>
                    <w:noProof/>
                  </w:rPr>
                </w:rPrChange>
              </w:rPr>
              <w:delText>Uninstalling Ramp eCDN Components</w:delText>
            </w:r>
            <w:r w:rsidDel="00C26D1B">
              <w:rPr>
                <w:noProof/>
                <w:webHidden/>
              </w:rPr>
              <w:tab/>
              <w:delText>22</w:delText>
            </w:r>
          </w:del>
        </w:p>
        <w:p w14:paraId="63902B5A" w14:textId="4DA806CC" w:rsidR="00E753E0" w:rsidDel="00C26D1B" w:rsidRDefault="00E753E0" w:rsidP="00E753E0">
          <w:pPr>
            <w:pStyle w:val="TOC1"/>
            <w:rPr>
              <w:del w:id="310" w:author="Jim Hewitt" w:date="2022-12-02T09:56:00Z"/>
              <w:rFonts w:asciiTheme="minorHAnsi" w:eastAsiaTheme="minorEastAsia" w:hAnsiTheme="minorHAnsi"/>
              <w:noProof/>
              <w:sz w:val="22"/>
            </w:rPr>
          </w:pPr>
          <w:del w:id="311" w:author="Jim Hewitt" w:date="2022-12-02T09:56:00Z">
            <w:r w:rsidRPr="00C26D1B" w:rsidDel="00C26D1B">
              <w:rPr>
                <w:noProof/>
                <w:rPrChange w:id="312" w:author="Jim Hewitt" w:date="2022-12-02T09:56:00Z">
                  <w:rPr>
                    <w:rStyle w:val="Hyperlink"/>
                    <w:noProof/>
                  </w:rPr>
                </w:rPrChange>
              </w:rPr>
              <w:delText>4.</w:delText>
            </w:r>
            <w:r w:rsidDel="00C26D1B">
              <w:rPr>
                <w:rFonts w:asciiTheme="minorHAnsi" w:eastAsiaTheme="minorEastAsia" w:hAnsiTheme="minorHAnsi"/>
                <w:noProof/>
                <w:sz w:val="22"/>
              </w:rPr>
              <w:tab/>
            </w:r>
            <w:r w:rsidRPr="00C26D1B" w:rsidDel="00C26D1B">
              <w:rPr>
                <w:noProof/>
                <w:rPrChange w:id="313" w:author="Jim Hewitt" w:date="2022-12-02T09:56:00Z">
                  <w:rPr>
                    <w:rStyle w:val="Hyperlink"/>
                    <w:noProof/>
                  </w:rPr>
                </w:rPrChange>
              </w:rPr>
              <w:delText>Verify Ramp eCDN Components</w:delText>
            </w:r>
            <w:r w:rsidDel="00C26D1B">
              <w:rPr>
                <w:noProof/>
                <w:webHidden/>
              </w:rPr>
              <w:tab/>
              <w:delText>23</w:delText>
            </w:r>
          </w:del>
        </w:p>
        <w:p w14:paraId="2CDBF83C" w14:textId="0D4F71CB" w:rsidR="00E753E0" w:rsidDel="00C26D1B" w:rsidRDefault="00E753E0">
          <w:pPr>
            <w:pStyle w:val="TOC2"/>
            <w:rPr>
              <w:del w:id="314" w:author="Jim Hewitt" w:date="2022-12-02T09:56:00Z"/>
              <w:rFonts w:asciiTheme="minorHAnsi" w:eastAsiaTheme="minorEastAsia" w:hAnsiTheme="minorHAnsi"/>
              <w:noProof/>
              <w:sz w:val="22"/>
            </w:rPr>
          </w:pPr>
          <w:del w:id="315" w:author="Jim Hewitt" w:date="2022-12-02T09:56:00Z">
            <w:r w:rsidRPr="00C26D1B" w:rsidDel="00C26D1B">
              <w:rPr>
                <w:noProof/>
                <w:rPrChange w:id="316" w:author="Jim Hewitt" w:date="2022-12-02T09:56:00Z">
                  <w:rPr>
                    <w:rStyle w:val="Hyperlink"/>
                    <w:noProof/>
                  </w:rPr>
                </w:rPrChange>
              </w:rPr>
              <w:delText>4.1</w:delText>
            </w:r>
            <w:r w:rsidDel="00C26D1B">
              <w:rPr>
                <w:rFonts w:asciiTheme="minorHAnsi" w:eastAsiaTheme="minorEastAsia" w:hAnsiTheme="minorHAnsi"/>
                <w:noProof/>
                <w:sz w:val="22"/>
              </w:rPr>
              <w:tab/>
            </w:r>
            <w:r w:rsidRPr="00C26D1B" w:rsidDel="00C26D1B">
              <w:rPr>
                <w:noProof/>
                <w:rPrChange w:id="317" w:author="Jim Hewitt" w:date="2022-12-02T09:56:00Z">
                  <w:rPr>
                    <w:rStyle w:val="Hyperlink"/>
                    <w:noProof/>
                  </w:rPr>
                </w:rPrChange>
              </w:rPr>
              <w:delText>Verify Altimeter and Core Analytics</w:delText>
            </w:r>
            <w:r w:rsidDel="00C26D1B">
              <w:rPr>
                <w:noProof/>
                <w:webHidden/>
              </w:rPr>
              <w:tab/>
              <w:delText>23</w:delText>
            </w:r>
          </w:del>
        </w:p>
        <w:p w14:paraId="0DCED5CA" w14:textId="59FA5588" w:rsidR="00E753E0" w:rsidDel="00C26D1B" w:rsidRDefault="00E753E0">
          <w:pPr>
            <w:pStyle w:val="TOC3"/>
            <w:rPr>
              <w:del w:id="318" w:author="Jim Hewitt" w:date="2022-12-02T09:56:00Z"/>
              <w:rFonts w:asciiTheme="minorHAnsi" w:eastAsiaTheme="minorEastAsia" w:hAnsiTheme="minorHAnsi"/>
              <w:noProof/>
              <w:sz w:val="22"/>
            </w:rPr>
          </w:pPr>
          <w:del w:id="319" w:author="Jim Hewitt" w:date="2022-12-02T09:56:00Z">
            <w:r w:rsidRPr="00C26D1B" w:rsidDel="00C26D1B">
              <w:rPr>
                <w:noProof/>
                <w:rPrChange w:id="320" w:author="Jim Hewitt" w:date="2022-12-02T09:56:00Z">
                  <w:rPr>
                    <w:rStyle w:val="Hyperlink"/>
                    <w:noProof/>
                  </w:rPr>
                </w:rPrChange>
              </w:rPr>
              <w:delText>Start a Session with Altimeter and Core Analytics</w:delText>
            </w:r>
            <w:r w:rsidDel="00C26D1B">
              <w:rPr>
                <w:noProof/>
                <w:webHidden/>
              </w:rPr>
              <w:tab/>
              <w:delText>23</w:delText>
            </w:r>
          </w:del>
        </w:p>
        <w:p w14:paraId="52EC5E81" w14:textId="706FFB02" w:rsidR="00E753E0" w:rsidDel="00C26D1B" w:rsidRDefault="00E753E0">
          <w:pPr>
            <w:pStyle w:val="TOC3"/>
            <w:rPr>
              <w:del w:id="321" w:author="Jim Hewitt" w:date="2022-12-02T09:56:00Z"/>
              <w:rFonts w:asciiTheme="minorHAnsi" w:eastAsiaTheme="minorEastAsia" w:hAnsiTheme="minorHAnsi"/>
              <w:noProof/>
              <w:sz w:val="22"/>
            </w:rPr>
          </w:pPr>
          <w:del w:id="322" w:author="Jim Hewitt" w:date="2022-12-02T09:56:00Z">
            <w:r w:rsidRPr="00C26D1B" w:rsidDel="00C26D1B">
              <w:rPr>
                <w:noProof/>
                <w:rPrChange w:id="323" w:author="Jim Hewitt" w:date="2022-12-02T09:56:00Z">
                  <w:rPr>
                    <w:rStyle w:val="Hyperlink"/>
                    <w:noProof/>
                  </w:rPr>
                </w:rPrChange>
              </w:rPr>
              <w:delText>Add the Current Altimeter to the Altimeter Servers List</w:delText>
            </w:r>
            <w:r w:rsidDel="00C26D1B">
              <w:rPr>
                <w:noProof/>
                <w:webHidden/>
              </w:rPr>
              <w:tab/>
              <w:delText>24</w:delText>
            </w:r>
          </w:del>
        </w:p>
        <w:p w14:paraId="50F25693" w14:textId="0652E1BF" w:rsidR="00E753E0" w:rsidDel="00C26D1B" w:rsidRDefault="00E753E0">
          <w:pPr>
            <w:pStyle w:val="TOC2"/>
            <w:rPr>
              <w:del w:id="324" w:author="Jim Hewitt" w:date="2022-12-02T09:56:00Z"/>
              <w:rFonts w:asciiTheme="minorHAnsi" w:eastAsiaTheme="minorEastAsia" w:hAnsiTheme="minorHAnsi"/>
              <w:noProof/>
              <w:sz w:val="22"/>
            </w:rPr>
          </w:pPr>
          <w:del w:id="325" w:author="Jim Hewitt" w:date="2022-12-02T09:56:00Z">
            <w:r w:rsidRPr="00C26D1B" w:rsidDel="00C26D1B">
              <w:rPr>
                <w:noProof/>
                <w:rPrChange w:id="326" w:author="Jim Hewitt" w:date="2022-12-02T09:56:00Z">
                  <w:rPr>
                    <w:rStyle w:val="Hyperlink"/>
                    <w:noProof/>
                  </w:rPr>
                </w:rPrChange>
              </w:rPr>
              <w:delText>4.2</w:delText>
            </w:r>
            <w:r w:rsidDel="00C26D1B">
              <w:rPr>
                <w:rFonts w:asciiTheme="minorHAnsi" w:eastAsiaTheme="minorEastAsia" w:hAnsiTheme="minorHAnsi"/>
                <w:noProof/>
                <w:sz w:val="22"/>
              </w:rPr>
              <w:tab/>
            </w:r>
            <w:r w:rsidRPr="00C26D1B" w:rsidDel="00C26D1B">
              <w:rPr>
                <w:noProof/>
                <w:rPrChange w:id="327" w:author="Jim Hewitt" w:date="2022-12-02T09:56:00Z">
                  <w:rPr>
                    <w:rStyle w:val="Hyperlink"/>
                    <w:noProof/>
                  </w:rPr>
                </w:rPrChange>
              </w:rPr>
              <w:delText>Verify Data Broker</w:delText>
            </w:r>
            <w:r w:rsidDel="00C26D1B">
              <w:rPr>
                <w:noProof/>
                <w:webHidden/>
              </w:rPr>
              <w:tab/>
              <w:delText>25</w:delText>
            </w:r>
          </w:del>
        </w:p>
        <w:p w14:paraId="7BF02BD3" w14:textId="37AB9242" w:rsidR="00E753E0" w:rsidDel="00C26D1B" w:rsidRDefault="00E753E0">
          <w:pPr>
            <w:pStyle w:val="TOC3"/>
            <w:rPr>
              <w:del w:id="328" w:author="Jim Hewitt" w:date="2022-12-02T09:56:00Z"/>
              <w:rFonts w:asciiTheme="minorHAnsi" w:eastAsiaTheme="minorEastAsia" w:hAnsiTheme="minorHAnsi"/>
              <w:noProof/>
              <w:sz w:val="22"/>
            </w:rPr>
          </w:pPr>
          <w:del w:id="329" w:author="Jim Hewitt" w:date="2022-12-02T09:56:00Z">
            <w:r w:rsidRPr="00C26D1B" w:rsidDel="00C26D1B">
              <w:rPr>
                <w:noProof/>
                <w:rPrChange w:id="330" w:author="Jim Hewitt" w:date="2022-12-02T09:56:00Z">
                  <w:rPr>
                    <w:rStyle w:val="Hyperlink"/>
                    <w:noProof/>
                  </w:rPr>
                </w:rPrChange>
              </w:rPr>
              <w:delText>Check the Data Broker Health Actuator</w:delText>
            </w:r>
            <w:r w:rsidDel="00C26D1B">
              <w:rPr>
                <w:noProof/>
                <w:webHidden/>
              </w:rPr>
              <w:tab/>
              <w:delText>25</w:delText>
            </w:r>
          </w:del>
        </w:p>
        <w:p w14:paraId="47CE4978" w14:textId="6E8CB255" w:rsidR="00E753E0" w:rsidDel="00C26D1B" w:rsidRDefault="00E753E0">
          <w:pPr>
            <w:pStyle w:val="TOC3"/>
            <w:rPr>
              <w:del w:id="331" w:author="Jim Hewitt" w:date="2022-12-02T09:56:00Z"/>
              <w:rFonts w:asciiTheme="minorHAnsi" w:eastAsiaTheme="minorEastAsia" w:hAnsiTheme="minorHAnsi"/>
              <w:noProof/>
              <w:sz w:val="22"/>
            </w:rPr>
          </w:pPr>
          <w:del w:id="332" w:author="Jim Hewitt" w:date="2022-12-02T09:56:00Z">
            <w:r w:rsidRPr="00C26D1B" w:rsidDel="00C26D1B">
              <w:rPr>
                <w:noProof/>
                <w:rPrChange w:id="333" w:author="Jim Hewitt" w:date="2022-12-02T09:56:00Z">
                  <w:rPr>
                    <w:rStyle w:val="Hyperlink"/>
                    <w:noProof/>
                  </w:rPr>
                </w:rPrChange>
              </w:rPr>
              <w:delText>Add the Current Data Broker to the Data Broker Cluster List</w:delText>
            </w:r>
            <w:r w:rsidDel="00C26D1B">
              <w:rPr>
                <w:noProof/>
                <w:webHidden/>
              </w:rPr>
              <w:tab/>
              <w:delText>26</w:delText>
            </w:r>
          </w:del>
        </w:p>
        <w:p w14:paraId="4FE55856" w14:textId="3E5B0F59" w:rsidR="00E753E0" w:rsidDel="00C26D1B" w:rsidRDefault="00E753E0">
          <w:pPr>
            <w:pStyle w:val="TOC3"/>
            <w:rPr>
              <w:del w:id="334" w:author="Jim Hewitt" w:date="2022-12-02T09:56:00Z"/>
              <w:rFonts w:asciiTheme="minorHAnsi" w:eastAsiaTheme="minorEastAsia" w:hAnsiTheme="minorHAnsi"/>
              <w:noProof/>
              <w:sz w:val="22"/>
            </w:rPr>
          </w:pPr>
          <w:del w:id="335" w:author="Jim Hewitt" w:date="2022-12-02T09:56:00Z">
            <w:r w:rsidRPr="00C26D1B" w:rsidDel="00C26D1B">
              <w:rPr>
                <w:noProof/>
                <w:rPrChange w:id="336" w:author="Jim Hewitt" w:date="2022-12-02T09:56:00Z">
                  <w:rPr>
                    <w:rStyle w:val="Hyperlink"/>
                    <w:noProof/>
                  </w:rPr>
                </w:rPrChange>
              </w:rPr>
              <w:delText>Verify Data Broker is Listed in Core Analytics</w:delText>
            </w:r>
            <w:r w:rsidDel="00C26D1B">
              <w:rPr>
                <w:noProof/>
                <w:webHidden/>
              </w:rPr>
              <w:tab/>
              <w:delText>26</w:delText>
            </w:r>
          </w:del>
        </w:p>
        <w:p w14:paraId="2C7AA99E" w14:textId="20784DFA" w:rsidR="00E753E0" w:rsidDel="00C26D1B" w:rsidRDefault="00E753E0">
          <w:pPr>
            <w:pStyle w:val="TOC2"/>
            <w:rPr>
              <w:del w:id="337" w:author="Jim Hewitt" w:date="2022-12-02T09:56:00Z"/>
              <w:rFonts w:asciiTheme="minorHAnsi" w:eastAsiaTheme="minorEastAsia" w:hAnsiTheme="minorHAnsi"/>
              <w:noProof/>
              <w:sz w:val="22"/>
            </w:rPr>
          </w:pPr>
          <w:del w:id="338" w:author="Jim Hewitt" w:date="2022-12-02T09:56:00Z">
            <w:r w:rsidRPr="00C26D1B" w:rsidDel="00C26D1B">
              <w:rPr>
                <w:noProof/>
                <w:rPrChange w:id="339" w:author="Jim Hewitt" w:date="2022-12-02T09:56:00Z">
                  <w:rPr>
                    <w:rStyle w:val="Hyperlink"/>
                    <w:noProof/>
                  </w:rPr>
                </w:rPrChange>
              </w:rPr>
              <w:delText>4.3</w:delText>
            </w:r>
            <w:r w:rsidDel="00C26D1B">
              <w:rPr>
                <w:rFonts w:asciiTheme="minorHAnsi" w:eastAsiaTheme="minorEastAsia" w:hAnsiTheme="minorHAnsi"/>
                <w:noProof/>
                <w:sz w:val="22"/>
              </w:rPr>
              <w:tab/>
            </w:r>
            <w:r w:rsidRPr="00C26D1B" w:rsidDel="00C26D1B">
              <w:rPr>
                <w:noProof/>
                <w:rPrChange w:id="340" w:author="Jim Hewitt" w:date="2022-12-02T09:56:00Z">
                  <w:rPr>
                    <w:rStyle w:val="Hyperlink"/>
                    <w:noProof/>
                  </w:rPr>
                </w:rPrChange>
              </w:rPr>
              <w:delText>Verify OmniCache</w:delText>
            </w:r>
            <w:r w:rsidDel="00C26D1B">
              <w:rPr>
                <w:noProof/>
                <w:webHidden/>
              </w:rPr>
              <w:tab/>
              <w:delText>27</w:delText>
            </w:r>
          </w:del>
        </w:p>
        <w:p w14:paraId="78C9EC16" w14:textId="5D1AB1EA" w:rsidR="00E753E0" w:rsidDel="00C26D1B" w:rsidRDefault="00E753E0">
          <w:pPr>
            <w:pStyle w:val="TOC3"/>
            <w:rPr>
              <w:del w:id="341" w:author="Jim Hewitt" w:date="2022-12-02T09:56:00Z"/>
              <w:rFonts w:asciiTheme="minorHAnsi" w:eastAsiaTheme="minorEastAsia" w:hAnsiTheme="minorHAnsi"/>
              <w:noProof/>
              <w:sz w:val="22"/>
            </w:rPr>
          </w:pPr>
          <w:del w:id="342" w:author="Jim Hewitt" w:date="2022-12-02T09:56:00Z">
            <w:r w:rsidRPr="00C26D1B" w:rsidDel="00C26D1B">
              <w:rPr>
                <w:noProof/>
                <w:rPrChange w:id="343" w:author="Jim Hewitt" w:date="2022-12-02T09:56:00Z">
                  <w:rPr>
                    <w:rStyle w:val="Hyperlink"/>
                    <w:noProof/>
                  </w:rPr>
                </w:rPrChange>
              </w:rPr>
              <w:delText>Check Altimeter for OmniCache</w:delText>
            </w:r>
            <w:r w:rsidDel="00C26D1B">
              <w:rPr>
                <w:noProof/>
                <w:webHidden/>
              </w:rPr>
              <w:tab/>
              <w:delText>27</w:delText>
            </w:r>
          </w:del>
        </w:p>
        <w:p w14:paraId="7572F216" w14:textId="080FB346" w:rsidR="00E753E0" w:rsidDel="00C26D1B" w:rsidRDefault="00E753E0">
          <w:pPr>
            <w:pStyle w:val="TOC3"/>
            <w:rPr>
              <w:del w:id="344" w:author="Jim Hewitt" w:date="2022-12-02T09:56:00Z"/>
              <w:rFonts w:asciiTheme="minorHAnsi" w:eastAsiaTheme="minorEastAsia" w:hAnsiTheme="minorHAnsi"/>
              <w:noProof/>
              <w:sz w:val="22"/>
            </w:rPr>
          </w:pPr>
          <w:del w:id="345" w:author="Jim Hewitt" w:date="2022-12-02T09:56:00Z">
            <w:r w:rsidRPr="00C26D1B" w:rsidDel="00C26D1B">
              <w:rPr>
                <w:noProof/>
                <w:rPrChange w:id="346" w:author="Jim Hewitt" w:date="2022-12-02T09:56:00Z">
                  <w:rPr>
                    <w:rStyle w:val="Hyperlink"/>
                    <w:noProof/>
                  </w:rPr>
                </w:rPrChange>
              </w:rPr>
              <w:delText>(Optional) Test OmniCache</w:delText>
            </w:r>
            <w:r w:rsidDel="00C26D1B">
              <w:rPr>
                <w:noProof/>
                <w:webHidden/>
              </w:rPr>
              <w:tab/>
              <w:delText>28</w:delText>
            </w:r>
          </w:del>
        </w:p>
        <w:p w14:paraId="55BE3DFC" w14:textId="1279FFE9" w:rsidR="00E753E0" w:rsidDel="00C26D1B" w:rsidRDefault="00E753E0">
          <w:pPr>
            <w:pStyle w:val="TOC4"/>
            <w:tabs>
              <w:tab w:val="right" w:leader="dot" w:pos="10070"/>
            </w:tabs>
            <w:rPr>
              <w:del w:id="347" w:author="Jim Hewitt" w:date="2022-12-02T09:56:00Z"/>
              <w:rFonts w:asciiTheme="minorHAnsi" w:eastAsiaTheme="minorEastAsia" w:hAnsiTheme="minorHAnsi"/>
              <w:noProof/>
              <w:sz w:val="22"/>
            </w:rPr>
          </w:pPr>
          <w:del w:id="348" w:author="Jim Hewitt" w:date="2022-12-02T09:56:00Z">
            <w:r w:rsidRPr="00C26D1B" w:rsidDel="00C26D1B">
              <w:rPr>
                <w:noProof/>
                <w:rPrChange w:id="349" w:author="Jim Hewitt" w:date="2022-12-02T09:56:00Z">
                  <w:rPr>
                    <w:rStyle w:val="Hyperlink"/>
                    <w:noProof/>
                  </w:rPr>
                </w:rPrChange>
              </w:rPr>
              <w:delText>Test OmniCache in Reverse Proxy Mode</w:delText>
            </w:r>
            <w:r w:rsidDel="00C26D1B">
              <w:rPr>
                <w:noProof/>
                <w:webHidden/>
              </w:rPr>
              <w:tab/>
              <w:delText>28</w:delText>
            </w:r>
          </w:del>
        </w:p>
        <w:p w14:paraId="7E5CE075" w14:textId="19B7348B" w:rsidR="00E753E0" w:rsidDel="00C26D1B" w:rsidRDefault="00E753E0">
          <w:pPr>
            <w:pStyle w:val="TOC4"/>
            <w:tabs>
              <w:tab w:val="right" w:leader="dot" w:pos="10070"/>
            </w:tabs>
            <w:rPr>
              <w:del w:id="350" w:author="Jim Hewitt" w:date="2022-12-02T09:56:00Z"/>
              <w:rFonts w:asciiTheme="minorHAnsi" w:eastAsiaTheme="minorEastAsia" w:hAnsiTheme="minorHAnsi"/>
              <w:noProof/>
              <w:sz w:val="22"/>
            </w:rPr>
          </w:pPr>
          <w:del w:id="351" w:author="Jim Hewitt" w:date="2022-12-02T09:56:00Z">
            <w:r w:rsidRPr="00C26D1B" w:rsidDel="00C26D1B">
              <w:rPr>
                <w:noProof/>
                <w:rPrChange w:id="352" w:author="Jim Hewitt" w:date="2022-12-02T09:56:00Z">
                  <w:rPr>
                    <w:rStyle w:val="Hyperlink"/>
                    <w:noProof/>
                  </w:rPr>
                </w:rPrChange>
              </w:rPr>
              <w:delText>View OmniCache Analytics</w:delText>
            </w:r>
            <w:r w:rsidDel="00C26D1B">
              <w:rPr>
                <w:noProof/>
                <w:webHidden/>
              </w:rPr>
              <w:tab/>
              <w:delText>30</w:delText>
            </w:r>
          </w:del>
        </w:p>
        <w:p w14:paraId="4C1BE8A2" w14:textId="485AC15C" w:rsidR="00E753E0" w:rsidDel="00C26D1B" w:rsidRDefault="00E753E0">
          <w:pPr>
            <w:pStyle w:val="TOC2"/>
            <w:rPr>
              <w:del w:id="353" w:author="Jim Hewitt" w:date="2022-12-02T09:56:00Z"/>
              <w:rFonts w:asciiTheme="minorHAnsi" w:eastAsiaTheme="minorEastAsia" w:hAnsiTheme="minorHAnsi"/>
              <w:noProof/>
              <w:sz w:val="22"/>
            </w:rPr>
          </w:pPr>
          <w:del w:id="354" w:author="Jim Hewitt" w:date="2022-12-02T09:56:00Z">
            <w:r w:rsidRPr="00C26D1B" w:rsidDel="00C26D1B">
              <w:rPr>
                <w:noProof/>
                <w:rPrChange w:id="355" w:author="Jim Hewitt" w:date="2022-12-02T09:56:00Z">
                  <w:rPr>
                    <w:rStyle w:val="Hyperlink"/>
                    <w:noProof/>
                  </w:rPr>
                </w:rPrChange>
              </w:rPr>
              <w:delText>4.4</w:delText>
            </w:r>
            <w:r w:rsidDel="00C26D1B">
              <w:rPr>
                <w:rFonts w:asciiTheme="minorHAnsi" w:eastAsiaTheme="minorEastAsia" w:hAnsiTheme="minorHAnsi"/>
                <w:noProof/>
                <w:sz w:val="22"/>
              </w:rPr>
              <w:tab/>
            </w:r>
            <w:r w:rsidRPr="00C26D1B" w:rsidDel="00C26D1B">
              <w:rPr>
                <w:noProof/>
                <w:rPrChange w:id="356" w:author="Jim Hewitt" w:date="2022-12-02T09:56:00Z">
                  <w:rPr>
                    <w:rStyle w:val="Hyperlink"/>
                    <w:noProof/>
                  </w:rPr>
                </w:rPrChange>
              </w:rPr>
              <w:delText>Verify Multicast+</w:delText>
            </w:r>
            <w:r w:rsidDel="00C26D1B">
              <w:rPr>
                <w:noProof/>
                <w:webHidden/>
              </w:rPr>
              <w:tab/>
              <w:delText>31</w:delText>
            </w:r>
          </w:del>
        </w:p>
        <w:p w14:paraId="65B859B4" w14:textId="3BAB20EC" w:rsidR="00E753E0" w:rsidDel="00C26D1B" w:rsidRDefault="00E753E0">
          <w:pPr>
            <w:pStyle w:val="TOC3"/>
            <w:rPr>
              <w:del w:id="357" w:author="Jim Hewitt" w:date="2022-12-02T09:56:00Z"/>
              <w:rFonts w:asciiTheme="minorHAnsi" w:eastAsiaTheme="minorEastAsia" w:hAnsiTheme="minorHAnsi"/>
              <w:noProof/>
              <w:sz w:val="22"/>
            </w:rPr>
          </w:pPr>
          <w:del w:id="358" w:author="Jim Hewitt" w:date="2022-12-02T09:56:00Z">
            <w:r w:rsidRPr="00C26D1B" w:rsidDel="00C26D1B">
              <w:rPr>
                <w:noProof/>
                <w:rPrChange w:id="359" w:author="Jim Hewitt" w:date="2022-12-02T09:56:00Z">
                  <w:rPr>
                    <w:rStyle w:val="Hyperlink"/>
                    <w:noProof/>
                  </w:rPr>
                </w:rPrChange>
              </w:rPr>
              <w:delText>(Optional) Test Multicast+</w:delText>
            </w:r>
            <w:r w:rsidDel="00C26D1B">
              <w:rPr>
                <w:noProof/>
                <w:webHidden/>
              </w:rPr>
              <w:tab/>
              <w:delText>31</w:delText>
            </w:r>
          </w:del>
        </w:p>
        <w:p w14:paraId="6C5639D6" w14:textId="5896B667" w:rsidR="00E753E0" w:rsidDel="00C26D1B" w:rsidRDefault="00E753E0">
          <w:pPr>
            <w:pStyle w:val="TOC4"/>
            <w:tabs>
              <w:tab w:val="right" w:leader="dot" w:pos="10070"/>
            </w:tabs>
            <w:rPr>
              <w:del w:id="360" w:author="Jim Hewitt" w:date="2022-12-02T09:56:00Z"/>
              <w:rFonts w:asciiTheme="minorHAnsi" w:eastAsiaTheme="minorEastAsia" w:hAnsiTheme="minorHAnsi"/>
              <w:noProof/>
              <w:sz w:val="22"/>
            </w:rPr>
          </w:pPr>
          <w:del w:id="361" w:author="Jim Hewitt" w:date="2022-12-02T09:56:00Z">
            <w:r w:rsidRPr="00C26D1B" w:rsidDel="00C26D1B">
              <w:rPr>
                <w:noProof/>
                <w:rPrChange w:id="362" w:author="Jim Hewitt" w:date="2022-12-02T09:56:00Z">
                  <w:rPr>
                    <w:rStyle w:val="Hyperlink"/>
                    <w:noProof/>
                  </w:rPr>
                </w:rPrChange>
              </w:rPr>
              <w:delText>Create a Multicast+ Event</w:delText>
            </w:r>
            <w:r w:rsidDel="00C26D1B">
              <w:rPr>
                <w:noProof/>
                <w:webHidden/>
              </w:rPr>
              <w:tab/>
              <w:delText>31</w:delText>
            </w:r>
          </w:del>
        </w:p>
        <w:p w14:paraId="42F5B2B7" w14:textId="35AA0B9C" w:rsidR="00E753E0" w:rsidDel="00C26D1B" w:rsidRDefault="00E753E0">
          <w:pPr>
            <w:pStyle w:val="TOC4"/>
            <w:tabs>
              <w:tab w:val="right" w:leader="dot" w:pos="10070"/>
            </w:tabs>
            <w:rPr>
              <w:del w:id="363" w:author="Jim Hewitt" w:date="2022-12-02T09:56:00Z"/>
              <w:rFonts w:asciiTheme="minorHAnsi" w:eastAsiaTheme="minorEastAsia" w:hAnsiTheme="minorHAnsi"/>
              <w:noProof/>
              <w:sz w:val="22"/>
            </w:rPr>
          </w:pPr>
          <w:del w:id="364" w:author="Jim Hewitt" w:date="2022-12-02T09:56:00Z">
            <w:r w:rsidRPr="00C26D1B" w:rsidDel="00C26D1B">
              <w:rPr>
                <w:noProof/>
                <w:rPrChange w:id="365" w:author="Jim Hewitt" w:date="2022-12-02T09:56:00Z">
                  <w:rPr>
                    <w:rStyle w:val="Hyperlink"/>
                    <w:noProof/>
                  </w:rPr>
                </w:rPrChange>
              </w:rPr>
              <w:delText>Install the Multicast+ Receiver</w:delText>
            </w:r>
            <w:r w:rsidDel="00C26D1B">
              <w:rPr>
                <w:noProof/>
                <w:webHidden/>
              </w:rPr>
              <w:tab/>
              <w:delText>32</w:delText>
            </w:r>
          </w:del>
        </w:p>
        <w:p w14:paraId="66D5E694" w14:textId="06CFAEFA" w:rsidR="00E753E0" w:rsidDel="00C26D1B" w:rsidRDefault="00E753E0">
          <w:pPr>
            <w:pStyle w:val="TOC4"/>
            <w:tabs>
              <w:tab w:val="right" w:leader="dot" w:pos="10070"/>
            </w:tabs>
            <w:rPr>
              <w:del w:id="366" w:author="Jim Hewitt" w:date="2022-12-02T09:56:00Z"/>
              <w:rFonts w:asciiTheme="minorHAnsi" w:eastAsiaTheme="minorEastAsia" w:hAnsiTheme="minorHAnsi"/>
              <w:noProof/>
              <w:sz w:val="22"/>
            </w:rPr>
          </w:pPr>
          <w:del w:id="367" w:author="Jim Hewitt" w:date="2022-12-02T09:56:00Z">
            <w:r w:rsidRPr="00C26D1B" w:rsidDel="00C26D1B">
              <w:rPr>
                <w:noProof/>
                <w:rPrChange w:id="368" w:author="Jim Hewitt" w:date="2022-12-02T09:56:00Z">
                  <w:rPr>
                    <w:rStyle w:val="Hyperlink"/>
                    <w:noProof/>
                  </w:rPr>
                </w:rPrChange>
              </w:rPr>
              <w:delText>Test Multicast+</w:delText>
            </w:r>
            <w:r w:rsidDel="00C26D1B">
              <w:rPr>
                <w:noProof/>
                <w:webHidden/>
              </w:rPr>
              <w:tab/>
              <w:delText>33</w:delText>
            </w:r>
          </w:del>
        </w:p>
        <w:p w14:paraId="36FB9C46" w14:textId="7C9D3EF2" w:rsidR="00E753E0" w:rsidDel="00C26D1B" w:rsidRDefault="00E753E0">
          <w:pPr>
            <w:pStyle w:val="TOC4"/>
            <w:tabs>
              <w:tab w:val="right" w:leader="dot" w:pos="10070"/>
            </w:tabs>
            <w:rPr>
              <w:del w:id="369" w:author="Jim Hewitt" w:date="2022-12-02T09:56:00Z"/>
              <w:rFonts w:asciiTheme="minorHAnsi" w:eastAsiaTheme="minorEastAsia" w:hAnsiTheme="minorHAnsi"/>
              <w:noProof/>
              <w:sz w:val="22"/>
            </w:rPr>
          </w:pPr>
          <w:del w:id="370" w:author="Jim Hewitt" w:date="2022-12-02T09:56:00Z">
            <w:r w:rsidRPr="00C26D1B" w:rsidDel="00C26D1B">
              <w:rPr>
                <w:noProof/>
                <w:rPrChange w:id="371" w:author="Jim Hewitt" w:date="2022-12-02T09:56:00Z">
                  <w:rPr>
                    <w:rStyle w:val="Hyperlink"/>
                    <w:noProof/>
                  </w:rPr>
                </w:rPrChange>
              </w:rPr>
              <w:delText>View Multicast+ Analytics</w:delText>
            </w:r>
            <w:r w:rsidDel="00C26D1B">
              <w:rPr>
                <w:noProof/>
                <w:webHidden/>
              </w:rPr>
              <w:tab/>
              <w:delText>34</w:delText>
            </w:r>
          </w:del>
        </w:p>
        <w:p w14:paraId="6DA70178" w14:textId="6DD4C3F3" w:rsidR="00E753E0" w:rsidDel="00C26D1B" w:rsidRDefault="00E753E0">
          <w:pPr>
            <w:pStyle w:val="TOC2"/>
            <w:rPr>
              <w:del w:id="372" w:author="Jim Hewitt" w:date="2022-12-02T09:56:00Z"/>
              <w:rFonts w:asciiTheme="minorHAnsi" w:eastAsiaTheme="minorEastAsia" w:hAnsiTheme="minorHAnsi"/>
              <w:noProof/>
              <w:sz w:val="22"/>
            </w:rPr>
          </w:pPr>
          <w:del w:id="373" w:author="Jim Hewitt" w:date="2022-12-02T09:56:00Z">
            <w:r w:rsidRPr="00C26D1B" w:rsidDel="00C26D1B">
              <w:rPr>
                <w:noProof/>
                <w:rPrChange w:id="374" w:author="Jim Hewitt" w:date="2022-12-02T09:56:00Z">
                  <w:rPr>
                    <w:rStyle w:val="Hyperlink"/>
                    <w:noProof/>
                  </w:rPr>
                </w:rPrChange>
              </w:rPr>
              <w:delText>4.5</w:delText>
            </w:r>
            <w:r w:rsidDel="00C26D1B">
              <w:rPr>
                <w:rFonts w:asciiTheme="minorHAnsi" w:eastAsiaTheme="minorEastAsia" w:hAnsiTheme="minorHAnsi"/>
                <w:noProof/>
                <w:sz w:val="22"/>
              </w:rPr>
              <w:tab/>
            </w:r>
            <w:r w:rsidRPr="00C26D1B" w:rsidDel="00C26D1B">
              <w:rPr>
                <w:noProof/>
                <w:rPrChange w:id="375" w:author="Jim Hewitt" w:date="2022-12-02T09:56:00Z">
                  <w:rPr>
                    <w:rStyle w:val="Hyperlink"/>
                    <w:noProof/>
                  </w:rPr>
                </w:rPrChange>
              </w:rPr>
              <w:delText>Troubleshooting</w:delText>
            </w:r>
            <w:r w:rsidDel="00C26D1B">
              <w:rPr>
                <w:noProof/>
                <w:webHidden/>
              </w:rPr>
              <w:tab/>
              <w:delText>35</w:delText>
            </w:r>
          </w:del>
        </w:p>
        <w:p w14:paraId="3AF042D8" w14:textId="17A972DC" w:rsidR="00E753E0" w:rsidDel="00C26D1B" w:rsidRDefault="00E753E0">
          <w:pPr>
            <w:pStyle w:val="TOC3"/>
            <w:rPr>
              <w:del w:id="376" w:author="Jim Hewitt" w:date="2022-12-02T09:56:00Z"/>
              <w:rFonts w:asciiTheme="minorHAnsi" w:eastAsiaTheme="minorEastAsia" w:hAnsiTheme="minorHAnsi"/>
              <w:noProof/>
              <w:sz w:val="22"/>
            </w:rPr>
          </w:pPr>
          <w:del w:id="377" w:author="Jim Hewitt" w:date="2022-12-02T09:56:00Z">
            <w:r w:rsidRPr="00C26D1B" w:rsidDel="00C26D1B">
              <w:rPr>
                <w:noProof/>
                <w:rPrChange w:id="378" w:author="Jim Hewitt" w:date="2022-12-02T09:56:00Z">
                  <w:rPr>
                    <w:rStyle w:val="Hyperlink"/>
                    <w:noProof/>
                  </w:rPr>
                </w:rPrChange>
              </w:rPr>
              <w:delText>Altimeter/Core Analytics/Data Broker Connection Issues</w:delText>
            </w:r>
            <w:r w:rsidDel="00C26D1B">
              <w:rPr>
                <w:noProof/>
                <w:webHidden/>
              </w:rPr>
              <w:tab/>
              <w:delText>35</w:delText>
            </w:r>
          </w:del>
        </w:p>
        <w:p w14:paraId="2E4121D3" w14:textId="6FB2102E" w:rsidR="00E753E0" w:rsidDel="00C26D1B" w:rsidRDefault="00E753E0">
          <w:pPr>
            <w:pStyle w:val="TOC3"/>
            <w:rPr>
              <w:del w:id="379" w:author="Jim Hewitt" w:date="2022-12-02T09:56:00Z"/>
              <w:rFonts w:asciiTheme="minorHAnsi" w:eastAsiaTheme="minorEastAsia" w:hAnsiTheme="minorHAnsi"/>
              <w:noProof/>
              <w:sz w:val="22"/>
            </w:rPr>
          </w:pPr>
          <w:del w:id="380" w:author="Jim Hewitt" w:date="2022-12-02T09:56:00Z">
            <w:r w:rsidRPr="00C26D1B" w:rsidDel="00C26D1B">
              <w:rPr>
                <w:noProof/>
                <w:rPrChange w:id="381" w:author="Jim Hewitt" w:date="2022-12-02T09:56:00Z">
                  <w:rPr>
                    <w:rStyle w:val="Hyperlink"/>
                    <w:noProof/>
                  </w:rPr>
                </w:rPrChange>
              </w:rPr>
              <w:delText>Multicast+ Sender or OmniCache Node Does Not Appear in Altimeter</w:delText>
            </w:r>
            <w:r w:rsidDel="00C26D1B">
              <w:rPr>
                <w:noProof/>
                <w:webHidden/>
              </w:rPr>
              <w:tab/>
              <w:delText>36</w:delText>
            </w:r>
          </w:del>
        </w:p>
        <w:p w14:paraId="13BB6ED3" w14:textId="2FFC0D3B" w:rsidR="00E753E0" w:rsidDel="00C26D1B" w:rsidRDefault="00E753E0" w:rsidP="00E753E0">
          <w:pPr>
            <w:pStyle w:val="TOC1"/>
            <w:rPr>
              <w:del w:id="382" w:author="Jim Hewitt" w:date="2022-12-02T09:56:00Z"/>
              <w:rFonts w:asciiTheme="minorHAnsi" w:eastAsiaTheme="minorEastAsia" w:hAnsiTheme="minorHAnsi"/>
              <w:noProof/>
              <w:sz w:val="22"/>
            </w:rPr>
          </w:pPr>
          <w:del w:id="383" w:author="Jim Hewitt" w:date="2022-12-02T09:56:00Z">
            <w:r w:rsidRPr="00C26D1B" w:rsidDel="00C26D1B">
              <w:rPr>
                <w:noProof/>
                <w:rPrChange w:id="384" w:author="Jim Hewitt" w:date="2022-12-02T09:56:00Z">
                  <w:rPr>
                    <w:rStyle w:val="Hyperlink"/>
                    <w:noProof/>
                  </w:rPr>
                </w:rPrChange>
              </w:rPr>
              <w:delText>5.</w:delText>
            </w:r>
            <w:r w:rsidDel="00C26D1B">
              <w:rPr>
                <w:rFonts w:asciiTheme="minorHAnsi" w:eastAsiaTheme="minorEastAsia" w:hAnsiTheme="minorHAnsi"/>
                <w:noProof/>
                <w:sz w:val="22"/>
              </w:rPr>
              <w:tab/>
            </w:r>
            <w:r w:rsidRPr="00C26D1B" w:rsidDel="00C26D1B">
              <w:rPr>
                <w:noProof/>
                <w:rPrChange w:id="385" w:author="Jim Hewitt" w:date="2022-12-02T09:56:00Z">
                  <w:rPr>
                    <w:rStyle w:val="Hyperlink"/>
                    <w:noProof/>
                  </w:rPr>
                </w:rPrChange>
              </w:rPr>
              <w:delText>Post-Installation Configuration</w:delText>
            </w:r>
            <w:r w:rsidDel="00C26D1B">
              <w:rPr>
                <w:noProof/>
                <w:webHidden/>
              </w:rPr>
              <w:tab/>
              <w:delText>37</w:delText>
            </w:r>
          </w:del>
        </w:p>
        <w:p w14:paraId="18975FF5" w14:textId="7947D2D8" w:rsidR="00E753E0" w:rsidDel="00C26D1B" w:rsidRDefault="00E753E0">
          <w:pPr>
            <w:pStyle w:val="TOC2"/>
            <w:rPr>
              <w:del w:id="386" w:author="Jim Hewitt" w:date="2022-12-02T09:56:00Z"/>
              <w:rFonts w:asciiTheme="minorHAnsi" w:eastAsiaTheme="minorEastAsia" w:hAnsiTheme="minorHAnsi"/>
              <w:noProof/>
              <w:sz w:val="22"/>
            </w:rPr>
          </w:pPr>
          <w:del w:id="387" w:author="Jim Hewitt" w:date="2022-12-02T09:56:00Z">
            <w:r w:rsidRPr="00C26D1B" w:rsidDel="00C26D1B">
              <w:rPr>
                <w:noProof/>
                <w:rPrChange w:id="388" w:author="Jim Hewitt" w:date="2022-12-02T09:56:00Z">
                  <w:rPr>
                    <w:rStyle w:val="Hyperlink"/>
                    <w:noProof/>
                  </w:rPr>
                </w:rPrChange>
              </w:rPr>
              <w:delText>5.1</w:delText>
            </w:r>
            <w:r w:rsidDel="00C26D1B">
              <w:rPr>
                <w:rFonts w:asciiTheme="minorHAnsi" w:eastAsiaTheme="minorEastAsia" w:hAnsiTheme="minorHAnsi"/>
                <w:noProof/>
                <w:sz w:val="22"/>
              </w:rPr>
              <w:tab/>
            </w:r>
            <w:r w:rsidRPr="00C26D1B" w:rsidDel="00C26D1B">
              <w:rPr>
                <w:noProof/>
                <w:rPrChange w:id="389" w:author="Jim Hewitt" w:date="2022-12-02T09:56:00Z">
                  <w:rPr>
                    <w:rStyle w:val="Hyperlink"/>
                    <w:noProof/>
                  </w:rPr>
                </w:rPrChange>
              </w:rPr>
              <w:delText>Ramp eCDN Component Configuration and Usage</w:delText>
            </w:r>
            <w:r w:rsidDel="00C26D1B">
              <w:rPr>
                <w:noProof/>
                <w:webHidden/>
              </w:rPr>
              <w:tab/>
              <w:delText>37</w:delText>
            </w:r>
          </w:del>
        </w:p>
        <w:p w14:paraId="0249028A" w14:textId="3BC3FB07" w:rsidR="00E753E0" w:rsidDel="00C26D1B" w:rsidRDefault="00E753E0">
          <w:pPr>
            <w:pStyle w:val="TOC2"/>
            <w:rPr>
              <w:del w:id="390" w:author="Jim Hewitt" w:date="2022-12-02T09:56:00Z"/>
              <w:rFonts w:asciiTheme="minorHAnsi" w:eastAsiaTheme="minorEastAsia" w:hAnsiTheme="minorHAnsi"/>
              <w:noProof/>
              <w:sz w:val="22"/>
            </w:rPr>
          </w:pPr>
          <w:del w:id="391" w:author="Jim Hewitt" w:date="2022-12-02T09:56:00Z">
            <w:r w:rsidRPr="00C26D1B" w:rsidDel="00C26D1B">
              <w:rPr>
                <w:noProof/>
                <w:rPrChange w:id="392" w:author="Jim Hewitt" w:date="2022-12-02T09:56:00Z">
                  <w:rPr>
                    <w:rStyle w:val="Hyperlink"/>
                    <w:noProof/>
                  </w:rPr>
                </w:rPrChange>
              </w:rPr>
              <w:delText>5.2</w:delText>
            </w:r>
            <w:r w:rsidDel="00C26D1B">
              <w:rPr>
                <w:rFonts w:asciiTheme="minorHAnsi" w:eastAsiaTheme="minorEastAsia" w:hAnsiTheme="minorHAnsi"/>
                <w:noProof/>
                <w:sz w:val="22"/>
              </w:rPr>
              <w:tab/>
            </w:r>
            <w:r w:rsidRPr="00C26D1B" w:rsidDel="00C26D1B">
              <w:rPr>
                <w:noProof/>
                <w:rPrChange w:id="393" w:author="Jim Hewitt" w:date="2022-12-02T09:56:00Z">
                  <w:rPr>
                    <w:rStyle w:val="Hyperlink"/>
                    <w:noProof/>
                  </w:rPr>
                </w:rPrChange>
              </w:rPr>
              <w:delText>Setting Ramp eCDN Java Properties</w:delText>
            </w:r>
            <w:r w:rsidDel="00C26D1B">
              <w:rPr>
                <w:noProof/>
                <w:webHidden/>
              </w:rPr>
              <w:tab/>
              <w:delText>38</w:delText>
            </w:r>
          </w:del>
        </w:p>
        <w:p w14:paraId="45F31504" w14:textId="3B0F2208" w:rsidR="00E753E0" w:rsidDel="00C26D1B" w:rsidRDefault="00E753E0">
          <w:pPr>
            <w:pStyle w:val="TOC2"/>
            <w:rPr>
              <w:del w:id="394" w:author="Jim Hewitt" w:date="2022-12-02T09:56:00Z"/>
              <w:rFonts w:asciiTheme="minorHAnsi" w:eastAsiaTheme="minorEastAsia" w:hAnsiTheme="minorHAnsi"/>
              <w:noProof/>
              <w:sz w:val="22"/>
            </w:rPr>
          </w:pPr>
          <w:del w:id="395" w:author="Jim Hewitt" w:date="2022-12-02T09:56:00Z">
            <w:r w:rsidRPr="00C26D1B" w:rsidDel="00C26D1B">
              <w:rPr>
                <w:noProof/>
                <w:rPrChange w:id="396" w:author="Jim Hewitt" w:date="2022-12-02T09:56:00Z">
                  <w:rPr>
                    <w:rStyle w:val="Hyperlink"/>
                    <w:noProof/>
                  </w:rPr>
                </w:rPrChange>
              </w:rPr>
              <w:delText>5.3</w:delText>
            </w:r>
            <w:r w:rsidDel="00C26D1B">
              <w:rPr>
                <w:rFonts w:asciiTheme="minorHAnsi" w:eastAsiaTheme="minorEastAsia" w:hAnsiTheme="minorHAnsi"/>
                <w:noProof/>
                <w:sz w:val="22"/>
              </w:rPr>
              <w:tab/>
            </w:r>
            <w:r w:rsidRPr="00C26D1B" w:rsidDel="00C26D1B">
              <w:rPr>
                <w:noProof/>
                <w:rPrChange w:id="397" w:author="Jim Hewitt" w:date="2022-12-02T09:56:00Z">
                  <w:rPr>
                    <w:rStyle w:val="Hyperlink"/>
                    <w:noProof/>
                  </w:rPr>
                </w:rPrChange>
              </w:rPr>
              <w:delText>Using Certificates</w:delText>
            </w:r>
            <w:r w:rsidDel="00C26D1B">
              <w:rPr>
                <w:noProof/>
                <w:webHidden/>
              </w:rPr>
              <w:tab/>
              <w:delText>40</w:delText>
            </w:r>
          </w:del>
        </w:p>
        <w:p w14:paraId="197A0CBB" w14:textId="28BFE457" w:rsidR="00E753E0" w:rsidDel="00C26D1B" w:rsidRDefault="00E753E0">
          <w:pPr>
            <w:pStyle w:val="TOC2"/>
            <w:rPr>
              <w:del w:id="398" w:author="Jim Hewitt" w:date="2022-12-02T09:56:00Z"/>
              <w:rFonts w:asciiTheme="minorHAnsi" w:eastAsiaTheme="minorEastAsia" w:hAnsiTheme="minorHAnsi"/>
              <w:noProof/>
              <w:sz w:val="22"/>
            </w:rPr>
          </w:pPr>
          <w:del w:id="399" w:author="Jim Hewitt" w:date="2022-12-02T09:56:00Z">
            <w:r w:rsidRPr="00C26D1B" w:rsidDel="00C26D1B">
              <w:rPr>
                <w:noProof/>
                <w:rPrChange w:id="400" w:author="Jim Hewitt" w:date="2022-12-02T09:56:00Z">
                  <w:rPr>
                    <w:rStyle w:val="Hyperlink"/>
                    <w:noProof/>
                  </w:rPr>
                </w:rPrChange>
              </w:rPr>
              <w:delText>5.4</w:delText>
            </w:r>
            <w:r w:rsidDel="00C26D1B">
              <w:rPr>
                <w:rFonts w:asciiTheme="minorHAnsi" w:eastAsiaTheme="minorEastAsia" w:hAnsiTheme="minorHAnsi"/>
                <w:noProof/>
                <w:sz w:val="22"/>
              </w:rPr>
              <w:tab/>
            </w:r>
            <w:r w:rsidRPr="00C26D1B" w:rsidDel="00C26D1B">
              <w:rPr>
                <w:noProof/>
                <w:rPrChange w:id="401" w:author="Jim Hewitt" w:date="2022-12-02T09:56:00Z">
                  <w:rPr>
                    <w:rStyle w:val="Hyperlink"/>
                    <w:noProof/>
                  </w:rPr>
                </w:rPrChange>
              </w:rPr>
              <w:delText>Using MySQL Connector/J</w:delText>
            </w:r>
            <w:r w:rsidDel="00C26D1B">
              <w:rPr>
                <w:noProof/>
                <w:webHidden/>
              </w:rPr>
              <w:tab/>
              <w:delText>41</w:delText>
            </w:r>
          </w:del>
        </w:p>
        <w:p w14:paraId="7A4716FB" w14:textId="5F4EB7FD" w:rsidR="00E753E0" w:rsidDel="00C26D1B" w:rsidRDefault="00E753E0">
          <w:pPr>
            <w:pStyle w:val="TOC2"/>
            <w:rPr>
              <w:del w:id="402" w:author="Jim Hewitt" w:date="2022-12-02T09:56:00Z"/>
              <w:rFonts w:asciiTheme="minorHAnsi" w:eastAsiaTheme="minorEastAsia" w:hAnsiTheme="minorHAnsi"/>
              <w:noProof/>
              <w:sz w:val="22"/>
            </w:rPr>
          </w:pPr>
          <w:del w:id="403" w:author="Jim Hewitt" w:date="2022-12-02T09:56:00Z">
            <w:r w:rsidRPr="00C26D1B" w:rsidDel="00C26D1B">
              <w:rPr>
                <w:noProof/>
                <w:rPrChange w:id="404" w:author="Jim Hewitt" w:date="2022-12-02T09:56:00Z">
                  <w:rPr>
                    <w:rStyle w:val="Hyperlink"/>
                    <w:noProof/>
                  </w:rPr>
                </w:rPrChange>
              </w:rPr>
              <w:delText>5.5</w:delText>
            </w:r>
            <w:r w:rsidDel="00C26D1B">
              <w:rPr>
                <w:rFonts w:asciiTheme="minorHAnsi" w:eastAsiaTheme="minorEastAsia" w:hAnsiTheme="minorHAnsi"/>
                <w:noProof/>
                <w:sz w:val="22"/>
              </w:rPr>
              <w:tab/>
            </w:r>
            <w:r w:rsidRPr="00C26D1B" w:rsidDel="00C26D1B">
              <w:rPr>
                <w:noProof/>
                <w:rPrChange w:id="405" w:author="Jim Hewitt" w:date="2022-12-02T09:56:00Z">
                  <w:rPr>
                    <w:rStyle w:val="Hyperlink"/>
                    <w:noProof/>
                  </w:rPr>
                </w:rPrChange>
              </w:rPr>
              <w:delText>Using Data Broker Pass-Through Mode</w:delText>
            </w:r>
            <w:r w:rsidDel="00C26D1B">
              <w:rPr>
                <w:noProof/>
                <w:webHidden/>
              </w:rPr>
              <w:tab/>
              <w:delText>41</w:delText>
            </w:r>
          </w:del>
        </w:p>
        <w:p w14:paraId="622CDAF9" w14:textId="14498C1B" w:rsidR="002C1FE9" w:rsidRDefault="00585AB9" w:rsidP="009B7FDE">
          <w:pPr>
            <w:pStyle w:val="TOC2"/>
          </w:pPr>
          <w:r>
            <w:fldChar w:fldCharType="end"/>
          </w:r>
        </w:p>
      </w:sdtContent>
    </w:sdt>
    <w:p w14:paraId="11D1B972" w14:textId="77777777" w:rsidR="009C5F72" w:rsidRDefault="009C5F72" w:rsidP="0060737C">
      <w:pPr>
        <w:rPr>
          <w:color w:val="274756"/>
          <w:sz w:val="24"/>
        </w:rPr>
        <w:sectPr w:rsidR="009C5F72" w:rsidSect="00B2011F">
          <w:headerReference w:type="default" r:id="rId23"/>
          <w:footerReference w:type="default" r:id="rId24"/>
          <w:type w:val="continuous"/>
          <w:pgSz w:w="12240" w:h="15840"/>
          <w:pgMar w:top="1440" w:right="1080" w:bottom="1440" w:left="1080" w:header="720" w:footer="720" w:gutter="0"/>
          <w:pgNumType w:fmt="lowerRoman"/>
          <w:cols w:space="720"/>
          <w:docGrid w:linePitch="360"/>
        </w:sectPr>
      </w:pPr>
    </w:p>
    <w:p w14:paraId="4976F5B6" w14:textId="3A278E1D" w:rsidR="009C5F72" w:rsidRDefault="009C5F72" w:rsidP="00AD694A">
      <w:pPr>
        <w:pStyle w:val="Title"/>
        <w:numPr>
          <w:ilvl w:val="0"/>
          <w:numId w:val="0"/>
        </w:numPr>
      </w:pPr>
      <w:bookmarkStart w:id="406" w:name="_Toc438462131"/>
      <w:bookmarkStart w:id="407" w:name="_Toc120867409"/>
      <w:r>
        <w:lastRenderedPageBreak/>
        <w:t>About this Guide</w:t>
      </w:r>
      <w:bookmarkEnd w:id="406"/>
      <w:bookmarkEnd w:id="407"/>
    </w:p>
    <w:p w14:paraId="6EC3C8F4" w14:textId="5FE1E42F" w:rsidR="006C6A65" w:rsidRDefault="009F2079" w:rsidP="009C5F72">
      <w:r>
        <w:t xml:space="preserve">This guide describes how to install </w:t>
      </w:r>
      <w:r w:rsidR="00372076">
        <w:t xml:space="preserve">the components of your </w:t>
      </w:r>
      <w:r>
        <w:t xml:space="preserve">Ramp </w:t>
      </w:r>
      <w:proofErr w:type="spellStart"/>
      <w:r>
        <w:t>eCDN</w:t>
      </w:r>
      <w:proofErr w:type="spellEnd"/>
      <w:r>
        <w:t xml:space="preserve"> environment.</w:t>
      </w:r>
    </w:p>
    <w:p w14:paraId="69BAE6A9" w14:textId="1AF5BE9A" w:rsidR="003C1539" w:rsidRDefault="003C1539" w:rsidP="00E9488D">
      <w:pPr>
        <w:pStyle w:val="Heading1"/>
        <w:numPr>
          <w:ilvl w:val="0"/>
          <w:numId w:val="0"/>
        </w:numPr>
      </w:pPr>
      <w:bookmarkStart w:id="408" w:name="_Toc120867410"/>
      <w:r>
        <w:t>Audience</w:t>
      </w:r>
      <w:bookmarkEnd w:id="408"/>
    </w:p>
    <w:p w14:paraId="06A5706C" w14:textId="68B741D3" w:rsidR="00791F1E" w:rsidRDefault="003C1539" w:rsidP="009C5F72">
      <w:r>
        <w:t xml:space="preserve">This guide is intended for network administrators </w:t>
      </w:r>
      <w:r w:rsidR="00791F1E">
        <w:t xml:space="preserve">who are responsible for determining how to best deploy WAN network </w:t>
      </w:r>
      <w:r w:rsidR="008A4136">
        <w:t xml:space="preserve">video </w:t>
      </w:r>
      <w:r w:rsidR="00791F1E">
        <w:t xml:space="preserve">solutions to meet their </w:t>
      </w:r>
      <w:r w:rsidR="009960C2">
        <w:t xml:space="preserve">strategic </w:t>
      </w:r>
      <w:r w:rsidR="00791F1E">
        <w:t xml:space="preserve">enterprise performance and optimization goals. </w:t>
      </w:r>
    </w:p>
    <w:p w14:paraId="781BB18F" w14:textId="55EACB37" w:rsidR="003C1539" w:rsidRDefault="00791F1E" w:rsidP="00E9488D">
      <w:pPr>
        <w:pStyle w:val="Heading1"/>
        <w:numPr>
          <w:ilvl w:val="0"/>
          <w:numId w:val="0"/>
        </w:numPr>
      </w:pPr>
      <w:bookmarkStart w:id="409" w:name="_Toc120867411"/>
      <w:r>
        <w:t>Technical Support</w:t>
      </w:r>
      <w:bookmarkEnd w:id="409"/>
    </w:p>
    <w:p w14:paraId="2495D874" w14:textId="28A1C936" w:rsidR="003C1539" w:rsidRDefault="00791F1E" w:rsidP="009C5F72">
      <w:r>
        <w:t xml:space="preserve">Contact Ramp Customer Support via the Ramp web site, phone, or e-mail </w:t>
      </w:r>
      <w:r w:rsidR="00DA18B3">
        <w:t xml:space="preserve">if </w:t>
      </w:r>
      <w:r>
        <w:t>you have problems using the product</w:t>
      </w:r>
      <w:r w:rsidR="00DB258F">
        <w:t>,</w:t>
      </w:r>
      <w:r>
        <w:t xml:space="preserve"> or its documentation. </w:t>
      </w:r>
    </w:p>
    <w:p w14:paraId="6C833525" w14:textId="46C1F9DB" w:rsidR="00791F1E" w:rsidRDefault="00791F1E" w:rsidP="009C5F72">
      <w:r>
        <w:t>For more information, see the Ramp web site:</w:t>
      </w:r>
    </w:p>
    <w:p w14:paraId="1A9B2F63" w14:textId="10557DE7" w:rsidR="00791F1E" w:rsidRPr="00C85CC7" w:rsidRDefault="00000000" w:rsidP="009C5F72">
      <w:hyperlink r:id="rId25" w:history="1">
        <w:r w:rsidR="00CC5DBC" w:rsidRPr="00DC1A83">
          <w:rPr>
            <w:rStyle w:val="Hyperlink"/>
          </w:rPr>
          <w:t>http://www.rampecdn.com</w:t>
        </w:r>
      </w:hyperlink>
    </w:p>
    <w:p w14:paraId="06D511A5" w14:textId="213BB37F" w:rsidR="00791F1E" w:rsidRDefault="005B6AE8" w:rsidP="00E9488D">
      <w:pPr>
        <w:pStyle w:val="Heading1"/>
        <w:numPr>
          <w:ilvl w:val="0"/>
          <w:numId w:val="0"/>
        </w:numPr>
      </w:pPr>
      <w:bookmarkStart w:id="410" w:name="_Toc120867412"/>
      <w:r>
        <w:t>Comments</w:t>
      </w:r>
      <w:bookmarkEnd w:id="410"/>
    </w:p>
    <w:p w14:paraId="17324AFC" w14:textId="2D4DB76C" w:rsidR="008064C3" w:rsidRDefault="005B6AE8" w:rsidP="009C5F72">
      <w:r>
        <w:t xml:space="preserve">Ramp welcomes your comments or suggestions on our documentation. To submit feedback, you </w:t>
      </w:r>
      <w:r w:rsidR="00DB258F">
        <w:t xml:space="preserve">can </w:t>
      </w:r>
      <w:r>
        <w:t xml:space="preserve">send an e-mail to </w:t>
      </w:r>
      <w:hyperlink r:id="rId26" w:history="1">
        <w:r w:rsidR="00CC5DBC" w:rsidRPr="00DC1A83">
          <w:rPr>
            <w:rStyle w:val="Hyperlink"/>
          </w:rPr>
          <w:t>docs@rampecdn.com</w:t>
        </w:r>
      </w:hyperlink>
      <w:r w:rsidR="00A753EF">
        <w:t>. P</w:t>
      </w:r>
      <w:r>
        <w:t>lease include the name of your product</w:t>
      </w:r>
      <w:r w:rsidR="00A753EF">
        <w:t xml:space="preserve">, release number (if applicable), and any other relevant information </w:t>
      </w:r>
      <w:r>
        <w:t xml:space="preserve">along with your comments. </w:t>
      </w:r>
    </w:p>
    <w:p w14:paraId="2A320A7C" w14:textId="77777777" w:rsidR="008064C3" w:rsidRDefault="008064C3" w:rsidP="0060737C">
      <w:pPr>
        <w:rPr>
          <w:color w:val="274756"/>
          <w:sz w:val="24"/>
        </w:rPr>
        <w:sectPr w:rsidR="008064C3" w:rsidSect="00590F12">
          <w:footerReference w:type="default" r:id="rId27"/>
          <w:pgSz w:w="12240" w:h="15840"/>
          <w:pgMar w:top="1440" w:right="1080" w:bottom="1440" w:left="1080" w:header="720" w:footer="720" w:gutter="0"/>
          <w:pgNumType w:fmt="lowerRoman"/>
          <w:cols w:space="720"/>
          <w:docGrid w:linePitch="360"/>
        </w:sectPr>
      </w:pPr>
    </w:p>
    <w:p w14:paraId="430A6B6C" w14:textId="723CCCAE" w:rsidR="005C42FA" w:rsidRDefault="00AC039E" w:rsidP="00140E93">
      <w:pPr>
        <w:pStyle w:val="Title"/>
        <w:ind w:left="360"/>
        <w:rPr>
          <w:sz w:val="48"/>
          <w:szCs w:val="48"/>
        </w:rPr>
      </w:pPr>
      <w:bookmarkStart w:id="411" w:name="_Toc120867413"/>
      <w:r>
        <w:rPr>
          <w:sz w:val="48"/>
          <w:szCs w:val="48"/>
        </w:rPr>
        <w:lastRenderedPageBreak/>
        <w:t xml:space="preserve">What is Ramp </w:t>
      </w:r>
      <w:proofErr w:type="spellStart"/>
      <w:r>
        <w:rPr>
          <w:sz w:val="48"/>
          <w:szCs w:val="48"/>
        </w:rPr>
        <w:t>eCDN</w:t>
      </w:r>
      <w:proofErr w:type="spellEnd"/>
      <w:r>
        <w:rPr>
          <w:sz w:val="48"/>
          <w:szCs w:val="48"/>
        </w:rPr>
        <w:t>?</w:t>
      </w:r>
      <w:bookmarkEnd w:id="411"/>
    </w:p>
    <w:p w14:paraId="2F3552B9" w14:textId="5322FD1C" w:rsidR="00AC039E" w:rsidRPr="00B66A0B" w:rsidRDefault="00AC039E" w:rsidP="00140E93">
      <w:pPr>
        <w:pStyle w:val="Subtitle"/>
        <w:ind w:left="0"/>
      </w:pPr>
      <w:r>
        <w:t xml:space="preserve">An installation guide for Ramp </w:t>
      </w:r>
      <w:proofErr w:type="spellStart"/>
      <w:r>
        <w:t>eCDN</w:t>
      </w:r>
      <w:proofErr w:type="spellEnd"/>
    </w:p>
    <w:p w14:paraId="7F77B57C" w14:textId="209BFE8F" w:rsidR="00E16267" w:rsidRPr="00140E93" w:rsidRDefault="00AC039E" w:rsidP="00140E93">
      <w:pPr>
        <w:pStyle w:val="Heading1"/>
      </w:pPr>
      <w:bookmarkStart w:id="412" w:name="_Toc120867414"/>
      <w:r>
        <w:t>Components and Operation</w:t>
      </w:r>
      <w:bookmarkEnd w:id="412"/>
    </w:p>
    <w:p w14:paraId="27BB6CDF" w14:textId="0D06202B" w:rsidR="0056543D" w:rsidRDefault="0056543D" w:rsidP="00140E93">
      <w:pPr>
        <w:pStyle w:val="Heading2"/>
      </w:pPr>
      <w:bookmarkStart w:id="413" w:name="_Toc120867415"/>
      <w:r>
        <w:t xml:space="preserve">Ramp </w:t>
      </w:r>
      <w:proofErr w:type="spellStart"/>
      <w:r>
        <w:t>eCDN</w:t>
      </w:r>
      <w:proofErr w:type="spellEnd"/>
      <w:r>
        <w:t xml:space="preserve"> Video Delivery</w:t>
      </w:r>
      <w:r w:rsidR="00DC537F">
        <w:t xml:space="preserve"> Components</w:t>
      </w:r>
      <w:bookmarkEnd w:id="413"/>
    </w:p>
    <w:p w14:paraId="070258BA" w14:textId="3602AEFF" w:rsidR="00EC6E5C" w:rsidRDefault="00BB1DED" w:rsidP="00BB1DED">
      <w:r w:rsidRPr="00BB1DED">
        <w:t xml:space="preserve">Ramp </w:t>
      </w:r>
      <w:proofErr w:type="spellStart"/>
      <w:r>
        <w:t>eCDN</w:t>
      </w:r>
      <w:proofErr w:type="spellEnd"/>
      <w:r>
        <w:t xml:space="preserve"> </w:t>
      </w:r>
      <w:r w:rsidR="008F6781">
        <w:t xml:space="preserve">comprises </w:t>
      </w:r>
      <w:r w:rsidR="001421B0">
        <w:t xml:space="preserve">a set of </w:t>
      </w:r>
      <w:r w:rsidR="00E16267">
        <w:t>video delivery solutions</w:t>
      </w:r>
      <w:r w:rsidR="0056543D">
        <w:t xml:space="preserve"> </w:t>
      </w:r>
      <w:r w:rsidR="001421B0">
        <w:t xml:space="preserve">that allow you </w:t>
      </w:r>
      <w:r>
        <w:t>to take control of your video traffic</w:t>
      </w:r>
      <w:r w:rsidR="00BA58AF">
        <w:t xml:space="preserve">, </w:t>
      </w:r>
      <w:r w:rsidR="001421B0">
        <w:t xml:space="preserve">and </w:t>
      </w:r>
      <w:r>
        <w:t>maximize the capabilities of your existing network infrastructure</w:t>
      </w:r>
      <w:r w:rsidR="001421B0">
        <w:t>:</w:t>
      </w:r>
    </w:p>
    <w:p w14:paraId="6D2721AD" w14:textId="433231A8" w:rsidR="00073599" w:rsidRPr="00073599" w:rsidRDefault="00073599" w:rsidP="00073599">
      <w:pPr>
        <w:numPr>
          <w:ilvl w:val="0"/>
          <w:numId w:val="78"/>
        </w:numPr>
        <w:spacing w:line="240" w:lineRule="auto"/>
      </w:pPr>
      <w:bookmarkStart w:id="414" w:name="_Toc503257048"/>
      <w:bookmarkStart w:id="415" w:name="_Toc509842394"/>
      <w:r w:rsidRPr="00073599">
        <w:rPr>
          <w:b/>
        </w:rPr>
        <w:t>Multicast</w:t>
      </w:r>
      <w:bookmarkEnd w:id="414"/>
      <w:bookmarkEnd w:id="415"/>
      <w:r w:rsidRPr="00073599">
        <w:rPr>
          <w:b/>
        </w:rPr>
        <w:t>+</w:t>
      </w:r>
      <w:r w:rsidRPr="00073599">
        <w:t xml:space="preserve"> – </w:t>
      </w:r>
      <w:r w:rsidR="00E16267">
        <w:t xml:space="preserve">Provides </w:t>
      </w:r>
      <w:r w:rsidRPr="00073599">
        <w:t xml:space="preserve">multicast support to any live video deployment that uses HTTP Live Streaming (HLS) </w:t>
      </w:r>
      <w:r w:rsidRPr="00073599">
        <w:rPr>
          <w:rFonts w:cs="Open Sans"/>
          <w:szCs w:val="20"/>
        </w:rPr>
        <w:t xml:space="preserve">or </w:t>
      </w:r>
      <w:r w:rsidRPr="00073599">
        <w:rPr>
          <w:rFonts w:cs="Open Sans"/>
          <w:bCs/>
          <w:color w:val="222222"/>
          <w:szCs w:val="20"/>
          <w:shd w:val="clear" w:color="auto" w:fill="FFFFFF"/>
        </w:rPr>
        <w:t>Dynamic Adaptive Streaming over HTTP (</w:t>
      </w:r>
      <w:r w:rsidRPr="00073599">
        <w:rPr>
          <w:rFonts w:cs="Open Sans"/>
          <w:szCs w:val="20"/>
        </w:rPr>
        <w:t>DASH).</w:t>
      </w:r>
    </w:p>
    <w:p w14:paraId="1143DC44" w14:textId="77777777" w:rsidR="00073599" w:rsidRPr="00073599" w:rsidRDefault="00073599" w:rsidP="00073599">
      <w:pPr>
        <w:spacing w:line="240" w:lineRule="auto"/>
        <w:ind w:left="720"/>
      </w:pPr>
      <w:r w:rsidRPr="00073599">
        <w:t>Multicast+ sends a single multicast stream that is shared simultaneously by multiple viewers, allowing an event deployment to scale to large audiences, while conserving network bandwidth.</w:t>
      </w:r>
    </w:p>
    <w:p w14:paraId="7365DE43" w14:textId="77777777" w:rsidR="00073599" w:rsidRPr="00073599" w:rsidRDefault="00073599" w:rsidP="00073599">
      <w:pPr>
        <w:numPr>
          <w:ilvl w:val="0"/>
          <w:numId w:val="78"/>
        </w:numPr>
        <w:spacing w:line="240" w:lineRule="auto"/>
      </w:pPr>
      <w:bookmarkStart w:id="416" w:name="_Toc503257049"/>
      <w:bookmarkStart w:id="417" w:name="_Toc509842395"/>
      <w:proofErr w:type="spellStart"/>
      <w:r w:rsidRPr="00073599">
        <w:rPr>
          <w:b/>
        </w:rPr>
        <w:t>OmniCache</w:t>
      </w:r>
      <w:bookmarkEnd w:id="416"/>
      <w:bookmarkEnd w:id="417"/>
      <w:proofErr w:type="spellEnd"/>
      <w:r w:rsidRPr="00073599">
        <w:t xml:space="preserve"> – A robust enterprise video caching-proxy that enables the efficient delivery of HLS and DASH streams behind the firewall.</w:t>
      </w:r>
    </w:p>
    <w:p w14:paraId="260CAE12" w14:textId="77777777" w:rsidR="00073599" w:rsidRPr="00073599" w:rsidRDefault="00073599" w:rsidP="00073599">
      <w:pPr>
        <w:spacing w:line="240" w:lineRule="auto"/>
        <w:ind w:left="720"/>
      </w:pPr>
      <w:proofErr w:type="spellStart"/>
      <w:r w:rsidRPr="00073599">
        <w:t>OmniCache</w:t>
      </w:r>
      <w:proofErr w:type="spellEnd"/>
      <w:r w:rsidRPr="00073599">
        <w:t xml:space="preserve"> greatly reduces the retrieval of video assets from external CDN servers, and shared content is internally distributed to enterprise WAN clients. This allows you to engineer network bandwidth usage, avoid service degradation, and maintain a high-level quality of service (QoS).</w:t>
      </w:r>
    </w:p>
    <w:p w14:paraId="33F3EC1F" w14:textId="77777777" w:rsidR="00073599" w:rsidRDefault="00073599" w:rsidP="00073599">
      <w:pPr>
        <w:numPr>
          <w:ilvl w:val="0"/>
          <w:numId w:val="78"/>
        </w:numPr>
        <w:spacing w:line="240" w:lineRule="auto"/>
      </w:pPr>
      <w:r w:rsidRPr="00073599">
        <w:rPr>
          <w:b/>
        </w:rPr>
        <w:t xml:space="preserve">Ramp P2P </w:t>
      </w:r>
      <w:r w:rsidRPr="00073599">
        <w:rPr>
          <w:bCs/>
        </w:rPr>
        <w:t xml:space="preserve">– Provides an easily scalable WebRTC-based P2P solution for enterprise video streaming and collaboration. </w:t>
      </w:r>
    </w:p>
    <w:p w14:paraId="1EFD9592" w14:textId="06C44E13" w:rsidR="00073599" w:rsidRDefault="00073599" w:rsidP="00140E93">
      <w:pPr>
        <w:spacing w:line="240" w:lineRule="auto"/>
        <w:ind w:left="720"/>
      </w:pPr>
      <w:r w:rsidRPr="00073599">
        <w:t>Ramp P2P does not require any installation, or complex configuration on the client side. With just a single line of code you can deliver higher quality, scalable live video with minimum bandwidth requirements.</w:t>
      </w:r>
    </w:p>
    <w:p w14:paraId="5D466BEC" w14:textId="209BC91A" w:rsidR="00073599" w:rsidRDefault="0056543D" w:rsidP="00140E93">
      <w:pPr>
        <w:pStyle w:val="Heading2"/>
      </w:pPr>
      <w:bookmarkStart w:id="418" w:name="_Toc120867416"/>
      <w:r>
        <w:t xml:space="preserve">Ramp </w:t>
      </w:r>
      <w:proofErr w:type="spellStart"/>
      <w:r>
        <w:t>eCDN</w:t>
      </w:r>
      <w:proofErr w:type="spellEnd"/>
      <w:r>
        <w:t xml:space="preserve"> </w:t>
      </w:r>
      <w:r w:rsidR="008F6781">
        <w:t>Management and Performance Monitoring</w:t>
      </w:r>
      <w:r w:rsidR="00DC537F">
        <w:t xml:space="preserve"> Components</w:t>
      </w:r>
      <w:bookmarkEnd w:id="418"/>
    </w:p>
    <w:p w14:paraId="39454812" w14:textId="0C147F8E" w:rsidR="008F6781" w:rsidRPr="008F6781" w:rsidRDefault="008F6781" w:rsidP="00140E93">
      <w:r>
        <w:t xml:space="preserve">Ramp </w:t>
      </w:r>
      <w:proofErr w:type="spellStart"/>
      <w:r>
        <w:t>eCDN</w:t>
      </w:r>
      <w:proofErr w:type="spellEnd"/>
      <w:r>
        <w:t xml:space="preserve"> also </w:t>
      </w:r>
      <w:r w:rsidR="00E16267">
        <w:t xml:space="preserve">provides </w:t>
      </w:r>
      <w:r>
        <w:t xml:space="preserve">components that </w:t>
      </w:r>
      <w:r w:rsidRPr="008F6781">
        <w:t>simplif</w:t>
      </w:r>
      <w:r>
        <w:t>y</w:t>
      </w:r>
      <w:r w:rsidRPr="008F6781">
        <w:t xml:space="preserve"> the optimization of your environment, providing centralized performance monitoring functionality</w:t>
      </w:r>
      <w:r>
        <w:t>:</w:t>
      </w:r>
    </w:p>
    <w:p w14:paraId="2BB2D2E7" w14:textId="467CCF6D" w:rsidR="00BB1DED" w:rsidRDefault="00BA58AF" w:rsidP="00140E93">
      <w:pPr>
        <w:pStyle w:val="ListParagraph"/>
        <w:numPr>
          <w:ilvl w:val="0"/>
          <w:numId w:val="77"/>
        </w:numPr>
        <w:ind w:left="778"/>
        <w:contextualSpacing w:val="0"/>
      </w:pPr>
      <w:r w:rsidRPr="00140E93">
        <w:rPr>
          <w:b/>
          <w:bCs/>
        </w:rPr>
        <w:t>Altimeter</w:t>
      </w:r>
      <w:r>
        <w:t xml:space="preserve"> – </w:t>
      </w:r>
      <w:r w:rsidR="001C5AC1">
        <w:t>W</w:t>
      </w:r>
      <w:r w:rsidR="00112FF6">
        <w:t xml:space="preserve">orks with </w:t>
      </w:r>
      <w:r w:rsidR="00112FF6" w:rsidRPr="00112FF6">
        <w:t xml:space="preserve">Multicast+ Senders and </w:t>
      </w:r>
      <w:proofErr w:type="spellStart"/>
      <w:r w:rsidR="00112FF6" w:rsidRPr="00112FF6">
        <w:t>OmniCache</w:t>
      </w:r>
      <w:proofErr w:type="spellEnd"/>
      <w:r w:rsidR="00112FF6" w:rsidRPr="00112FF6">
        <w:t xml:space="preserve"> nodes</w:t>
      </w:r>
      <w:r w:rsidR="001C5AC1">
        <w:t xml:space="preserve">, creating </w:t>
      </w:r>
      <w:r w:rsidR="00112FF6" w:rsidRPr="00112FF6">
        <w:t>a scalable, centrally managed infrastructure for enterprise deployments with large numbers of viewers in distributed locations.</w:t>
      </w:r>
    </w:p>
    <w:p w14:paraId="6E8420E8" w14:textId="31B8A517" w:rsidR="00BA58AF" w:rsidRDefault="00F124E1" w:rsidP="00140E93">
      <w:pPr>
        <w:pStyle w:val="ListParagraph"/>
        <w:numPr>
          <w:ilvl w:val="0"/>
          <w:numId w:val="77"/>
        </w:numPr>
        <w:ind w:left="778"/>
        <w:contextualSpacing w:val="0"/>
      </w:pPr>
      <w:r>
        <w:rPr>
          <w:b/>
          <w:bCs/>
        </w:rPr>
        <w:t>Core</w:t>
      </w:r>
      <w:r w:rsidR="00BA58AF" w:rsidRPr="00140E93">
        <w:rPr>
          <w:b/>
          <w:bCs/>
        </w:rPr>
        <w:t xml:space="preserve"> </w:t>
      </w:r>
      <w:r w:rsidR="001421B0">
        <w:rPr>
          <w:b/>
          <w:bCs/>
        </w:rPr>
        <w:t>A</w:t>
      </w:r>
      <w:r w:rsidR="00BA58AF" w:rsidRPr="00140E93">
        <w:rPr>
          <w:b/>
          <w:bCs/>
        </w:rPr>
        <w:t>nalytics</w:t>
      </w:r>
      <w:r w:rsidR="00BA58AF">
        <w:t xml:space="preserve"> – </w:t>
      </w:r>
      <w:r w:rsidR="001C5AC1">
        <w:t>A</w:t>
      </w:r>
      <w:r w:rsidR="001F56DA" w:rsidRPr="001F56DA">
        <w:t xml:space="preserve"> browser-based </w:t>
      </w:r>
      <w:r w:rsidR="001C5AC1">
        <w:t xml:space="preserve">reporting </w:t>
      </w:r>
      <w:r w:rsidR="001F56DA" w:rsidRPr="001F56DA">
        <w:t>application that is installed along with Altimeter, resides on the Altimeter host</w:t>
      </w:r>
      <w:r w:rsidR="001C5AC1">
        <w:t>, and provides performance monitoring reports</w:t>
      </w:r>
      <w:r w:rsidR="001F56DA">
        <w:t>.</w:t>
      </w:r>
    </w:p>
    <w:p w14:paraId="12170FB1" w14:textId="7CB413D7" w:rsidR="00682438" w:rsidRDefault="00682438" w:rsidP="00140E93">
      <w:pPr>
        <w:pStyle w:val="ListParagraph"/>
        <w:numPr>
          <w:ilvl w:val="0"/>
          <w:numId w:val="77"/>
        </w:numPr>
        <w:ind w:left="778"/>
        <w:contextualSpacing w:val="0"/>
      </w:pPr>
      <w:r w:rsidRPr="00140E93">
        <w:rPr>
          <w:b/>
          <w:bCs/>
        </w:rPr>
        <w:t>Data Broker</w:t>
      </w:r>
      <w:r>
        <w:t xml:space="preserve"> –</w:t>
      </w:r>
      <w:r w:rsidR="001C5AC1">
        <w:t xml:space="preserve"> </w:t>
      </w:r>
      <w:r w:rsidR="00CD3A53">
        <w:t>P</w:t>
      </w:r>
      <w:r w:rsidR="0022791B" w:rsidRPr="0022791B">
        <w:t>rocess</w:t>
      </w:r>
      <w:r w:rsidR="00CD3A53">
        <w:t>es</w:t>
      </w:r>
      <w:r w:rsidR="0022791B" w:rsidRPr="0022791B">
        <w:t xml:space="preserve"> data collected from your environment</w:t>
      </w:r>
      <w:r w:rsidR="00CD3A53">
        <w:t xml:space="preserve"> for </w:t>
      </w:r>
      <w:r w:rsidR="00F124E1">
        <w:t>Core</w:t>
      </w:r>
      <w:r w:rsidR="00CD3A53">
        <w:t xml:space="preserve"> Analytics.</w:t>
      </w:r>
    </w:p>
    <w:p w14:paraId="02319215" w14:textId="3E969375" w:rsidR="00A27A2D" w:rsidRDefault="00A27A2D" w:rsidP="00A27A2D"/>
    <w:p w14:paraId="31A3BD5B" w14:textId="70D47FA3" w:rsidR="00A27A2D" w:rsidRDefault="00A27A2D" w:rsidP="00A27A2D"/>
    <w:p w14:paraId="23317E96" w14:textId="70FE064D" w:rsidR="00A27A2D" w:rsidRDefault="00A27A2D" w:rsidP="00A27A2D"/>
    <w:p w14:paraId="2B504FCA" w14:textId="77777777" w:rsidR="00DB4D0A" w:rsidRDefault="00DB4D0A" w:rsidP="00DB4D0A">
      <w:pPr>
        <w:pStyle w:val="Heading1"/>
      </w:pPr>
      <w:bookmarkStart w:id="419" w:name="_What_You_Need"/>
      <w:bookmarkStart w:id="420" w:name="_Toc120867417"/>
      <w:bookmarkEnd w:id="419"/>
      <w:r>
        <w:lastRenderedPageBreak/>
        <w:t>What You Need to Do</w:t>
      </w:r>
      <w:bookmarkEnd w:id="420"/>
    </w:p>
    <w:p w14:paraId="4311B440" w14:textId="6D52D535" w:rsidR="00DB4D0A" w:rsidRDefault="00DB4D0A" w:rsidP="00DB4D0A">
      <w:r>
        <w:t xml:space="preserve">This section summarizes what you need to do to install or upgrade your Ramp </w:t>
      </w:r>
      <w:proofErr w:type="spellStart"/>
      <w:r w:rsidR="00990D6D">
        <w:t>eCDN</w:t>
      </w:r>
      <w:proofErr w:type="spellEnd"/>
      <w:r w:rsidR="00990D6D">
        <w:t xml:space="preserve"> </w:t>
      </w:r>
      <w:r>
        <w:t>environment.</w:t>
      </w:r>
    </w:p>
    <w:p w14:paraId="1DCA45B9" w14:textId="0AAC96BF" w:rsidR="006C0F10" w:rsidRDefault="006C0F10" w:rsidP="00DB4D0A">
      <w:r w:rsidRPr="00772DD1">
        <w:rPr>
          <w:noProof/>
        </w:rPr>
        <mc:AlternateContent>
          <mc:Choice Requires="wps">
            <w:drawing>
              <wp:inline distT="0" distB="0" distL="0" distR="0" wp14:anchorId="1A1FCEC4" wp14:editId="2A657C3D">
                <wp:extent cx="6288657" cy="534838"/>
                <wp:effectExtent l="0" t="0" r="17145" b="17780"/>
                <wp:docPr id="2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8657" cy="534838"/>
                        </a:xfrm>
                        <a:prstGeom prst="bracketPair">
                          <a:avLst>
                            <a:gd name="adj" fmla="val 10754"/>
                          </a:avLst>
                        </a:prstGeom>
                        <a:noFill/>
                        <a:ln w="19050">
                          <a:solidFill>
                            <a:srgbClr val="BED632"/>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943634"/>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ffectLst>
                                <a:outerShdw dist="17961" dir="2700000" algn="ctr" rotWithShape="0">
                                  <a:srgbClr val="9BBB59">
                                    <a:gamma/>
                                    <a:shade val="60000"/>
                                    <a:invGamma/>
                                  </a:srgbClr>
                                </a:outerShdw>
                              </a:effectLst>
                            </a14:hiddenEffects>
                          </a:ext>
                        </a:extLst>
                      </wps:spPr>
                      <wps:txbx>
                        <w:txbxContent>
                          <w:p w14:paraId="7FEB8DD1" w14:textId="424F81BB" w:rsidR="006C0F10" w:rsidRPr="005C47DD" w:rsidRDefault="006C0F10" w:rsidP="00140E93">
                            <w:pPr>
                              <w:rPr>
                                <w:iCs/>
                                <w:color w:val="7F7F7F" w:themeColor="text1" w:themeTint="80"/>
                                <w:sz w:val="16"/>
                                <w:szCs w:val="20"/>
                              </w:rPr>
                            </w:pPr>
                            <w:r w:rsidRPr="00DE4EEE">
                              <w:rPr>
                                <w:b/>
                                <w:i/>
                              </w:rPr>
                              <w:t xml:space="preserve">Note: </w:t>
                            </w:r>
                            <w:bookmarkStart w:id="421" w:name="_Hlk109112285"/>
                            <w:bookmarkStart w:id="422" w:name="_Hlk109112286"/>
                            <w:r>
                              <w:rPr>
                                <w:bCs/>
                                <w:i/>
                              </w:rPr>
                              <w:t>I</w:t>
                            </w:r>
                            <w:r w:rsidRPr="00140E93">
                              <w:rPr>
                                <w:bCs/>
                                <w:i/>
                              </w:rPr>
                              <w:t>f you are upgrading from Altimeter version 2.5 or earlier, prepare a separately installed database as described</w:t>
                            </w:r>
                            <w:r w:rsidRPr="00140E93">
                              <w:rPr>
                                <w:bCs/>
                                <w:i/>
                                <w:iCs/>
                              </w:rPr>
                              <w:t xml:space="preserve"> </w:t>
                            </w:r>
                            <w:r w:rsidRPr="00140E93">
                              <w:rPr>
                                <w:i/>
                                <w:iCs/>
                              </w:rPr>
                              <w:t>in</w:t>
                            </w:r>
                            <w:r w:rsidRPr="00140E93">
                              <w:rPr>
                                <w:rStyle w:val="Hyperlink"/>
                                <w:i/>
                                <w:iCs/>
                              </w:rPr>
                              <w:t xml:space="preserve"> </w:t>
                            </w:r>
                            <w:hyperlink w:anchor="PreparingtheAltimeterDatabase" w:history="1">
                              <w:r w:rsidRPr="00140E93">
                                <w:rPr>
                                  <w:rStyle w:val="Hyperlink"/>
                                  <w:i/>
                                  <w:iCs/>
                                </w:rPr>
                                <w:t>Preparing the Database</w:t>
                              </w:r>
                            </w:hyperlink>
                            <w:r w:rsidRPr="00140E93">
                              <w:rPr>
                                <w:i/>
                                <w:iCs/>
                              </w:rPr>
                              <w:t xml:space="preserve">, then </w:t>
                            </w:r>
                            <w:r w:rsidR="008A11A9">
                              <w:rPr>
                                <w:i/>
                                <w:iCs/>
                              </w:rPr>
                              <w:t xml:space="preserve">install </w:t>
                            </w:r>
                            <w:r w:rsidR="00716895">
                              <w:rPr>
                                <w:i/>
                                <w:iCs/>
                              </w:rPr>
                              <w:t xml:space="preserve">as described in </w:t>
                            </w:r>
                            <w:hyperlink w:anchor="InstallingAltimeter" w:history="1">
                              <w:r w:rsidR="00716895" w:rsidRPr="00716895">
                                <w:rPr>
                                  <w:rStyle w:val="Hyperlink"/>
                                  <w:i/>
                                  <w:iCs/>
                                </w:rPr>
                                <w:t>Install</w:t>
                              </w:r>
                              <w:r w:rsidR="00716895">
                                <w:rPr>
                                  <w:rStyle w:val="Hyperlink"/>
                                  <w:i/>
                                  <w:iCs/>
                                </w:rPr>
                                <w:t xml:space="preserve"> Ramp </w:t>
                              </w:r>
                              <w:proofErr w:type="spellStart"/>
                              <w:r w:rsidR="00716895">
                                <w:rPr>
                                  <w:rStyle w:val="Hyperlink"/>
                                  <w:i/>
                                  <w:iCs/>
                                </w:rPr>
                                <w:t>eCDN</w:t>
                              </w:r>
                              <w:proofErr w:type="spellEnd"/>
                              <w:r w:rsidR="00716895">
                                <w:rPr>
                                  <w:rStyle w:val="Hyperlink"/>
                                  <w:i/>
                                  <w:iCs/>
                                </w:rPr>
                                <w:t xml:space="preserve"> Components</w:t>
                              </w:r>
                            </w:hyperlink>
                            <w:r>
                              <w:rPr>
                                <w:i/>
                                <w:iCs/>
                              </w:rPr>
                              <w:t>.</w:t>
                            </w:r>
                            <w:bookmarkEnd w:id="421"/>
                            <w:bookmarkEnd w:id="422"/>
                          </w:p>
                        </w:txbxContent>
                      </wps:txbx>
                      <wps:bodyPr rot="0" vert="horz" wrap="square" lIns="45720" tIns="45720" rIns="45720" bIns="45720" anchor="ctr" anchorCtr="0" upright="1">
                        <a:noAutofit/>
                      </wps:bodyPr>
                    </wps:wsp>
                  </a:graphicData>
                </a:graphic>
              </wp:inline>
            </w:drawing>
          </mc:Choice>
          <mc:Fallback>
            <w:pict>
              <v:shapetype w14:anchorId="1A1FCEC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width:495.15pt;height:4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" adj="2323" strokecolor="#bed632" strokeweight="1.5pt">
                <v:textbox inset="3.6pt,,3.6pt">
                  <w:txbxContent>
                    <w:p w14:paraId="7FEB8DD1" w14:textId="424F81BB" w:rsidR="006C0F10" w:rsidRPr="005C47DD" w:rsidRDefault="006C0F10" w:rsidP="00140E93">
                      <w:pPr>
                        <w:rPr>
                          <w:iCs/>
                          <w:color w:val="7F7F7F" w:themeColor="text1" w:themeTint="80"/>
                          <w:sz w:val="16"/>
                          <w:szCs w:val="20"/>
                        </w:rPr>
                      </w:pPr>
                      <w:r w:rsidRPr="00DE4EEE">
                        <w:rPr>
                          <w:b/>
                          <w:i/>
                        </w:rPr>
                        <w:t xml:space="preserve">Note: </w:t>
                      </w:r>
                      <w:bookmarkStart w:id="423" w:name="_Hlk109112285"/>
                      <w:bookmarkStart w:id="424" w:name="_Hlk109112286"/>
                      <w:r>
                        <w:rPr>
                          <w:bCs/>
                          <w:i/>
                        </w:rPr>
                        <w:t>I</w:t>
                      </w:r>
                      <w:r w:rsidRPr="00140E93">
                        <w:rPr>
                          <w:bCs/>
                          <w:i/>
                        </w:rPr>
                        <w:t>f you are upgrading from Altimeter version 2.5 or earlier, prepare a separately installed database as described</w:t>
                      </w:r>
                      <w:r w:rsidRPr="00140E93">
                        <w:rPr>
                          <w:bCs/>
                          <w:i/>
                          <w:iCs/>
                        </w:rPr>
                        <w:t xml:space="preserve"> </w:t>
                      </w:r>
                      <w:r w:rsidRPr="00140E93">
                        <w:rPr>
                          <w:i/>
                          <w:iCs/>
                        </w:rPr>
                        <w:t>in</w:t>
                      </w:r>
                      <w:r w:rsidRPr="00140E93">
                        <w:rPr>
                          <w:rStyle w:val="Hyperlink"/>
                          <w:i/>
                          <w:iCs/>
                        </w:rPr>
                        <w:t xml:space="preserve"> </w:t>
                      </w:r>
                      <w:hyperlink w:anchor="PreparingtheAltimeterDatabase" w:history="1">
                        <w:r w:rsidRPr="00140E93">
                          <w:rPr>
                            <w:rStyle w:val="Hyperlink"/>
                            <w:i/>
                            <w:iCs/>
                          </w:rPr>
                          <w:t>Preparing the Database</w:t>
                        </w:r>
                      </w:hyperlink>
                      <w:r w:rsidRPr="00140E93">
                        <w:rPr>
                          <w:i/>
                          <w:iCs/>
                        </w:rPr>
                        <w:t xml:space="preserve">, then </w:t>
                      </w:r>
                      <w:r w:rsidR="008A11A9">
                        <w:rPr>
                          <w:i/>
                          <w:iCs/>
                        </w:rPr>
                        <w:t xml:space="preserve">install </w:t>
                      </w:r>
                      <w:r w:rsidR="00716895">
                        <w:rPr>
                          <w:i/>
                          <w:iCs/>
                        </w:rPr>
                        <w:t xml:space="preserve">as described in </w:t>
                      </w:r>
                      <w:hyperlink w:anchor="InstallingAltimeter" w:history="1">
                        <w:r w:rsidR="00716895" w:rsidRPr="00716895">
                          <w:rPr>
                            <w:rStyle w:val="Hyperlink"/>
                            <w:i/>
                            <w:iCs/>
                          </w:rPr>
                          <w:t>Install</w:t>
                        </w:r>
                        <w:r w:rsidR="00716895">
                          <w:rPr>
                            <w:rStyle w:val="Hyperlink"/>
                            <w:i/>
                            <w:iCs/>
                          </w:rPr>
                          <w:t xml:space="preserve"> Ramp </w:t>
                        </w:r>
                        <w:proofErr w:type="spellStart"/>
                        <w:r w:rsidR="00716895">
                          <w:rPr>
                            <w:rStyle w:val="Hyperlink"/>
                            <w:i/>
                            <w:iCs/>
                          </w:rPr>
                          <w:t>eCDN</w:t>
                        </w:r>
                        <w:proofErr w:type="spellEnd"/>
                        <w:r w:rsidR="00716895">
                          <w:rPr>
                            <w:rStyle w:val="Hyperlink"/>
                            <w:i/>
                            <w:iCs/>
                          </w:rPr>
                          <w:t xml:space="preserve"> Components</w:t>
                        </w:r>
                      </w:hyperlink>
                      <w:r>
                        <w:rPr>
                          <w:i/>
                          <w:iCs/>
                        </w:rPr>
                        <w:t>.</w:t>
                      </w:r>
                      <w:bookmarkEnd w:id="423"/>
                      <w:bookmarkEnd w:id="424"/>
                    </w:p>
                  </w:txbxContent>
                </v:textbox>
                <w10:anchorlock/>
              </v:shape>
            </w:pict>
          </mc:Fallback>
        </mc:AlternateContent>
      </w:r>
    </w:p>
    <w:tbl>
      <w:tblPr>
        <w:tblStyle w:val="GridTable2-Accent212"/>
        <w:tblW w:w="10170" w:type="dxa"/>
        <w:tblLook w:val="04A0" w:firstRow="1" w:lastRow="0" w:firstColumn="1" w:lastColumn="0" w:noHBand="0" w:noVBand="1"/>
      </w:tblPr>
      <w:tblGrid>
        <w:gridCol w:w="2070"/>
        <w:gridCol w:w="8100"/>
      </w:tblGrid>
      <w:tr w:rsidR="00DB4D0A" w:rsidRPr="000746DE" w14:paraId="0801A719" w14:textId="77777777" w:rsidTr="00140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44F24331" w14:textId="0E849C38" w:rsidR="00DB4D0A" w:rsidRPr="000746DE" w:rsidRDefault="00DB4D0A" w:rsidP="00446D62">
            <w:pPr>
              <w:spacing w:after="0"/>
              <w:ind w:left="72"/>
              <w:rPr>
                <w:color w:val="274756"/>
              </w:rPr>
            </w:pPr>
            <w:bookmarkStart w:id="425" w:name="_Hlk104272795"/>
            <w:r>
              <w:rPr>
                <w:color w:val="274756"/>
              </w:rPr>
              <w:t>Action</w:t>
            </w:r>
          </w:p>
        </w:tc>
        <w:tc>
          <w:tcPr>
            <w:tcW w:w="8100" w:type="dxa"/>
          </w:tcPr>
          <w:p w14:paraId="1D088CD7" w14:textId="6D46BDB2" w:rsidR="00DB4D0A" w:rsidRPr="000746DE" w:rsidRDefault="00DB4D0A" w:rsidP="00446D62">
            <w:pPr>
              <w:spacing w:after="0"/>
              <w:cnfStyle w:val="100000000000" w:firstRow="1" w:lastRow="0" w:firstColumn="0" w:lastColumn="0" w:oddVBand="0" w:evenVBand="0" w:oddHBand="0" w:evenHBand="0" w:firstRowFirstColumn="0" w:firstRowLastColumn="0" w:lastRowFirstColumn="0" w:lastRowLastColumn="0"/>
              <w:rPr>
                <w:color w:val="274756"/>
              </w:rPr>
            </w:pPr>
            <w:r>
              <w:rPr>
                <w:color w:val="274756"/>
              </w:rPr>
              <w:t>Description</w:t>
            </w:r>
          </w:p>
        </w:tc>
      </w:tr>
      <w:tr w:rsidR="00DB4D0A" w:rsidRPr="000746DE" w14:paraId="4BB6050A"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single" w:sz="12" w:space="0" w:color="7CB2CC" w:themeColor="accent2" w:themeTint="99"/>
              <w:bottom w:val="single" w:sz="4" w:space="0" w:color="7CB2CC" w:themeColor="accent2" w:themeTint="99"/>
            </w:tcBorders>
            <w:hideMark/>
          </w:tcPr>
          <w:p w14:paraId="342C1385" w14:textId="5C0AFC96" w:rsidR="00DB4D0A" w:rsidRPr="003072E6" w:rsidRDefault="00DB4D0A" w:rsidP="00446D62">
            <w:pPr>
              <w:ind w:left="72"/>
              <w:rPr>
                <w:color w:val="274756"/>
              </w:rPr>
            </w:pPr>
            <w:r>
              <w:rPr>
                <w:color w:val="274756"/>
              </w:rPr>
              <w:t>Prepare the Database</w:t>
            </w:r>
          </w:p>
        </w:tc>
        <w:tc>
          <w:tcPr>
            <w:tcW w:w="8100" w:type="dxa"/>
            <w:tcBorders>
              <w:top w:val="single" w:sz="12" w:space="0" w:color="7CB2CC" w:themeColor="accent2" w:themeTint="99"/>
              <w:bottom w:val="single" w:sz="4" w:space="0" w:color="7CB2CC" w:themeColor="accent2" w:themeTint="99"/>
            </w:tcBorders>
          </w:tcPr>
          <w:p w14:paraId="4138007D" w14:textId="263FA17C" w:rsidR="00DB4D0A" w:rsidRDefault="0078580A" w:rsidP="00140E93">
            <w:pPr>
              <w:cnfStyle w:val="000000100000" w:firstRow="0" w:lastRow="0" w:firstColumn="0" w:lastColumn="0" w:oddVBand="0" w:evenVBand="0" w:oddHBand="1" w:evenHBand="0" w:firstRowFirstColumn="0" w:firstRowLastColumn="0" w:lastRowFirstColumn="0" w:lastRowLastColumn="0"/>
              <w:rPr>
                <w:color w:val="274756"/>
              </w:rPr>
            </w:pPr>
            <w:r w:rsidRPr="00140E93">
              <w:rPr>
                <w:b/>
                <w:bCs/>
                <w:color w:val="274756"/>
              </w:rPr>
              <w:t>Altimeter</w:t>
            </w:r>
            <w:r>
              <w:rPr>
                <w:color w:val="274756"/>
              </w:rPr>
              <w:t xml:space="preserve">, </w:t>
            </w:r>
            <w:r w:rsidR="00F124E1">
              <w:rPr>
                <w:b/>
                <w:bCs/>
                <w:color w:val="274756"/>
              </w:rPr>
              <w:t>Core</w:t>
            </w:r>
            <w:r w:rsidRPr="00140E93">
              <w:rPr>
                <w:b/>
                <w:bCs/>
                <w:color w:val="274756"/>
              </w:rPr>
              <w:t xml:space="preserve"> Analytics</w:t>
            </w:r>
            <w:r w:rsidR="00755C2F">
              <w:rPr>
                <w:color w:val="274756"/>
              </w:rPr>
              <w:t xml:space="preserve">, and </w:t>
            </w:r>
            <w:r w:rsidR="00755C2F" w:rsidRPr="00140E93">
              <w:rPr>
                <w:b/>
                <w:bCs/>
                <w:color w:val="274756"/>
              </w:rPr>
              <w:t>Data Broker</w:t>
            </w:r>
            <w:r w:rsidR="00755C2F">
              <w:rPr>
                <w:color w:val="274756"/>
              </w:rPr>
              <w:t xml:space="preserve"> </w:t>
            </w:r>
            <w:r w:rsidR="004A0BCC">
              <w:rPr>
                <w:color w:val="274756"/>
              </w:rPr>
              <w:t xml:space="preserve">are used with </w:t>
            </w:r>
            <w:r w:rsidR="009500F6" w:rsidRPr="009500F6">
              <w:rPr>
                <w:color w:val="274756"/>
              </w:rPr>
              <w:t>a separately installed database</w:t>
            </w:r>
            <w:r w:rsidR="004A0BCC">
              <w:rPr>
                <w:color w:val="274756"/>
              </w:rPr>
              <w:t xml:space="preserve"> that must be:</w:t>
            </w:r>
          </w:p>
          <w:p w14:paraId="5202E7EB" w14:textId="567BC254" w:rsidR="006E0487" w:rsidRDefault="006E0487" w:rsidP="006E0487">
            <w:pPr>
              <w:numPr>
                <w:ilvl w:val="0"/>
                <w:numId w:val="79"/>
              </w:numPr>
              <w:cnfStyle w:val="000000100000" w:firstRow="0" w:lastRow="0" w:firstColumn="0" w:lastColumn="0" w:oddVBand="0" w:evenVBand="0" w:oddHBand="1" w:evenHBand="0" w:firstRowFirstColumn="0" w:firstRowLastColumn="0" w:lastRowFirstColumn="0" w:lastRowLastColumn="0"/>
              <w:rPr>
                <w:color w:val="274756"/>
              </w:rPr>
            </w:pPr>
            <w:bookmarkStart w:id="426" w:name="_Hlk107560700"/>
            <w:r>
              <w:rPr>
                <w:color w:val="274756"/>
              </w:rPr>
              <w:t xml:space="preserve">Installed, running, and configured with the expected users and schemas as described in </w:t>
            </w:r>
            <w:hyperlink w:anchor="PreparingtheAltimeterDatabase" w:history="1">
              <w:r w:rsidRPr="0022165E">
                <w:rPr>
                  <w:rStyle w:val="Hyperlink"/>
                </w:rPr>
                <w:t>Prepar</w:t>
              </w:r>
              <w:r>
                <w:rPr>
                  <w:rStyle w:val="Hyperlink"/>
                </w:rPr>
                <w:t xml:space="preserve">e </w:t>
              </w:r>
              <w:r w:rsidRPr="0022165E">
                <w:rPr>
                  <w:rStyle w:val="Hyperlink"/>
                </w:rPr>
                <w:t>the</w:t>
              </w:r>
              <w:r>
                <w:rPr>
                  <w:rStyle w:val="Hyperlink"/>
                </w:rPr>
                <w:t xml:space="preserve"> </w:t>
              </w:r>
              <w:r w:rsidRPr="0022165E">
                <w:rPr>
                  <w:rStyle w:val="Hyperlink"/>
                </w:rPr>
                <w:t>Database</w:t>
              </w:r>
            </w:hyperlink>
            <w:r>
              <w:rPr>
                <w:color w:val="274756"/>
              </w:rPr>
              <w:t>.</w:t>
            </w:r>
            <w:bookmarkEnd w:id="426"/>
          </w:p>
          <w:p w14:paraId="65DF89CA" w14:textId="13C626C7" w:rsidR="009500F6" w:rsidRPr="00140E93" w:rsidRDefault="009500F6" w:rsidP="00140E93">
            <w:pPr>
              <w:pStyle w:val="ListParagraph"/>
              <w:numPr>
                <w:ilvl w:val="0"/>
                <w:numId w:val="79"/>
              </w:numPr>
              <w:contextualSpacing w:val="0"/>
              <w:cnfStyle w:val="000000100000" w:firstRow="0" w:lastRow="0" w:firstColumn="0" w:lastColumn="0" w:oddVBand="0" w:evenVBand="0" w:oddHBand="1" w:evenHBand="0" w:firstRowFirstColumn="0" w:firstRowLastColumn="0" w:lastRowFirstColumn="0" w:lastRowLastColumn="0"/>
              <w:rPr>
                <w:color w:val="274756"/>
              </w:rPr>
            </w:pPr>
            <w:r w:rsidRPr="00140E93">
              <w:rPr>
                <w:color w:val="274756"/>
              </w:rPr>
              <w:t>Available to each Altimeter if Altimeter High Availability Mode is used.</w:t>
            </w:r>
          </w:p>
        </w:tc>
      </w:tr>
      <w:tr w:rsidR="00DB4D0A" w:rsidRPr="000746DE" w14:paraId="6D226576" w14:textId="77777777" w:rsidTr="00140E93">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7CB2CC" w:themeColor="accent2" w:themeTint="99"/>
              <w:bottom w:val="single" w:sz="4" w:space="0" w:color="7CB2CC" w:themeColor="accent2" w:themeTint="99"/>
            </w:tcBorders>
            <w:hideMark/>
          </w:tcPr>
          <w:p w14:paraId="20EC37BD" w14:textId="2CF52466" w:rsidR="00DB4D0A" w:rsidRPr="003072E6" w:rsidRDefault="00A116E5" w:rsidP="00446D62">
            <w:pPr>
              <w:ind w:left="72"/>
              <w:rPr>
                <w:color w:val="274756"/>
              </w:rPr>
            </w:pPr>
            <w:r>
              <w:rPr>
                <w:color w:val="274756"/>
              </w:rPr>
              <w:t xml:space="preserve">Install/Upgrade </w:t>
            </w:r>
            <w:r w:rsidR="00F01CD2">
              <w:rPr>
                <w:color w:val="274756"/>
              </w:rPr>
              <w:t xml:space="preserve">Ramp </w:t>
            </w:r>
            <w:proofErr w:type="spellStart"/>
            <w:r w:rsidR="00F01CD2">
              <w:rPr>
                <w:color w:val="274756"/>
              </w:rPr>
              <w:t>eCDN</w:t>
            </w:r>
            <w:proofErr w:type="spellEnd"/>
            <w:r w:rsidR="00F01CD2">
              <w:rPr>
                <w:color w:val="274756"/>
              </w:rPr>
              <w:t xml:space="preserve"> Components</w:t>
            </w:r>
          </w:p>
        </w:tc>
        <w:tc>
          <w:tcPr>
            <w:tcW w:w="8100" w:type="dxa"/>
            <w:tcBorders>
              <w:top w:val="single" w:sz="4" w:space="0" w:color="7CB2CC" w:themeColor="accent2" w:themeTint="99"/>
              <w:bottom w:val="single" w:sz="4" w:space="0" w:color="7CB2CC" w:themeColor="accent2" w:themeTint="99"/>
            </w:tcBorders>
          </w:tcPr>
          <w:p w14:paraId="11BD60B4" w14:textId="2A500D76" w:rsidR="005A2740" w:rsidRPr="00140E93" w:rsidRDefault="00000000" w:rsidP="005A2740">
            <w:pPr>
              <w:cnfStyle w:val="000000000000" w:firstRow="0" w:lastRow="0" w:firstColumn="0" w:lastColumn="0" w:oddVBand="0" w:evenVBand="0" w:oddHBand="0" w:evenHBand="0" w:firstRowFirstColumn="0" w:firstRowLastColumn="0" w:lastRowFirstColumn="0" w:lastRowLastColumn="0"/>
              <w:rPr>
                <w:color w:val="274756"/>
              </w:rPr>
            </w:pPr>
            <w:hyperlink w:anchor="InstallingAltimeter" w:history="1">
              <w:r w:rsidR="00BD472F" w:rsidRPr="00A35973">
                <w:rPr>
                  <w:rStyle w:val="Hyperlink"/>
                </w:rPr>
                <w:t>Install</w:t>
              </w:r>
              <w:r w:rsidR="00D63122">
                <w:rPr>
                  <w:rStyle w:val="Hyperlink"/>
                </w:rPr>
                <w:t xml:space="preserve"> Ramp </w:t>
              </w:r>
              <w:proofErr w:type="spellStart"/>
              <w:r w:rsidR="00D63122">
                <w:rPr>
                  <w:rStyle w:val="Hyperlink"/>
                </w:rPr>
                <w:t>eCDN</w:t>
              </w:r>
              <w:proofErr w:type="spellEnd"/>
              <w:r w:rsidR="00D63122">
                <w:rPr>
                  <w:rStyle w:val="Hyperlink"/>
                </w:rPr>
                <w:t xml:space="preserve"> Components</w:t>
              </w:r>
            </w:hyperlink>
            <w:r w:rsidR="005A2740">
              <w:rPr>
                <w:color w:val="274756"/>
              </w:rPr>
              <w:t xml:space="preserve"> on the target host system according to the Recommended Deployment Order and Model.</w:t>
            </w:r>
          </w:p>
          <w:p w14:paraId="2239D80E" w14:textId="77777777" w:rsidR="00CF07C0" w:rsidRDefault="00C3581D" w:rsidP="00140E93">
            <w:pPr>
              <w:cnfStyle w:val="000000000000" w:firstRow="0" w:lastRow="0" w:firstColumn="0" w:lastColumn="0" w:oddVBand="0" w:evenVBand="0" w:oddHBand="0" w:evenHBand="0" w:firstRowFirstColumn="0" w:firstRowLastColumn="0" w:lastRowFirstColumn="0" w:lastRowLastColumn="0"/>
              <w:rPr>
                <w:b/>
                <w:bCs/>
                <w:i/>
                <w:iCs/>
                <w:color w:val="274756"/>
              </w:rPr>
            </w:pPr>
            <w:r w:rsidRPr="00140E93">
              <w:rPr>
                <w:b/>
                <w:bCs/>
                <w:i/>
                <w:iCs/>
                <w:color w:val="274756"/>
              </w:rPr>
              <w:t xml:space="preserve">Note: </w:t>
            </w:r>
            <w:bookmarkStart w:id="427" w:name="_Hlk107560928"/>
          </w:p>
          <w:p w14:paraId="0571EFCC" w14:textId="175D1302" w:rsidR="00BD472F" w:rsidRDefault="00BD472F" w:rsidP="003F094A">
            <w:pPr>
              <w:pStyle w:val="ListParagraph"/>
              <w:numPr>
                <w:ilvl w:val="0"/>
                <w:numId w:val="197"/>
              </w:numPr>
              <w:contextualSpacing w:val="0"/>
              <w:cnfStyle w:val="000000000000" w:firstRow="0" w:lastRow="0" w:firstColumn="0" w:lastColumn="0" w:oddVBand="0" w:evenVBand="0" w:oddHBand="0" w:evenHBand="0" w:firstRowFirstColumn="0" w:firstRowLastColumn="0" w:lastRowFirstColumn="0" w:lastRowLastColumn="0"/>
              <w:rPr>
                <w:i/>
                <w:iCs/>
                <w:color w:val="274756"/>
              </w:rPr>
            </w:pPr>
            <w:r w:rsidRPr="003F094A">
              <w:rPr>
                <w:b/>
                <w:bCs/>
                <w:i/>
                <w:iCs/>
                <w:color w:val="274756"/>
              </w:rPr>
              <w:t>(Microsoft SQL Server – Windows Authentication only)</w:t>
            </w:r>
            <w:r w:rsidRPr="003F094A">
              <w:rPr>
                <w:i/>
                <w:iCs/>
                <w:color w:val="274756"/>
              </w:rPr>
              <w:t xml:space="preserve"> If you are using Windows Authentication, additional</w:t>
            </w:r>
            <w:bookmarkEnd w:id="427"/>
            <w:r w:rsidRPr="003F094A">
              <w:rPr>
                <w:i/>
                <w:iCs/>
                <w:color w:val="274756"/>
              </w:rPr>
              <w:t xml:space="preserve"> configuration is required after Altimeter </w:t>
            </w:r>
            <w:r w:rsidR="006A6E3D" w:rsidRPr="003F094A">
              <w:rPr>
                <w:i/>
                <w:iCs/>
                <w:color w:val="274756"/>
              </w:rPr>
              <w:t xml:space="preserve">and/or Data Broker </w:t>
            </w:r>
            <w:r w:rsidR="00677CC1">
              <w:rPr>
                <w:i/>
                <w:iCs/>
                <w:color w:val="274756"/>
              </w:rPr>
              <w:t>are installed.</w:t>
            </w:r>
            <w:r w:rsidR="006A6E3D" w:rsidRPr="003F094A">
              <w:rPr>
                <w:i/>
                <w:iCs/>
                <w:color w:val="274756"/>
              </w:rPr>
              <w:t xml:space="preserve"> </w:t>
            </w:r>
            <w:r w:rsidRPr="003F094A">
              <w:rPr>
                <w:i/>
                <w:iCs/>
                <w:color w:val="274756"/>
              </w:rPr>
              <w:t xml:space="preserve">For more information, see Tech Note - Using Windows Authentication with Ramp </w:t>
            </w:r>
            <w:proofErr w:type="spellStart"/>
            <w:r w:rsidRPr="003F094A">
              <w:rPr>
                <w:i/>
                <w:iCs/>
                <w:color w:val="274756"/>
              </w:rPr>
              <w:t>eCDN</w:t>
            </w:r>
            <w:proofErr w:type="spellEnd"/>
            <w:r w:rsidRPr="003F094A">
              <w:rPr>
                <w:i/>
                <w:iCs/>
                <w:color w:val="274756"/>
              </w:rPr>
              <w:t>.</w:t>
            </w:r>
          </w:p>
          <w:p w14:paraId="7F0E92CB" w14:textId="403736DB" w:rsidR="00CF07C0" w:rsidRPr="003F094A" w:rsidRDefault="00CF07C0" w:rsidP="003F094A">
            <w:pPr>
              <w:pStyle w:val="ListParagraph"/>
              <w:numPr>
                <w:ilvl w:val="0"/>
                <w:numId w:val="197"/>
              </w:numPr>
              <w:cnfStyle w:val="000000000000" w:firstRow="0" w:lastRow="0" w:firstColumn="0" w:lastColumn="0" w:oddVBand="0" w:evenVBand="0" w:oddHBand="0" w:evenHBand="0" w:firstRowFirstColumn="0" w:firstRowLastColumn="0" w:lastRowFirstColumn="0" w:lastRowLastColumn="0"/>
              <w:rPr>
                <w:i/>
                <w:iCs/>
                <w:color w:val="274756"/>
              </w:rPr>
            </w:pPr>
            <w:r w:rsidRPr="003F094A">
              <w:rPr>
                <w:b/>
                <w:bCs/>
                <w:i/>
                <w:iCs/>
                <w:color w:val="274756"/>
              </w:rPr>
              <w:t>(LDAP Authentication only)</w:t>
            </w:r>
            <w:r w:rsidRPr="00CF07C0">
              <w:rPr>
                <w:i/>
                <w:iCs/>
                <w:color w:val="274756"/>
              </w:rPr>
              <w:t xml:space="preserve"> Altimeter and Core Analytics support the use of LDAP authentication. For more information, see “LDAP Support Requirements for Altimeter/Core Analytics” in the Ramp </w:t>
            </w:r>
            <w:proofErr w:type="spellStart"/>
            <w:r w:rsidRPr="00CF07C0">
              <w:rPr>
                <w:i/>
                <w:iCs/>
                <w:color w:val="274756"/>
              </w:rPr>
              <w:t>eCDN</w:t>
            </w:r>
            <w:proofErr w:type="spellEnd"/>
            <w:r w:rsidRPr="00CF07C0">
              <w:rPr>
                <w:i/>
                <w:iCs/>
                <w:color w:val="274756"/>
              </w:rPr>
              <w:t xml:space="preserve"> System Requirements Guide.</w:t>
            </w:r>
          </w:p>
        </w:tc>
      </w:tr>
      <w:tr w:rsidR="00DB4D0A" w:rsidRPr="000746DE" w14:paraId="2503C90E"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7CB2CC" w:themeColor="accent2" w:themeTint="99"/>
              <w:bottom w:val="single" w:sz="4" w:space="0" w:color="7CB2CC" w:themeColor="accent2" w:themeTint="99"/>
            </w:tcBorders>
          </w:tcPr>
          <w:p w14:paraId="5B9B5979" w14:textId="59E045F6" w:rsidR="00DB4D0A" w:rsidRDefault="00051F74" w:rsidP="00446D62">
            <w:pPr>
              <w:ind w:left="72"/>
              <w:rPr>
                <w:color w:val="274756"/>
              </w:rPr>
            </w:pPr>
            <w:r>
              <w:rPr>
                <w:color w:val="274756"/>
              </w:rPr>
              <w:t xml:space="preserve">Verify Ramp </w:t>
            </w:r>
            <w:proofErr w:type="spellStart"/>
            <w:r>
              <w:rPr>
                <w:color w:val="274756"/>
              </w:rPr>
              <w:t>eCDN</w:t>
            </w:r>
            <w:proofErr w:type="spellEnd"/>
            <w:r>
              <w:rPr>
                <w:color w:val="274756"/>
              </w:rPr>
              <w:t xml:space="preserve"> Components</w:t>
            </w:r>
          </w:p>
        </w:tc>
        <w:tc>
          <w:tcPr>
            <w:tcW w:w="8100" w:type="dxa"/>
            <w:tcBorders>
              <w:top w:val="single" w:sz="4" w:space="0" w:color="7CB2CC" w:themeColor="accent2" w:themeTint="99"/>
              <w:bottom w:val="single" w:sz="4" w:space="0" w:color="7CB2CC" w:themeColor="accent2" w:themeTint="99"/>
            </w:tcBorders>
          </w:tcPr>
          <w:p w14:paraId="651D02DD" w14:textId="443B835D" w:rsidR="00E02A3C" w:rsidRPr="00140E93" w:rsidRDefault="00000000" w:rsidP="00140E93">
            <w:pPr>
              <w:cnfStyle w:val="000000100000" w:firstRow="0" w:lastRow="0" w:firstColumn="0" w:lastColumn="0" w:oddVBand="0" w:evenVBand="0" w:oddHBand="1" w:evenHBand="0" w:firstRowFirstColumn="0" w:firstRowLastColumn="0" w:lastRowFirstColumn="0" w:lastRowLastColumn="0"/>
              <w:rPr>
                <w:color w:val="274756"/>
              </w:rPr>
            </w:pPr>
            <w:hyperlink w:anchor="VerifyComponents" w:history="1">
              <w:r w:rsidR="009F79FF" w:rsidRPr="009F79FF">
                <w:rPr>
                  <w:rStyle w:val="Hyperlink"/>
                </w:rPr>
                <w:t>Verify</w:t>
              </w:r>
              <w:r w:rsidR="009F79FF">
                <w:rPr>
                  <w:rStyle w:val="Hyperlink"/>
                </w:rPr>
                <w:t xml:space="preserve"> Ramp </w:t>
              </w:r>
              <w:proofErr w:type="spellStart"/>
              <w:r w:rsidR="009F79FF">
                <w:rPr>
                  <w:rStyle w:val="Hyperlink"/>
                </w:rPr>
                <w:t>eCDN</w:t>
              </w:r>
              <w:proofErr w:type="spellEnd"/>
              <w:r w:rsidR="009F79FF">
                <w:rPr>
                  <w:rStyle w:val="Hyperlink"/>
                </w:rPr>
                <w:t xml:space="preserve"> </w:t>
              </w:r>
              <w:r w:rsidR="009F79FF" w:rsidRPr="009F79FF">
                <w:rPr>
                  <w:rStyle w:val="Hyperlink"/>
                </w:rPr>
                <w:t>Components</w:t>
              </w:r>
            </w:hyperlink>
            <w:r w:rsidR="00051F74">
              <w:rPr>
                <w:color w:val="274756"/>
              </w:rPr>
              <w:t xml:space="preserve"> </w:t>
            </w:r>
            <w:r w:rsidR="009F79FF">
              <w:rPr>
                <w:color w:val="274756"/>
              </w:rPr>
              <w:t>to ensure the components have installed correctly, and perform any additional configuration required.</w:t>
            </w:r>
          </w:p>
        </w:tc>
      </w:tr>
      <w:tr w:rsidR="00A116E5" w:rsidRPr="000746DE" w14:paraId="48D24420" w14:textId="77777777" w:rsidTr="00140E93">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7CB2CC" w:themeColor="accent2" w:themeTint="99"/>
            </w:tcBorders>
          </w:tcPr>
          <w:p w14:paraId="52055A2A" w14:textId="724F5EC1" w:rsidR="00A116E5" w:rsidRDefault="00E00FE8" w:rsidP="00446D62">
            <w:pPr>
              <w:ind w:left="72"/>
              <w:rPr>
                <w:color w:val="274756"/>
              </w:rPr>
            </w:pPr>
            <w:r>
              <w:rPr>
                <w:color w:val="274756"/>
              </w:rPr>
              <w:t>Post-Installation Configuration</w:t>
            </w:r>
          </w:p>
        </w:tc>
        <w:tc>
          <w:tcPr>
            <w:tcW w:w="8100" w:type="dxa"/>
            <w:tcBorders>
              <w:top w:val="single" w:sz="4" w:space="0" w:color="7CB2CC" w:themeColor="accent2" w:themeTint="99"/>
            </w:tcBorders>
          </w:tcPr>
          <w:p w14:paraId="3260DB85" w14:textId="158A51E4" w:rsidR="00244A1B" w:rsidRPr="00140E93" w:rsidRDefault="00775325" w:rsidP="00775325">
            <w:pPr>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Perform any </w:t>
            </w:r>
            <w:hyperlink w:anchor="PostInstallationConfiguration" w:history="1">
              <w:r w:rsidRPr="00775325">
                <w:rPr>
                  <w:rStyle w:val="Hyperlink"/>
                </w:rPr>
                <w:t>Post</w:t>
              </w:r>
              <w:r>
                <w:rPr>
                  <w:rStyle w:val="Hyperlink"/>
                </w:rPr>
                <w:t>-</w:t>
              </w:r>
              <w:r w:rsidRPr="00775325">
                <w:rPr>
                  <w:rStyle w:val="Hyperlink"/>
                </w:rPr>
                <w:t>Installation</w:t>
              </w:r>
              <w:r>
                <w:rPr>
                  <w:rStyle w:val="Hyperlink"/>
                </w:rPr>
                <w:t xml:space="preserve"> </w:t>
              </w:r>
              <w:r w:rsidRPr="00775325">
                <w:rPr>
                  <w:rStyle w:val="Hyperlink"/>
                </w:rPr>
                <w:t>Configuration</w:t>
              </w:r>
            </w:hyperlink>
            <w:r>
              <w:rPr>
                <w:color w:val="274756"/>
              </w:rPr>
              <w:t xml:space="preserve"> </w:t>
            </w:r>
            <w:r w:rsidR="00E00FE8" w:rsidRPr="00E00FE8">
              <w:rPr>
                <w:color w:val="274756"/>
              </w:rPr>
              <w:t xml:space="preserve">that may be </w:t>
            </w:r>
            <w:r>
              <w:rPr>
                <w:color w:val="274756"/>
              </w:rPr>
              <w:t>required a</w:t>
            </w:r>
            <w:r w:rsidR="00E00FE8" w:rsidRPr="00E00FE8">
              <w:rPr>
                <w:color w:val="274756"/>
              </w:rPr>
              <w:t>ccording to the needs of your environment</w:t>
            </w:r>
            <w:r>
              <w:rPr>
                <w:color w:val="274756"/>
              </w:rPr>
              <w:t>.</w:t>
            </w:r>
          </w:p>
        </w:tc>
      </w:tr>
    </w:tbl>
    <w:p w14:paraId="690C29ED" w14:textId="5DB9351F" w:rsidR="00DB4D0A" w:rsidRDefault="00D97C78" w:rsidP="00DB4D0A">
      <w:pPr>
        <w:pStyle w:val="Heading1"/>
      </w:pPr>
      <w:bookmarkStart w:id="428" w:name="_Toc120867418"/>
      <w:bookmarkEnd w:id="425"/>
      <w:r>
        <w:t xml:space="preserve">Product </w:t>
      </w:r>
      <w:r w:rsidR="00DB4D0A">
        <w:t>Requirements</w:t>
      </w:r>
      <w:bookmarkEnd w:id="428"/>
    </w:p>
    <w:p w14:paraId="12B16329" w14:textId="17D4158A" w:rsidR="00DB4D0A" w:rsidRDefault="00DB4D0A" w:rsidP="00DB4D0A">
      <w:r w:rsidRPr="000630B6">
        <w:t xml:space="preserve">For </w:t>
      </w:r>
      <w:r w:rsidR="000F281F">
        <w:t xml:space="preserve">product </w:t>
      </w:r>
      <w:r w:rsidRPr="000630B6">
        <w:t xml:space="preserve">hardware and software requirements, see the </w:t>
      </w:r>
      <w:r w:rsidRPr="00446D62">
        <w:rPr>
          <w:i/>
          <w:iCs/>
        </w:rPr>
        <w:t>Ramp</w:t>
      </w:r>
      <w:r w:rsidR="000F281F">
        <w:rPr>
          <w:i/>
          <w:iCs/>
        </w:rPr>
        <w:t xml:space="preserve"> </w:t>
      </w:r>
      <w:proofErr w:type="spellStart"/>
      <w:r w:rsidR="000F281F">
        <w:rPr>
          <w:i/>
          <w:iCs/>
        </w:rPr>
        <w:t>eCDN</w:t>
      </w:r>
      <w:proofErr w:type="spellEnd"/>
      <w:r w:rsidRPr="00446D62">
        <w:rPr>
          <w:i/>
          <w:iCs/>
        </w:rPr>
        <w:t xml:space="preserve"> System Requirements</w:t>
      </w:r>
      <w:r w:rsidRPr="000630B6">
        <w:t>.</w:t>
      </w:r>
    </w:p>
    <w:p w14:paraId="3E4B11E5" w14:textId="7B10D4AD" w:rsidR="008814EE" w:rsidRDefault="008814EE" w:rsidP="00DB4D0A">
      <w:r>
        <w:br w:type="page"/>
      </w:r>
    </w:p>
    <w:p w14:paraId="4FBBFA44" w14:textId="77777777" w:rsidR="008814EE" w:rsidRDefault="008814EE" w:rsidP="00DB4D0A"/>
    <w:p w14:paraId="3A35CB40" w14:textId="7D93E032" w:rsidR="00DB4D0A" w:rsidRDefault="00AF5749" w:rsidP="00DB4D0A">
      <w:pPr>
        <w:pStyle w:val="Heading1"/>
      </w:pPr>
      <w:bookmarkStart w:id="429" w:name="_Ramp_eCDN_Log"/>
      <w:bookmarkStart w:id="430" w:name="_Toc120867419"/>
      <w:bookmarkEnd w:id="429"/>
      <w:r>
        <w:t xml:space="preserve">Ramp </w:t>
      </w:r>
      <w:proofErr w:type="spellStart"/>
      <w:r>
        <w:t>eCDN</w:t>
      </w:r>
      <w:proofErr w:type="spellEnd"/>
      <w:r>
        <w:t xml:space="preserve"> </w:t>
      </w:r>
      <w:r w:rsidR="00DB4D0A">
        <w:t>Log</w:t>
      </w:r>
      <w:r>
        <w:t xml:space="preserve"> Locations</w:t>
      </w:r>
      <w:bookmarkEnd w:id="430"/>
    </w:p>
    <w:p w14:paraId="5565B7D6" w14:textId="13D64F52" w:rsidR="00AF5749" w:rsidRDefault="00AF5749">
      <w:pPr>
        <w:spacing w:after="0" w:line="240" w:lineRule="auto"/>
        <w:rPr>
          <w:bCs/>
        </w:rPr>
      </w:pPr>
      <w:bookmarkStart w:id="431" w:name="_Hlk49936367"/>
      <w:r w:rsidRPr="00AF5749">
        <w:rPr>
          <w:bCs/>
        </w:rPr>
        <w:t>When contacting Ramp Support, please send the appropriate log files along with your problem description to assist in resolving your issue.</w:t>
      </w:r>
    </w:p>
    <w:p w14:paraId="7261FB18" w14:textId="333934D6" w:rsidR="00640023" w:rsidRPr="00AF5749" w:rsidRDefault="00640023" w:rsidP="00640023">
      <w:pPr>
        <w:pStyle w:val="Heading2"/>
        <w:spacing w:before="120"/>
      </w:pPr>
      <w:bookmarkStart w:id="432" w:name="_Toc120867420"/>
      <w:r>
        <w:t xml:space="preserve">Installer </w:t>
      </w:r>
      <w:r w:rsidRPr="00AF5749">
        <w:t>Logs</w:t>
      </w:r>
      <w:bookmarkEnd w:id="432"/>
    </w:p>
    <w:p w14:paraId="33EAB258" w14:textId="60C103F8" w:rsidR="00640023" w:rsidRPr="00AF5749" w:rsidRDefault="00640023" w:rsidP="00640023">
      <w:r>
        <w:t xml:space="preserve">The Ramp </w:t>
      </w:r>
      <w:proofErr w:type="spellStart"/>
      <w:r>
        <w:t>eCDN</w:t>
      </w:r>
      <w:proofErr w:type="spellEnd"/>
      <w:r>
        <w:t xml:space="preserve"> Installer creates the following logs </w:t>
      </w:r>
      <w:r w:rsidRPr="00AF5749">
        <w:t>for reference and debugging purposes.</w:t>
      </w:r>
    </w:p>
    <w:tbl>
      <w:tblPr>
        <w:tblStyle w:val="GridTable2-Accent212"/>
        <w:tblW w:w="10170" w:type="dxa"/>
        <w:tblLook w:val="04A0" w:firstRow="1" w:lastRow="0" w:firstColumn="1" w:lastColumn="0" w:noHBand="0" w:noVBand="1"/>
      </w:tblPr>
      <w:tblGrid>
        <w:gridCol w:w="1350"/>
        <w:gridCol w:w="8820"/>
      </w:tblGrid>
      <w:tr w:rsidR="00640023" w:rsidRPr="00AF5749" w14:paraId="55E3B2B4" w14:textId="77777777" w:rsidTr="00CD1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hideMark/>
          </w:tcPr>
          <w:p w14:paraId="4DC89FBA" w14:textId="77777777" w:rsidR="00640023" w:rsidRPr="00CD1BFF" w:rsidRDefault="00640023" w:rsidP="00CD1BFF">
            <w:pPr>
              <w:spacing w:after="0"/>
              <w:ind w:left="72"/>
              <w:rPr>
                <w:color w:val="274756"/>
                <w:szCs w:val="20"/>
              </w:rPr>
            </w:pPr>
            <w:r w:rsidRPr="00CD1BFF">
              <w:rPr>
                <w:color w:val="274756"/>
                <w:szCs w:val="20"/>
              </w:rPr>
              <w:t>Log</w:t>
            </w:r>
          </w:p>
        </w:tc>
        <w:tc>
          <w:tcPr>
            <w:tcW w:w="8820" w:type="dxa"/>
          </w:tcPr>
          <w:p w14:paraId="24A48088" w14:textId="77777777" w:rsidR="00640023" w:rsidRPr="00CD1BFF" w:rsidRDefault="00640023" w:rsidP="00CD1BFF">
            <w:pPr>
              <w:spacing w:after="0"/>
              <w:cnfStyle w:val="100000000000" w:firstRow="1" w:lastRow="0" w:firstColumn="0" w:lastColumn="0" w:oddVBand="0" w:evenVBand="0" w:oddHBand="0" w:evenHBand="0" w:firstRowFirstColumn="0" w:firstRowLastColumn="0" w:lastRowFirstColumn="0" w:lastRowLastColumn="0"/>
              <w:rPr>
                <w:color w:val="274756"/>
                <w:szCs w:val="20"/>
              </w:rPr>
            </w:pPr>
            <w:r w:rsidRPr="00CD1BFF">
              <w:rPr>
                <w:color w:val="274756"/>
                <w:szCs w:val="20"/>
              </w:rPr>
              <w:t>Default Location</w:t>
            </w:r>
          </w:p>
        </w:tc>
      </w:tr>
      <w:tr w:rsidR="00640023" w:rsidRPr="00AF5749" w14:paraId="75EBF956" w14:textId="77777777" w:rsidTr="00CD1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top w:val="single" w:sz="12" w:space="0" w:color="7CB2CC" w:themeColor="accent2" w:themeTint="99"/>
              <w:bottom w:val="single" w:sz="4" w:space="0" w:color="7CB2CC" w:themeColor="accent2" w:themeTint="99"/>
            </w:tcBorders>
            <w:hideMark/>
          </w:tcPr>
          <w:p w14:paraId="1B4B804E" w14:textId="0019A66D" w:rsidR="00640023" w:rsidRPr="00CD1BFF" w:rsidRDefault="00E20F5D" w:rsidP="00CD1BFF">
            <w:pPr>
              <w:ind w:left="72"/>
              <w:rPr>
                <w:color w:val="274756"/>
                <w:szCs w:val="20"/>
              </w:rPr>
            </w:pPr>
            <w:r>
              <w:rPr>
                <w:color w:val="274756"/>
                <w:szCs w:val="20"/>
              </w:rPr>
              <w:t>Installer</w:t>
            </w:r>
            <w:r w:rsidR="00640023" w:rsidRPr="00CD1BFF">
              <w:rPr>
                <w:color w:val="274756"/>
                <w:szCs w:val="20"/>
              </w:rPr>
              <w:t xml:space="preserve"> Log</w:t>
            </w:r>
          </w:p>
        </w:tc>
        <w:tc>
          <w:tcPr>
            <w:tcW w:w="8820" w:type="dxa"/>
            <w:tcBorders>
              <w:top w:val="single" w:sz="12" w:space="0" w:color="7CB2CC" w:themeColor="accent2" w:themeTint="99"/>
              <w:bottom w:val="single" w:sz="4" w:space="0" w:color="7CB2CC" w:themeColor="accent2" w:themeTint="99"/>
            </w:tcBorders>
          </w:tcPr>
          <w:p w14:paraId="3A85ECCE" w14:textId="39A7C0C5" w:rsidR="00640023" w:rsidRPr="00CD1BFF" w:rsidRDefault="00640023" w:rsidP="00CD1BFF">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CD1BFF">
              <w:rPr>
                <w:b/>
                <w:bCs/>
                <w:color w:val="274756"/>
                <w:szCs w:val="20"/>
              </w:rPr>
              <w:t>Linux</w:t>
            </w:r>
            <w:r>
              <w:rPr>
                <w:b/>
                <w:bCs/>
                <w:color w:val="274756"/>
                <w:szCs w:val="20"/>
              </w:rPr>
              <w:t xml:space="preserve"> and Mac</w:t>
            </w:r>
            <w:r w:rsidRPr="00CD1BFF">
              <w:rPr>
                <w:b/>
                <w:bCs/>
                <w:color w:val="274756"/>
                <w:szCs w:val="20"/>
              </w:rPr>
              <w:t>:</w:t>
            </w:r>
          </w:p>
          <w:p w14:paraId="409314D6" w14:textId="78CBC1B3" w:rsidR="00640023" w:rsidRPr="00140E93" w:rsidRDefault="00640023" w:rsidP="00640023">
            <w:pPr>
              <w:numPr>
                <w:ilvl w:val="0"/>
                <w:numId w:val="1"/>
              </w:numPr>
              <w:spacing w:after="0"/>
              <w:ind w:left="346"/>
              <w:contextualSpacing/>
              <w:cnfStyle w:val="000000100000" w:firstRow="0" w:lastRow="0" w:firstColumn="0" w:lastColumn="0" w:oddVBand="0" w:evenVBand="0" w:oddHBand="1" w:evenHBand="0" w:firstRowFirstColumn="0" w:firstRowLastColumn="0" w:lastRowFirstColumn="0" w:lastRowLastColumn="0"/>
              <w:rPr>
                <w:b/>
                <w:bCs/>
                <w:color w:val="274756"/>
                <w:szCs w:val="20"/>
              </w:rPr>
            </w:pPr>
            <w:r w:rsidRPr="00CD1BFF">
              <w:rPr>
                <w:color w:val="274756"/>
                <w:szCs w:val="20"/>
              </w:rPr>
              <w:t>/</w:t>
            </w:r>
            <w:proofErr w:type="spellStart"/>
            <w:r>
              <w:rPr>
                <w:color w:val="274756"/>
                <w:szCs w:val="20"/>
              </w:rPr>
              <w:t>tmp</w:t>
            </w:r>
            <w:proofErr w:type="spellEnd"/>
            <w:r w:rsidRPr="00CD1BFF">
              <w:rPr>
                <w:color w:val="274756"/>
                <w:szCs w:val="20"/>
              </w:rPr>
              <w:t>/</w:t>
            </w:r>
            <w:proofErr w:type="spellStart"/>
            <w:r>
              <w:rPr>
                <w:color w:val="274756"/>
                <w:szCs w:val="20"/>
              </w:rPr>
              <w:t>installbuilder_installer</w:t>
            </w:r>
            <w:proofErr w:type="spellEnd"/>
            <w:r>
              <w:rPr>
                <w:color w:val="274756"/>
                <w:szCs w:val="20"/>
              </w:rPr>
              <w:t>_&lt;</w:t>
            </w:r>
            <w:proofErr w:type="spellStart"/>
            <w:r w:rsidRPr="00140E93">
              <w:rPr>
                <w:i/>
                <w:iCs/>
                <w:color w:val="274756"/>
                <w:szCs w:val="20"/>
              </w:rPr>
              <w:t>pid</w:t>
            </w:r>
            <w:proofErr w:type="spellEnd"/>
            <w:r>
              <w:rPr>
                <w:color w:val="274756"/>
                <w:szCs w:val="20"/>
              </w:rPr>
              <w:t>&gt;.log</w:t>
            </w:r>
          </w:p>
          <w:p w14:paraId="24FAC6FF" w14:textId="7F374C89" w:rsidR="00640023" w:rsidRPr="00CD1BFF" w:rsidRDefault="00640023" w:rsidP="00140E93">
            <w:pPr>
              <w:spacing w:after="0"/>
              <w:ind w:left="-14"/>
              <w:contextualSpacing/>
              <w:cnfStyle w:val="000000100000" w:firstRow="0" w:lastRow="0" w:firstColumn="0" w:lastColumn="0" w:oddVBand="0" w:evenVBand="0" w:oddHBand="1" w:evenHBand="0" w:firstRowFirstColumn="0" w:firstRowLastColumn="0" w:lastRowFirstColumn="0" w:lastRowLastColumn="0"/>
              <w:rPr>
                <w:b/>
                <w:bCs/>
                <w:color w:val="274756"/>
                <w:szCs w:val="20"/>
              </w:rPr>
            </w:pPr>
            <w:r w:rsidRPr="00CD1BFF">
              <w:rPr>
                <w:b/>
                <w:bCs/>
                <w:color w:val="274756"/>
                <w:szCs w:val="20"/>
              </w:rPr>
              <w:t>Windows:</w:t>
            </w:r>
          </w:p>
          <w:p w14:paraId="43B0EFCA" w14:textId="37E6E1B2" w:rsidR="00640023" w:rsidRPr="00CD1BFF" w:rsidRDefault="00640023" w:rsidP="00CD1BFF">
            <w:pPr>
              <w:numPr>
                <w:ilvl w:val="0"/>
                <w:numId w:val="1"/>
              </w:numPr>
              <w:spacing w:after="0"/>
              <w:ind w:left="346"/>
              <w:cnfStyle w:val="000000100000" w:firstRow="0" w:lastRow="0" w:firstColumn="0" w:lastColumn="0" w:oddVBand="0" w:evenVBand="0" w:oddHBand="1" w:evenHBand="0" w:firstRowFirstColumn="0" w:firstRowLastColumn="0" w:lastRowFirstColumn="0" w:lastRowLastColumn="0"/>
              <w:rPr>
                <w:color w:val="274756"/>
                <w:szCs w:val="20"/>
              </w:rPr>
            </w:pPr>
            <w:r w:rsidRPr="00CD1BFF">
              <w:rPr>
                <w:color w:val="274756"/>
                <w:szCs w:val="20"/>
              </w:rPr>
              <w:t>C:\</w:t>
            </w:r>
            <w:r>
              <w:rPr>
                <w:color w:val="274756"/>
                <w:szCs w:val="20"/>
              </w:rPr>
              <w:t>Users\&lt;</w:t>
            </w:r>
            <w:r w:rsidR="00A71E7E" w:rsidRPr="00140E93">
              <w:rPr>
                <w:i/>
                <w:iCs/>
                <w:color w:val="274756"/>
                <w:szCs w:val="20"/>
              </w:rPr>
              <w:t>u</w:t>
            </w:r>
            <w:r w:rsidRPr="00140E93">
              <w:rPr>
                <w:i/>
                <w:iCs/>
                <w:color w:val="274756"/>
                <w:szCs w:val="20"/>
              </w:rPr>
              <w:t>ser</w:t>
            </w:r>
            <w:r>
              <w:rPr>
                <w:color w:val="274756"/>
                <w:szCs w:val="20"/>
              </w:rPr>
              <w:t>&gt;\AppData\Local\</w:t>
            </w:r>
            <w:r w:rsidR="00A71E7E">
              <w:t xml:space="preserve"> </w:t>
            </w:r>
            <w:proofErr w:type="spellStart"/>
            <w:r w:rsidR="00A71E7E" w:rsidRPr="00A71E7E">
              <w:rPr>
                <w:color w:val="274756"/>
                <w:szCs w:val="20"/>
              </w:rPr>
              <w:t>installbuilder_installer</w:t>
            </w:r>
            <w:proofErr w:type="spellEnd"/>
            <w:r w:rsidR="00A71E7E" w:rsidRPr="00A71E7E">
              <w:rPr>
                <w:color w:val="274756"/>
                <w:szCs w:val="20"/>
              </w:rPr>
              <w:t>_&lt;</w:t>
            </w:r>
            <w:proofErr w:type="spellStart"/>
            <w:r w:rsidR="00A71E7E" w:rsidRPr="00140E93">
              <w:rPr>
                <w:i/>
                <w:iCs/>
                <w:color w:val="274756"/>
                <w:szCs w:val="20"/>
              </w:rPr>
              <w:t>pid</w:t>
            </w:r>
            <w:proofErr w:type="spellEnd"/>
            <w:r w:rsidR="00A71E7E" w:rsidRPr="00A71E7E">
              <w:rPr>
                <w:color w:val="274756"/>
                <w:szCs w:val="20"/>
              </w:rPr>
              <w:t>&gt;.log</w:t>
            </w:r>
          </w:p>
        </w:tc>
      </w:tr>
    </w:tbl>
    <w:p w14:paraId="3A4A7545" w14:textId="77777777" w:rsidR="00AF5749" w:rsidRPr="00AF5749" w:rsidRDefault="00AF5749" w:rsidP="00140E93">
      <w:pPr>
        <w:pStyle w:val="Heading2"/>
        <w:spacing w:before="120"/>
      </w:pPr>
      <w:bookmarkStart w:id="433" w:name="_Toc86317502"/>
      <w:bookmarkStart w:id="434" w:name="_Toc120867421"/>
      <w:r w:rsidRPr="00AF5749">
        <w:t>Altimeter Logs</w:t>
      </w:r>
      <w:bookmarkEnd w:id="433"/>
      <w:bookmarkEnd w:id="434"/>
    </w:p>
    <w:p w14:paraId="55819A74" w14:textId="77777777" w:rsidR="00AF5749" w:rsidRPr="00AF5749" w:rsidRDefault="00AF5749" w:rsidP="00AF5749">
      <w:r w:rsidRPr="00AF5749">
        <w:t>Altimeter maintains the following logs for reference and debugging purposes.</w:t>
      </w:r>
    </w:p>
    <w:tbl>
      <w:tblPr>
        <w:tblStyle w:val="GridTable2-Accent212"/>
        <w:tblW w:w="10170" w:type="dxa"/>
        <w:tblLook w:val="04A0" w:firstRow="1" w:lastRow="0" w:firstColumn="1" w:lastColumn="0" w:noHBand="0" w:noVBand="1"/>
      </w:tblPr>
      <w:tblGrid>
        <w:gridCol w:w="1350"/>
        <w:gridCol w:w="8820"/>
      </w:tblGrid>
      <w:tr w:rsidR="00AF5749" w:rsidRPr="00AF5749" w14:paraId="4E9CE5AA" w14:textId="77777777" w:rsidTr="00140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hideMark/>
          </w:tcPr>
          <w:p w14:paraId="680F2B6E" w14:textId="77777777" w:rsidR="00AF5749" w:rsidRPr="00140E93" w:rsidRDefault="00AF5749" w:rsidP="00AF5749">
            <w:pPr>
              <w:spacing w:after="0"/>
              <w:ind w:left="72"/>
              <w:rPr>
                <w:color w:val="274756"/>
                <w:szCs w:val="20"/>
              </w:rPr>
            </w:pPr>
            <w:r w:rsidRPr="00140E93">
              <w:rPr>
                <w:color w:val="274756"/>
                <w:szCs w:val="20"/>
              </w:rPr>
              <w:t>Log</w:t>
            </w:r>
          </w:p>
        </w:tc>
        <w:tc>
          <w:tcPr>
            <w:tcW w:w="8820" w:type="dxa"/>
          </w:tcPr>
          <w:p w14:paraId="29020C41" w14:textId="77777777" w:rsidR="00AF5749" w:rsidRPr="00140E93" w:rsidRDefault="00AF5749" w:rsidP="00AF5749">
            <w:pPr>
              <w:spacing w:after="0"/>
              <w:cnfStyle w:val="100000000000" w:firstRow="1" w:lastRow="0" w:firstColumn="0" w:lastColumn="0" w:oddVBand="0" w:evenVBand="0" w:oddHBand="0" w:evenHBand="0" w:firstRowFirstColumn="0" w:firstRowLastColumn="0" w:lastRowFirstColumn="0" w:lastRowLastColumn="0"/>
              <w:rPr>
                <w:color w:val="274756"/>
                <w:szCs w:val="20"/>
              </w:rPr>
            </w:pPr>
            <w:r w:rsidRPr="00140E93">
              <w:rPr>
                <w:color w:val="274756"/>
                <w:szCs w:val="20"/>
              </w:rPr>
              <w:t>Default Location</w:t>
            </w:r>
          </w:p>
        </w:tc>
      </w:tr>
      <w:tr w:rsidR="00AF5749" w:rsidRPr="00AF5749" w14:paraId="1D4D7F71"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top w:val="single" w:sz="12" w:space="0" w:color="7CB2CC" w:themeColor="accent2" w:themeTint="99"/>
              <w:bottom w:val="single" w:sz="4" w:space="0" w:color="7CB2CC" w:themeColor="accent2" w:themeTint="99"/>
            </w:tcBorders>
            <w:hideMark/>
          </w:tcPr>
          <w:p w14:paraId="7423929B" w14:textId="77777777" w:rsidR="00AF5749" w:rsidRPr="00140E93" w:rsidRDefault="00AF5749" w:rsidP="00AF5749">
            <w:pPr>
              <w:ind w:left="72"/>
              <w:rPr>
                <w:color w:val="274756"/>
                <w:szCs w:val="20"/>
              </w:rPr>
            </w:pPr>
            <w:r w:rsidRPr="00140E93">
              <w:rPr>
                <w:color w:val="274756"/>
                <w:szCs w:val="20"/>
              </w:rPr>
              <w:t>Tomcat Log</w:t>
            </w:r>
          </w:p>
        </w:tc>
        <w:tc>
          <w:tcPr>
            <w:tcW w:w="8820" w:type="dxa"/>
            <w:tcBorders>
              <w:top w:val="single" w:sz="12" w:space="0" w:color="7CB2CC" w:themeColor="accent2" w:themeTint="99"/>
              <w:bottom w:val="single" w:sz="4" w:space="0" w:color="7CB2CC" w:themeColor="accent2" w:themeTint="99"/>
            </w:tcBorders>
          </w:tcPr>
          <w:p w14:paraId="13BC3B13" w14:textId="77777777" w:rsidR="00AF5749" w:rsidRPr="00140E93" w:rsidRDefault="00AF5749"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Linux:</w:t>
            </w:r>
          </w:p>
          <w:p w14:paraId="3732F7A2" w14:textId="39F2FF09" w:rsidR="00AF5749" w:rsidRPr="00140E93" w:rsidRDefault="00AF5749" w:rsidP="00140E93">
            <w:pPr>
              <w:numPr>
                <w:ilvl w:val="0"/>
                <w:numId w:val="1"/>
              </w:numPr>
              <w:spacing w:after="0"/>
              <w:ind w:left="346"/>
              <w:contextualSpacing/>
              <w:cnfStyle w:val="000000100000" w:firstRow="0" w:lastRow="0" w:firstColumn="0" w:lastColumn="0" w:oddVBand="0" w:evenVBand="0" w:oddHBand="1" w:evenHBand="0" w:firstRowFirstColumn="0" w:firstRowLastColumn="0" w:lastRowFirstColumn="0" w:lastRowLastColumn="0"/>
              <w:rPr>
                <w:color w:val="274756"/>
                <w:szCs w:val="20"/>
              </w:rPr>
            </w:pPr>
            <w:r w:rsidRPr="00140E93">
              <w:rPr>
                <w:color w:val="274756"/>
                <w:szCs w:val="20"/>
              </w:rPr>
              <w:t>/opt/</w:t>
            </w:r>
            <w:proofErr w:type="spellStart"/>
            <w:r w:rsidR="007E4FBF">
              <w:rPr>
                <w:color w:val="274756"/>
                <w:szCs w:val="20"/>
              </w:rPr>
              <w:t>rampecdn</w:t>
            </w:r>
            <w:proofErr w:type="spellEnd"/>
            <w:r w:rsidRPr="00140E93">
              <w:rPr>
                <w:color w:val="274756"/>
                <w:szCs w:val="20"/>
              </w:rPr>
              <w:t>/</w:t>
            </w:r>
            <w:r w:rsidR="007E4FBF">
              <w:rPr>
                <w:color w:val="274756"/>
                <w:szCs w:val="20"/>
              </w:rPr>
              <w:t>altimeter/</w:t>
            </w:r>
            <w:r w:rsidRPr="00140E93">
              <w:rPr>
                <w:color w:val="274756"/>
                <w:szCs w:val="20"/>
              </w:rPr>
              <w:t>tomcat/logs/catalina.</w:t>
            </w:r>
            <w:r w:rsidRPr="00140E93">
              <w:rPr>
                <w:i/>
                <w:color w:val="274756"/>
                <w:szCs w:val="20"/>
              </w:rPr>
              <w:t>yyyy</w:t>
            </w:r>
            <w:r w:rsidRPr="00140E93">
              <w:rPr>
                <w:color w:val="274756"/>
                <w:szCs w:val="20"/>
              </w:rPr>
              <w:t>-</w:t>
            </w:r>
            <w:r w:rsidRPr="00140E93">
              <w:rPr>
                <w:i/>
                <w:color w:val="274756"/>
                <w:szCs w:val="20"/>
              </w:rPr>
              <w:t>mm</w:t>
            </w:r>
            <w:r w:rsidRPr="00140E93">
              <w:rPr>
                <w:color w:val="274756"/>
                <w:szCs w:val="20"/>
              </w:rPr>
              <w:t>-</w:t>
            </w:r>
            <w:r w:rsidRPr="00140E93">
              <w:rPr>
                <w:i/>
                <w:color w:val="274756"/>
                <w:szCs w:val="20"/>
              </w:rPr>
              <w:t>dd</w:t>
            </w:r>
            <w:r w:rsidRPr="00140E93">
              <w:rPr>
                <w:color w:val="274756"/>
                <w:szCs w:val="20"/>
              </w:rPr>
              <w:t>.log</w:t>
            </w:r>
          </w:p>
          <w:p w14:paraId="3952D061" w14:textId="203B1999" w:rsidR="00AF5749" w:rsidRPr="00140E93" w:rsidRDefault="00AF5749" w:rsidP="00140E93">
            <w:pPr>
              <w:numPr>
                <w:ilvl w:val="0"/>
                <w:numId w:val="1"/>
              </w:numPr>
              <w:spacing w:after="0"/>
              <w:ind w:left="346"/>
              <w:cnfStyle w:val="000000100000" w:firstRow="0" w:lastRow="0" w:firstColumn="0" w:lastColumn="0" w:oddVBand="0" w:evenVBand="0" w:oddHBand="1" w:evenHBand="0" w:firstRowFirstColumn="0" w:firstRowLastColumn="0" w:lastRowFirstColumn="0" w:lastRowLastColumn="0"/>
              <w:rPr>
                <w:color w:val="274756"/>
                <w:szCs w:val="20"/>
              </w:rPr>
            </w:pPr>
            <w:r w:rsidRPr="00140E93">
              <w:rPr>
                <w:color w:val="274756"/>
                <w:szCs w:val="20"/>
              </w:rPr>
              <w:t>/opt/</w:t>
            </w:r>
            <w:proofErr w:type="spellStart"/>
            <w:r w:rsidR="007E4FBF">
              <w:rPr>
                <w:color w:val="274756"/>
                <w:szCs w:val="20"/>
              </w:rPr>
              <w:t>rampecdn</w:t>
            </w:r>
            <w:proofErr w:type="spellEnd"/>
            <w:r w:rsidRPr="00140E93">
              <w:rPr>
                <w:color w:val="274756"/>
                <w:szCs w:val="20"/>
              </w:rPr>
              <w:t>/</w:t>
            </w:r>
            <w:r w:rsidR="007E4FBF">
              <w:rPr>
                <w:color w:val="274756"/>
                <w:szCs w:val="20"/>
              </w:rPr>
              <w:t>altimeter/</w:t>
            </w:r>
            <w:r w:rsidRPr="00140E93">
              <w:rPr>
                <w:color w:val="274756"/>
                <w:szCs w:val="20"/>
              </w:rPr>
              <w:t>tomcat/logs/</w:t>
            </w:r>
            <w:proofErr w:type="spellStart"/>
            <w:r w:rsidRPr="00140E93">
              <w:rPr>
                <w:color w:val="274756"/>
                <w:szCs w:val="20"/>
              </w:rPr>
              <w:t>catalina.out</w:t>
            </w:r>
            <w:proofErr w:type="spellEnd"/>
          </w:p>
          <w:p w14:paraId="3910DA80" w14:textId="77777777" w:rsidR="00AF5749" w:rsidRPr="00140E93" w:rsidRDefault="00AF5749"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Windows:</w:t>
            </w:r>
          </w:p>
          <w:p w14:paraId="569B425B" w14:textId="084EE556" w:rsidR="00AF5749" w:rsidRPr="00140E93" w:rsidRDefault="00E847B0" w:rsidP="00D708AC">
            <w:pPr>
              <w:numPr>
                <w:ilvl w:val="0"/>
                <w:numId w:val="1"/>
              </w:numPr>
              <w:spacing w:after="0"/>
              <w:ind w:left="346"/>
              <w:cnfStyle w:val="000000100000" w:firstRow="0" w:lastRow="0" w:firstColumn="0" w:lastColumn="0" w:oddVBand="0" w:evenVBand="0" w:oddHBand="1" w:evenHBand="0" w:firstRowFirstColumn="0" w:firstRowLastColumn="0" w:lastRowFirstColumn="0" w:lastRowLastColumn="0"/>
              <w:rPr>
                <w:color w:val="274756"/>
                <w:szCs w:val="20"/>
              </w:rPr>
            </w:pPr>
            <w:r w:rsidRPr="00140E93">
              <w:rPr>
                <w:color w:val="274756"/>
                <w:szCs w:val="20"/>
              </w:rPr>
              <w:t>C:\Program Files\</w:t>
            </w:r>
            <w:proofErr w:type="spellStart"/>
            <w:r w:rsidR="001A7A25">
              <w:rPr>
                <w:color w:val="274756"/>
                <w:szCs w:val="20"/>
              </w:rPr>
              <w:t>rampecdn</w:t>
            </w:r>
            <w:proofErr w:type="spellEnd"/>
            <w:r w:rsidRPr="00140E93">
              <w:rPr>
                <w:color w:val="274756"/>
                <w:szCs w:val="20"/>
              </w:rPr>
              <w:t>\altimeter\tomcat\logs</w:t>
            </w:r>
            <w:r w:rsidR="00AF5749" w:rsidRPr="00140E93">
              <w:rPr>
                <w:color w:val="274756"/>
                <w:szCs w:val="20"/>
              </w:rPr>
              <w:t>\catalina.</w:t>
            </w:r>
            <w:r w:rsidR="00AF5749" w:rsidRPr="00140E93">
              <w:rPr>
                <w:i/>
                <w:color w:val="274756"/>
                <w:szCs w:val="20"/>
              </w:rPr>
              <w:t>yyyy</w:t>
            </w:r>
            <w:r w:rsidR="00AF5749" w:rsidRPr="00140E93">
              <w:rPr>
                <w:color w:val="274756"/>
                <w:szCs w:val="20"/>
              </w:rPr>
              <w:t>-</w:t>
            </w:r>
            <w:r w:rsidR="00AF5749" w:rsidRPr="00140E93">
              <w:rPr>
                <w:i/>
                <w:color w:val="274756"/>
                <w:szCs w:val="20"/>
              </w:rPr>
              <w:t>mm</w:t>
            </w:r>
            <w:r w:rsidR="00AF5749" w:rsidRPr="00140E93">
              <w:rPr>
                <w:color w:val="274756"/>
                <w:szCs w:val="20"/>
              </w:rPr>
              <w:t>-</w:t>
            </w:r>
            <w:r w:rsidR="00AF5749" w:rsidRPr="00140E93">
              <w:rPr>
                <w:i/>
                <w:color w:val="274756"/>
                <w:szCs w:val="20"/>
              </w:rPr>
              <w:t>dd</w:t>
            </w:r>
            <w:r w:rsidR="00AF5749" w:rsidRPr="00140E93">
              <w:rPr>
                <w:color w:val="274756"/>
                <w:szCs w:val="20"/>
              </w:rPr>
              <w:t>.log</w:t>
            </w:r>
          </w:p>
        </w:tc>
      </w:tr>
      <w:tr w:rsidR="00AF5749" w:rsidRPr="00AF5749" w14:paraId="5EF6E981" w14:textId="77777777" w:rsidTr="00140E93">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7CB2CC" w:themeColor="accent2" w:themeTint="99"/>
              <w:bottom w:val="single" w:sz="4" w:space="0" w:color="7CB2CC" w:themeColor="accent2" w:themeTint="99"/>
            </w:tcBorders>
            <w:hideMark/>
          </w:tcPr>
          <w:p w14:paraId="411ED87C" w14:textId="77777777" w:rsidR="00AF5749" w:rsidRPr="00140E93" w:rsidRDefault="00AF5749" w:rsidP="00AF5749">
            <w:pPr>
              <w:ind w:left="72"/>
              <w:rPr>
                <w:color w:val="274756"/>
                <w:szCs w:val="20"/>
              </w:rPr>
            </w:pPr>
            <w:r w:rsidRPr="00140E93">
              <w:rPr>
                <w:color w:val="274756"/>
                <w:szCs w:val="20"/>
              </w:rPr>
              <w:t>Altimeter Log</w:t>
            </w:r>
          </w:p>
        </w:tc>
        <w:tc>
          <w:tcPr>
            <w:tcW w:w="8820" w:type="dxa"/>
            <w:tcBorders>
              <w:top w:val="single" w:sz="4" w:space="0" w:color="7CB2CC" w:themeColor="accent2" w:themeTint="99"/>
              <w:bottom w:val="single" w:sz="4" w:space="0" w:color="7CB2CC" w:themeColor="accent2" w:themeTint="99"/>
            </w:tcBorders>
          </w:tcPr>
          <w:p w14:paraId="5763DCFF" w14:textId="77777777" w:rsidR="00AF5749" w:rsidRPr="00140E93" w:rsidRDefault="00AF5749" w:rsidP="00140E93">
            <w:pPr>
              <w:spacing w:after="0"/>
              <w:cnfStyle w:val="000000000000" w:firstRow="0" w:lastRow="0" w:firstColumn="0" w:lastColumn="0" w:oddVBand="0" w:evenVBand="0" w:oddHBand="0" w:evenHBand="0" w:firstRowFirstColumn="0" w:firstRowLastColumn="0" w:lastRowFirstColumn="0" w:lastRowLastColumn="0"/>
              <w:rPr>
                <w:b/>
                <w:bCs/>
                <w:color w:val="274756"/>
                <w:szCs w:val="20"/>
              </w:rPr>
            </w:pPr>
            <w:r w:rsidRPr="00140E93">
              <w:rPr>
                <w:b/>
                <w:bCs/>
                <w:color w:val="274756"/>
                <w:szCs w:val="20"/>
              </w:rPr>
              <w:t xml:space="preserve">Linux: </w:t>
            </w:r>
          </w:p>
          <w:p w14:paraId="2D21F536" w14:textId="34B01ADB" w:rsidR="00AF5749" w:rsidRPr="00140E93" w:rsidRDefault="00AF5749" w:rsidP="00140E93">
            <w:pPr>
              <w:numPr>
                <w:ilvl w:val="0"/>
                <w:numId w:val="1"/>
              </w:numPr>
              <w:spacing w:after="0"/>
              <w:ind w:left="346"/>
              <w:cnfStyle w:val="000000000000" w:firstRow="0" w:lastRow="0" w:firstColumn="0" w:lastColumn="0" w:oddVBand="0" w:evenVBand="0" w:oddHBand="0" w:evenHBand="0" w:firstRowFirstColumn="0" w:firstRowLastColumn="0" w:lastRowFirstColumn="0" w:lastRowLastColumn="0"/>
              <w:rPr>
                <w:color w:val="274756"/>
                <w:szCs w:val="20"/>
              </w:rPr>
            </w:pPr>
            <w:r w:rsidRPr="00140E93">
              <w:rPr>
                <w:color w:val="274756"/>
                <w:szCs w:val="20"/>
              </w:rPr>
              <w:t>/opt/</w:t>
            </w:r>
            <w:proofErr w:type="spellStart"/>
            <w:r w:rsidR="009A09BC" w:rsidRPr="009A09BC">
              <w:rPr>
                <w:color w:val="274756"/>
                <w:szCs w:val="20"/>
              </w:rPr>
              <w:t>rampecdn</w:t>
            </w:r>
            <w:proofErr w:type="spellEnd"/>
            <w:r w:rsidR="009A09BC" w:rsidRPr="009A09BC">
              <w:rPr>
                <w:color w:val="274756"/>
                <w:szCs w:val="20"/>
              </w:rPr>
              <w:t>/altimeter</w:t>
            </w:r>
            <w:r w:rsidRPr="00140E93">
              <w:rPr>
                <w:color w:val="274756"/>
                <w:szCs w:val="20"/>
              </w:rPr>
              <w:t>/tomcat/logs/</w:t>
            </w:r>
            <w:proofErr w:type="spellStart"/>
            <w:r w:rsidRPr="00140E93">
              <w:rPr>
                <w:color w:val="274756"/>
                <w:szCs w:val="20"/>
              </w:rPr>
              <w:t>vdms</w:t>
            </w:r>
            <w:proofErr w:type="spellEnd"/>
            <w:r w:rsidRPr="00140E93">
              <w:rPr>
                <w:color w:val="274756"/>
                <w:szCs w:val="20"/>
              </w:rPr>
              <w:t>/vdms-manager.log</w:t>
            </w:r>
          </w:p>
          <w:p w14:paraId="0AC8D28A" w14:textId="77777777" w:rsidR="00AF5749" w:rsidRPr="00140E93" w:rsidRDefault="00AF5749" w:rsidP="00140E93">
            <w:pPr>
              <w:spacing w:after="0"/>
              <w:cnfStyle w:val="000000000000" w:firstRow="0" w:lastRow="0" w:firstColumn="0" w:lastColumn="0" w:oddVBand="0" w:evenVBand="0" w:oddHBand="0" w:evenHBand="0" w:firstRowFirstColumn="0" w:firstRowLastColumn="0" w:lastRowFirstColumn="0" w:lastRowLastColumn="0"/>
              <w:rPr>
                <w:b/>
                <w:bCs/>
                <w:color w:val="274756"/>
                <w:szCs w:val="20"/>
              </w:rPr>
            </w:pPr>
            <w:r w:rsidRPr="00140E93">
              <w:rPr>
                <w:b/>
                <w:bCs/>
                <w:color w:val="274756"/>
                <w:szCs w:val="20"/>
              </w:rPr>
              <w:t>Windows:</w:t>
            </w:r>
          </w:p>
          <w:p w14:paraId="55BA1650" w14:textId="5B8A7CF2" w:rsidR="00AF5749" w:rsidRPr="00140E93" w:rsidRDefault="00E847B0" w:rsidP="00E847B0">
            <w:pPr>
              <w:numPr>
                <w:ilvl w:val="0"/>
                <w:numId w:val="33"/>
              </w:numPr>
              <w:spacing w:after="0"/>
              <w:ind w:left="346"/>
              <w:cnfStyle w:val="000000000000" w:firstRow="0" w:lastRow="0" w:firstColumn="0" w:lastColumn="0" w:oddVBand="0" w:evenVBand="0" w:oddHBand="0" w:evenHBand="0" w:firstRowFirstColumn="0" w:firstRowLastColumn="0" w:lastRowFirstColumn="0" w:lastRowLastColumn="0"/>
              <w:rPr>
                <w:color w:val="274756"/>
                <w:szCs w:val="20"/>
              </w:rPr>
            </w:pPr>
            <w:r w:rsidRPr="00140E93">
              <w:rPr>
                <w:color w:val="274756"/>
                <w:szCs w:val="20"/>
              </w:rPr>
              <w:t>C:\Program Files\</w:t>
            </w:r>
            <w:proofErr w:type="spellStart"/>
            <w:r w:rsidR="001A7A25" w:rsidRPr="001A7A25">
              <w:rPr>
                <w:color w:val="274756"/>
                <w:szCs w:val="20"/>
              </w:rPr>
              <w:t>rampecdn</w:t>
            </w:r>
            <w:proofErr w:type="spellEnd"/>
            <w:r w:rsidRPr="00140E93">
              <w:rPr>
                <w:color w:val="274756"/>
                <w:szCs w:val="20"/>
              </w:rPr>
              <w:t>\altimeter\tomcat\logs\</w:t>
            </w:r>
            <w:proofErr w:type="spellStart"/>
            <w:r w:rsidRPr="00140E93">
              <w:rPr>
                <w:color w:val="274756"/>
                <w:szCs w:val="20"/>
              </w:rPr>
              <w:t>vdms</w:t>
            </w:r>
            <w:proofErr w:type="spellEnd"/>
            <w:r w:rsidR="00AF5749" w:rsidRPr="00140E93">
              <w:rPr>
                <w:color w:val="274756"/>
                <w:szCs w:val="20"/>
              </w:rPr>
              <w:t>\vdms-manager.log</w:t>
            </w:r>
          </w:p>
        </w:tc>
      </w:tr>
      <w:tr w:rsidR="00AF5749" w:rsidRPr="00AF5749" w14:paraId="547D572B"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7CB2CC" w:themeColor="accent2" w:themeTint="99"/>
            </w:tcBorders>
          </w:tcPr>
          <w:p w14:paraId="4168F007" w14:textId="77777777" w:rsidR="00AF5749" w:rsidRPr="00140E93" w:rsidRDefault="00AF5749" w:rsidP="00AF5749">
            <w:pPr>
              <w:ind w:left="72"/>
              <w:rPr>
                <w:color w:val="274756"/>
                <w:szCs w:val="20"/>
              </w:rPr>
            </w:pPr>
            <w:r w:rsidRPr="00140E93">
              <w:rPr>
                <w:color w:val="274756"/>
                <w:szCs w:val="20"/>
              </w:rPr>
              <w:t>Audit Log</w:t>
            </w:r>
          </w:p>
        </w:tc>
        <w:tc>
          <w:tcPr>
            <w:tcW w:w="8820" w:type="dxa"/>
            <w:tcBorders>
              <w:top w:val="single" w:sz="4" w:space="0" w:color="7CB2CC" w:themeColor="accent2" w:themeTint="99"/>
            </w:tcBorders>
          </w:tcPr>
          <w:p w14:paraId="71CD012D" w14:textId="77777777" w:rsidR="00AF5749" w:rsidRPr="00140E93" w:rsidRDefault="00AF5749"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 xml:space="preserve">Linux: </w:t>
            </w:r>
          </w:p>
          <w:p w14:paraId="60B303DF" w14:textId="21D5F237" w:rsidR="00AF5749" w:rsidRPr="00140E93" w:rsidRDefault="00AF5749" w:rsidP="00140E93">
            <w:pPr>
              <w:numPr>
                <w:ilvl w:val="0"/>
                <w:numId w:val="1"/>
              </w:numPr>
              <w:spacing w:after="0"/>
              <w:ind w:left="346"/>
              <w:cnfStyle w:val="000000100000" w:firstRow="0" w:lastRow="0" w:firstColumn="0" w:lastColumn="0" w:oddVBand="0" w:evenVBand="0" w:oddHBand="1" w:evenHBand="0" w:firstRowFirstColumn="0" w:firstRowLastColumn="0" w:lastRowFirstColumn="0" w:lastRowLastColumn="0"/>
              <w:rPr>
                <w:color w:val="274756"/>
                <w:szCs w:val="20"/>
              </w:rPr>
            </w:pPr>
            <w:r w:rsidRPr="00140E93">
              <w:rPr>
                <w:color w:val="274756"/>
                <w:szCs w:val="20"/>
              </w:rPr>
              <w:t>/opt/</w:t>
            </w:r>
            <w:r w:rsidR="009A09BC" w:rsidRPr="009A09BC">
              <w:rPr>
                <w:color w:val="274756"/>
                <w:szCs w:val="20"/>
              </w:rPr>
              <w:t>rampecdn/altimeter</w:t>
            </w:r>
            <w:r w:rsidRPr="00140E93">
              <w:rPr>
                <w:color w:val="274756"/>
                <w:szCs w:val="20"/>
              </w:rPr>
              <w:t>/tomcat/logs/</w:t>
            </w:r>
            <w:r w:rsidRPr="00140E93">
              <w:rPr>
                <w:i/>
                <w:iCs/>
                <w:color w:val="274756"/>
                <w:szCs w:val="20"/>
              </w:rPr>
              <w:t>system_name</w:t>
            </w:r>
            <w:r w:rsidRPr="00140E93">
              <w:rPr>
                <w:color w:val="274756"/>
                <w:szCs w:val="20"/>
              </w:rPr>
              <w:t>_access_log.</w:t>
            </w:r>
            <w:r w:rsidRPr="00140E93">
              <w:rPr>
                <w:i/>
                <w:iCs/>
                <w:color w:val="274756"/>
                <w:szCs w:val="20"/>
              </w:rPr>
              <w:t>yyyy</w:t>
            </w:r>
            <w:r w:rsidRPr="00140E93">
              <w:rPr>
                <w:color w:val="274756"/>
                <w:szCs w:val="20"/>
              </w:rPr>
              <w:t>-</w:t>
            </w:r>
            <w:r w:rsidRPr="00140E93">
              <w:rPr>
                <w:i/>
                <w:iCs/>
                <w:color w:val="274756"/>
                <w:szCs w:val="20"/>
              </w:rPr>
              <w:t>mm</w:t>
            </w:r>
            <w:r w:rsidRPr="00140E93">
              <w:rPr>
                <w:color w:val="274756"/>
                <w:szCs w:val="20"/>
              </w:rPr>
              <w:t>-</w:t>
            </w:r>
            <w:r w:rsidRPr="00140E93">
              <w:rPr>
                <w:i/>
                <w:iCs/>
                <w:color w:val="274756"/>
                <w:szCs w:val="20"/>
              </w:rPr>
              <w:t>dd</w:t>
            </w:r>
          </w:p>
          <w:p w14:paraId="4EA86AD6" w14:textId="77777777" w:rsidR="00AF5749" w:rsidRPr="00140E93" w:rsidRDefault="00AF5749"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Windows:</w:t>
            </w:r>
          </w:p>
          <w:p w14:paraId="2E177201" w14:textId="09737F7E" w:rsidR="00AF5749" w:rsidRPr="00140E93" w:rsidRDefault="00D24A4C" w:rsidP="00140E93">
            <w:pPr>
              <w:numPr>
                <w:ilvl w:val="0"/>
                <w:numId w:val="1"/>
              </w:numPr>
              <w:spacing w:after="0"/>
              <w:ind w:left="346"/>
              <w:contextualSpacing/>
              <w:cnfStyle w:val="000000100000" w:firstRow="0" w:lastRow="0" w:firstColumn="0" w:lastColumn="0" w:oddVBand="0" w:evenVBand="0" w:oddHBand="1" w:evenHBand="0" w:firstRowFirstColumn="0" w:firstRowLastColumn="0" w:lastRowFirstColumn="0" w:lastRowLastColumn="0"/>
              <w:rPr>
                <w:color w:val="274756"/>
                <w:szCs w:val="20"/>
              </w:rPr>
            </w:pPr>
            <w:r w:rsidRPr="00140E93">
              <w:rPr>
                <w:color w:val="274756"/>
                <w:szCs w:val="20"/>
              </w:rPr>
              <w:t>C:\Program Files\</w:t>
            </w:r>
            <w:r w:rsidR="001A7A25" w:rsidRPr="001A7A25">
              <w:rPr>
                <w:color w:val="274756"/>
                <w:szCs w:val="20"/>
              </w:rPr>
              <w:t>rampecdn</w:t>
            </w:r>
            <w:r w:rsidRPr="00140E93">
              <w:rPr>
                <w:color w:val="274756"/>
                <w:szCs w:val="20"/>
              </w:rPr>
              <w:t>\altimeter\tomcat\logs</w:t>
            </w:r>
            <w:r w:rsidR="00AF5749" w:rsidRPr="00140E93">
              <w:rPr>
                <w:color w:val="274756"/>
                <w:szCs w:val="20"/>
              </w:rPr>
              <w:t>\</w:t>
            </w:r>
            <w:r w:rsidR="00AF5749" w:rsidRPr="00140E93">
              <w:rPr>
                <w:i/>
                <w:iCs/>
                <w:color w:val="274756"/>
                <w:szCs w:val="20"/>
              </w:rPr>
              <w:t>system_name</w:t>
            </w:r>
            <w:r w:rsidR="00AF5749" w:rsidRPr="00140E93">
              <w:rPr>
                <w:color w:val="274756"/>
                <w:szCs w:val="20"/>
              </w:rPr>
              <w:t>_access_log.</w:t>
            </w:r>
            <w:r w:rsidR="00AF5749" w:rsidRPr="00140E93">
              <w:rPr>
                <w:i/>
                <w:iCs/>
                <w:color w:val="274756"/>
                <w:szCs w:val="20"/>
              </w:rPr>
              <w:t>yyyy</w:t>
            </w:r>
            <w:r w:rsidR="00AF5749" w:rsidRPr="00140E93">
              <w:rPr>
                <w:color w:val="274756"/>
                <w:szCs w:val="20"/>
              </w:rPr>
              <w:t>-</w:t>
            </w:r>
            <w:r w:rsidR="00AF5749" w:rsidRPr="00140E93">
              <w:rPr>
                <w:i/>
                <w:iCs/>
                <w:color w:val="274756"/>
                <w:szCs w:val="20"/>
              </w:rPr>
              <w:t>mm</w:t>
            </w:r>
            <w:r w:rsidR="00AF5749" w:rsidRPr="00140E93">
              <w:rPr>
                <w:color w:val="274756"/>
                <w:szCs w:val="20"/>
              </w:rPr>
              <w:t>-</w:t>
            </w:r>
            <w:r w:rsidR="00AF5749" w:rsidRPr="00140E93">
              <w:rPr>
                <w:i/>
                <w:iCs/>
                <w:color w:val="274756"/>
                <w:szCs w:val="20"/>
              </w:rPr>
              <w:t>dd</w:t>
            </w:r>
          </w:p>
        </w:tc>
      </w:tr>
    </w:tbl>
    <w:p w14:paraId="6785FF69" w14:textId="491ACBE8" w:rsidR="00AF5749" w:rsidRPr="00D3713A" w:rsidRDefault="00AF5749" w:rsidP="00140E93">
      <w:pPr>
        <w:pStyle w:val="Heading2"/>
        <w:spacing w:before="120"/>
      </w:pPr>
      <w:bookmarkStart w:id="435" w:name="_Toc67554874"/>
      <w:bookmarkStart w:id="436" w:name="_Toc120867422"/>
      <w:r w:rsidRPr="00D3713A">
        <w:t>Analytics Logs</w:t>
      </w:r>
      <w:bookmarkEnd w:id="435"/>
      <w:bookmarkEnd w:id="436"/>
    </w:p>
    <w:p w14:paraId="1AA4437A" w14:textId="77777777" w:rsidR="00AF5749" w:rsidRPr="00AF5749" w:rsidRDefault="00AF5749" w:rsidP="00AF5749">
      <w:pPr>
        <w:rPr>
          <w:szCs w:val="20"/>
        </w:rPr>
      </w:pPr>
      <w:r w:rsidRPr="00AF5749">
        <w:rPr>
          <w:szCs w:val="20"/>
        </w:rPr>
        <w:t>Analytics maintains the following logs for reference and debugging purposes:</w:t>
      </w:r>
    </w:p>
    <w:tbl>
      <w:tblPr>
        <w:tblStyle w:val="GridTable2-Accent212"/>
        <w:tblW w:w="10170" w:type="dxa"/>
        <w:tblLook w:val="04A0" w:firstRow="1" w:lastRow="0" w:firstColumn="1" w:lastColumn="0" w:noHBand="0" w:noVBand="1"/>
      </w:tblPr>
      <w:tblGrid>
        <w:gridCol w:w="1530"/>
        <w:gridCol w:w="8640"/>
      </w:tblGrid>
      <w:tr w:rsidR="00AF5749" w:rsidRPr="00AF5749" w14:paraId="3D5714E9" w14:textId="77777777" w:rsidTr="00446D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hideMark/>
          </w:tcPr>
          <w:p w14:paraId="2ABD5B1D" w14:textId="77777777" w:rsidR="00AF5749" w:rsidRPr="00140E93" w:rsidRDefault="00AF5749" w:rsidP="00AF5749">
            <w:pPr>
              <w:spacing w:after="0"/>
              <w:ind w:left="72"/>
              <w:rPr>
                <w:color w:val="274756"/>
                <w:szCs w:val="20"/>
              </w:rPr>
            </w:pPr>
            <w:r w:rsidRPr="00140E93">
              <w:rPr>
                <w:color w:val="274756"/>
                <w:szCs w:val="20"/>
              </w:rPr>
              <w:t>Log</w:t>
            </w:r>
          </w:p>
        </w:tc>
        <w:tc>
          <w:tcPr>
            <w:tcW w:w="8640" w:type="dxa"/>
          </w:tcPr>
          <w:p w14:paraId="3D5D3F6D" w14:textId="77777777" w:rsidR="00AF5749" w:rsidRPr="00140E93" w:rsidRDefault="00AF5749" w:rsidP="00AF5749">
            <w:pPr>
              <w:spacing w:after="0"/>
              <w:ind w:left="72"/>
              <w:cnfStyle w:val="100000000000" w:firstRow="1" w:lastRow="0" w:firstColumn="0" w:lastColumn="0" w:oddVBand="0" w:evenVBand="0" w:oddHBand="0" w:evenHBand="0" w:firstRowFirstColumn="0" w:firstRowLastColumn="0" w:lastRowFirstColumn="0" w:lastRowLastColumn="0"/>
              <w:rPr>
                <w:color w:val="274756"/>
                <w:szCs w:val="20"/>
              </w:rPr>
            </w:pPr>
            <w:r w:rsidRPr="00140E93">
              <w:rPr>
                <w:color w:val="274756"/>
                <w:szCs w:val="20"/>
              </w:rPr>
              <w:t>Location</w:t>
            </w:r>
          </w:p>
        </w:tc>
      </w:tr>
      <w:tr w:rsidR="00AF5749" w:rsidRPr="00AF5749" w14:paraId="0874E40C" w14:textId="77777777" w:rsidTr="00446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12" w:space="0" w:color="7CB2CC" w:themeColor="accent2" w:themeTint="99"/>
              <w:bottom w:val="single" w:sz="2" w:space="0" w:color="7CB2CC" w:themeColor="accent2" w:themeTint="99"/>
            </w:tcBorders>
            <w:hideMark/>
          </w:tcPr>
          <w:p w14:paraId="50CA0017" w14:textId="28F66279" w:rsidR="00AF5749" w:rsidRPr="00140E93" w:rsidRDefault="00B45366" w:rsidP="00AF5749">
            <w:pPr>
              <w:ind w:left="72"/>
              <w:rPr>
                <w:color w:val="274756"/>
                <w:szCs w:val="20"/>
              </w:rPr>
            </w:pPr>
            <w:r w:rsidRPr="006457D3">
              <w:rPr>
                <w:color w:val="274756"/>
                <w:szCs w:val="20"/>
              </w:rPr>
              <w:t>Data Broker Log</w:t>
            </w:r>
          </w:p>
        </w:tc>
        <w:tc>
          <w:tcPr>
            <w:tcW w:w="8640" w:type="dxa"/>
            <w:tcBorders>
              <w:top w:val="single" w:sz="12" w:space="0" w:color="7CB2CC" w:themeColor="accent2" w:themeTint="99"/>
              <w:bottom w:val="single" w:sz="2" w:space="0" w:color="7CB2CC" w:themeColor="accent2" w:themeTint="99"/>
            </w:tcBorders>
          </w:tcPr>
          <w:p w14:paraId="70725D33" w14:textId="77777777" w:rsidR="00AF5749" w:rsidRPr="00140E93" w:rsidRDefault="00AF5749"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Linux:</w:t>
            </w:r>
          </w:p>
          <w:p w14:paraId="6E6E6E7A" w14:textId="099A2B9C" w:rsidR="00AF5749" w:rsidRPr="00140E93" w:rsidRDefault="00B45366" w:rsidP="00140E93">
            <w:pPr>
              <w:pStyle w:val="ListParagraph"/>
              <w:numPr>
                <w:ilvl w:val="0"/>
                <w:numId w:val="1"/>
              </w:numPr>
              <w:spacing w:after="0"/>
              <w:ind w:left="346"/>
              <w:cnfStyle w:val="000000100000" w:firstRow="0" w:lastRow="0" w:firstColumn="0" w:lastColumn="0" w:oddVBand="0" w:evenVBand="0" w:oddHBand="1" w:evenHBand="0" w:firstRowFirstColumn="0" w:firstRowLastColumn="0" w:lastRowFirstColumn="0" w:lastRowLastColumn="0"/>
              <w:rPr>
                <w:color w:val="274756"/>
                <w:szCs w:val="20"/>
              </w:rPr>
            </w:pPr>
            <w:r w:rsidRPr="006457D3">
              <w:rPr>
                <w:color w:val="274756"/>
                <w:szCs w:val="20"/>
              </w:rPr>
              <w:t>/opt/</w:t>
            </w:r>
            <w:proofErr w:type="spellStart"/>
            <w:r w:rsidR="00032C32">
              <w:rPr>
                <w:color w:val="274756"/>
                <w:szCs w:val="20"/>
              </w:rPr>
              <w:t>rampecdn</w:t>
            </w:r>
            <w:proofErr w:type="spellEnd"/>
            <w:r w:rsidR="00032C32">
              <w:rPr>
                <w:color w:val="274756"/>
                <w:szCs w:val="20"/>
              </w:rPr>
              <w:t>/</w:t>
            </w:r>
            <w:proofErr w:type="spellStart"/>
            <w:r w:rsidRPr="006457D3">
              <w:rPr>
                <w:color w:val="274756"/>
                <w:szCs w:val="20"/>
              </w:rPr>
              <w:t>databroker</w:t>
            </w:r>
            <w:proofErr w:type="spellEnd"/>
            <w:r w:rsidRPr="006457D3">
              <w:rPr>
                <w:color w:val="274756"/>
                <w:szCs w:val="20"/>
              </w:rPr>
              <w:t>/logs/</w:t>
            </w:r>
            <w:r w:rsidR="00032C32">
              <w:rPr>
                <w:color w:val="274756"/>
                <w:szCs w:val="20"/>
              </w:rPr>
              <w:t>broker.</w:t>
            </w:r>
            <w:r w:rsidRPr="006457D3">
              <w:rPr>
                <w:color w:val="274756"/>
                <w:szCs w:val="20"/>
              </w:rPr>
              <w:t>log</w:t>
            </w:r>
          </w:p>
          <w:p w14:paraId="1D912F64" w14:textId="77777777" w:rsidR="00AF5749" w:rsidRPr="00140E93" w:rsidRDefault="00AF5749"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Windows:</w:t>
            </w:r>
          </w:p>
          <w:p w14:paraId="65D3C68C" w14:textId="39CA7404" w:rsidR="00AF5749" w:rsidRPr="00140E93" w:rsidRDefault="008E4D07" w:rsidP="00140E93">
            <w:pPr>
              <w:numPr>
                <w:ilvl w:val="0"/>
                <w:numId w:val="1"/>
              </w:numPr>
              <w:spacing w:after="0"/>
              <w:ind w:left="346"/>
              <w:contextualSpacing/>
              <w:cnfStyle w:val="000000100000" w:firstRow="0" w:lastRow="0" w:firstColumn="0" w:lastColumn="0" w:oddVBand="0" w:evenVBand="0" w:oddHBand="1" w:evenHBand="0" w:firstRowFirstColumn="0" w:firstRowLastColumn="0" w:lastRowFirstColumn="0" w:lastRowLastColumn="0"/>
              <w:rPr>
                <w:color w:val="274756"/>
                <w:szCs w:val="20"/>
              </w:rPr>
            </w:pPr>
            <w:r w:rsidRPr="00140E93">
              <w:rPr>
                <w:color w:val="274756"/>
                <w:szCs w:val="20"/>
              </w:rPr>
              <w:t>C:\Program Files\</w:t>
            </w:r>
            <w:proofErr w:type="spellStart"/>
            <w:r w:rsidR="00C94504">
              <w:rPr>
                <w:color w:val="274756"/>
                <w:szCs w:val="20"/>
              </w:rPr>
              <w:t>rampecdn</w:t>
            </w:r>
            <w:proofErr w:type="spellEnd"/>
            <w:r w:rsidRPr="00140E93">
              <w:rPr>
                <w:color w:val="274756"/>
                <w:szCs w:val="20"/>
              </w:rPr>
              <w:t>\</w:t>
            </w:r>
            <w:proofErr w:type="spellStart"/>
            <w:r w:rsidRPr="00140E93">
              <w:rPr>
                <w:color w:val="274756"/>
                <w:szCs w:val="20"/>
              </w:rPr>
              <w:t>databroker</w:t>
            </w:r>
            <w:proofErr w:type="spellEnd"/>
            <w:r w:rsidRPr="00140E93">
              <w:rPr>
                <w:color w:val="274756"/>
                <w:szCs w:val="20"/>
              </w:rPr>
              <w:t>\logs</w:t>
            </w:r>
            <w:r w:rsidR="00B45366" w:rsidRPr="006457D3">
              <w:rPr>
                <w:color w:val="274756"/>
                <w:szCs w:val="20"/>
              </w:rPr>
              <w:t>\</w:t>
            </w:r>
            <w:r w:rsidRPr="00140E93">
              <w:rPr>
                <w:color w:val="274756"/>
                <w:szCs w:val="20"/>
              </w:rPr>
              <w:t>broker</w:t>
            </w:r>
            <w:r w:rsidR="00B45366" w:rsidRPr="006457D3">
              <w:rPr>
                <w:color w:val="274756"/>
                <w:szCs w:val="20"/>
              </w:rPr>
              <w:t>.log</w:t>
            </w:r>
          </w:p>
        </w:tc>
      </w:tr>
      <w:tr w:rsidR="00AF5749" w:rsidRPr="00AF5749" w14:paraId="125BD9BF" w14:textId="77777777" w:rsidTr="00140E93">
        <w:tc>
          <w:tcPr>
            <w:cnfStyle w:val="001000000000" w:firstRow="0" w:lastRow="0" w:firstColumn="1" w:lastColumn="0" w:oddVBand="0" w:evenVBand="0" w:oddHBand="0" w:evenHBand="0" w:firstRowFirstColumn="0" w:firstRowLastColumn="0" w:lastRowFirstColumn="0" w:lastRowLastColumn="0"/>
            <w:tcW w:w="0" w:type="dxa"/>
            <w:tcBorders>
              <w:top w:val="single" w:sz="2" w:space="0" w:color="7CB2CC" w:themeColor="accent2" w:themeTint="99"/>
              <w:bottom w:val="single" w:sz="2" w:space="0" w:color="7CB2CC" w:themeColor="accent2" w:themeTint="99"/>
            </w:tcBorders>
          </w:tcPr>
          <w:p w14:paraId="075D4527" w14:textId="1E549C88" w:rsidR="00AF5749" w:rsidRPr="00140E93" w:rsidRDefault="00B45366" w:rsidP="00AF5749">
            <w:pPr>
              <w:ind w:left="72"/>
              <w:rPr>
                <w:color w:val="274756"/>
                <w:szCs w:val="20"/>
              </w:rPr>
            </w:pPr>
            <w:r w:rsidRPr="006457D3">
              <w:rPr>
                <w:color w:val="274756"/>
                <w:szCs w:val="20"/>
              </w:rPr>
              <w:t xml:space="preserve">Core </w:t>
            </w:r>
            <w:r w:rsidR="00270AAC">
              <w:rPr>
                <w:color w:val="274756"/>
                <w:szCs w:val="20"/>
              </w:rPr>
              <w:t>Analytics</w:t>
            </w:r>
            <w:r w:rsidR="00AF5749" w:rsidRPr="00140E93">
              <w:rPr>
                <w:color w:val="274756"/>
                <w:szCs w:val="20"/>
              </w:rPr>
              <w:t xml:space="preserve"> Log</w:t>
            </w:r>
          </w:p>
        </w:tc>
        <w:tc>
          <w:tcPr>
            <w:tcW w:w="0" w:type="dxa"/>
            <w:tcBorders>
              <w:top w:val="single" w:sz="2" w:space="0" w:color="7CB2CC" w:themeColor="accent2" w:themeTint="99"/>
              <w:bottom w:val="single" w:sz="2" w:space="0" w:color="7CB2CC" w:themeColor="accent2" w:themeTint="99"/>
            </w:tcBorders>
          </w:tcPr>
          <w:p w14:paraId="2032A3C4" w14:textId="77777777" w:rsidR="00AF5749" w:rsidRPr="00140E93" w:rsidRDefault="00AF5749" w:rsidP="00140E93">
            <w:pPr>
              <w:spacing w:after="0"/>
              <w:cnfStyle w:val="000000000000" w:firstRow="0" w:lastRow="0" w:firstColumn="0" w:lastColumn="0" w:oddVBand="0" w:evenVBand="0" w:oddHBand="0" w:evenHBand="0" w:firstRowFirstColumn="0" w:firstRowLastColumn="0" w:lastRowFirstColumn="0" w:lastRowLastColumn="0"/>
              <w:rPr>
                <w:b/>
                <w:bCs/>
                <w:color w:val="274756"/>
                <w:szCs w:val="20"/>
              </w:rPr>
            </w:pPr>
            <w:r w:rsidRPr="00140E93">
              <w:rPr>
                <w:b/>
                <w:bCs/>
                <w:color w:val="274756"/>
                <w:szCs w:val="20"/>
              </w:rPr>
              <w:t>Linux:</w:t>
            </w:r>
          </w:p>
          <w:p w14:paraId="51C14B54" w14:textId="48BCD995" w:rsidR="00AF5749" w:rsidRPr="00140E93" w:rsidRDefault="00B45366" w:rsidP="00140E93">
            <w:pPr>
              <w:numPr>
                <w:ilvl w:val="0"/>
                <w:numId w:val="1"/>
              </w:numPr>
              <w:spacing w:after="0"/>
              <w:ind w:left="346"/>
              <w:cnfStyle w:val="000000000000" w:firstRow="0" w:lastRow="0" w:firstColumn="0" w:lastColumn="0" w:oddVBand="0" w:evenVBand="0" w:oddHBand="0" w:evenHBand="0" w:firstRowFirstColumn="0" w:firstRowLastColumn="0" w:lastRowFirstColumn="0" w:lastRowLastColumn="0"/>
              <w:rPr>
                <w:color w:val="274756"/>
                <w:szCs w:val="20"/>
              </w:rPr>
            </w:pPr>
            <w:r w:rsidRPr="006457D3">
              <w:rPr>
                <w:color w:val="274756"/>
                <w:szCs w:val="20"/>
              </w:rPr>
              <w:t>/opt/</w:t>
            </w:r>
            <w:proofErr w:type="spellStart"/>
            <w:r w:rsidR="00C0451F">
              <w:rPr>
                <w:color w:val="274756"/>
                <w:szCs w:val="20"/>
              </w:rPr>
              <w:t>rampecdn</w:t>
            </w:r>
            <w:proofErr w:type="spellEnd"/>
            <w:r w:rsidR="00C0451F">
              <w:rPr>
                <w:color w:val="274756"/>
                <w:szCs w:val="20"/>
              </w:rPr>
              <w:t>/</w:t>
            </w:r>
            <w:proofErr w:type="spellStart"/>
            <w:r w:rsidR="00C0451F">
              <w:rPr>
                <w:color w:val="274756"/>
                <w:szCs w:val="20"/>
              </w:rPr>
              <w:t>coreanalytics</w:t>
            </w:r>
            <w:proofErr w:type="spellEnd"/>
            <w:r w:rsidR="00C0451F">
              <w:rPr>
                <w:color w:val="274756"/>
                <w:szCs w:val="20"/>
              </w:rPr>
              <w:t>/</w:t>
            </w:r>
            <w:r w:rsidRPr="006457D3">
              <w:rPr>
                <w:color w:val="274756"/>
                <w:szCs w:val="20"/>
              </w:rPr>
              <w:t>logs/core-analytics.log</w:t>
            </w:r>
          </w:p>
          <w:p w14:paraId="12DBF617" w14:textId="77777777" w:rsidR="00AF5749" w:rsidRPr="00140E93" w:rsidRDefault="00AF5749" w:rsidP="00140E93">
            <w:pPr>
              <w:spacing w:after="0"/>
              <w:cnfStyle w:val="000000000000" w:firstRow="0" w:lastRow="0" w:firstColumn="0" w:lastColumn="0" w:oddVBand="0" w:evenVBand="0" w:oddHBand="0" w:evenHBand="0" w:firstRowFirstColumn="0" w:firstRowLastColumn="0" w:lastRowFirstColumn="0" w:lastRowLastColumn="0"/>
              <w:rPr>
                <w:b/>
                <w:bCs/>
                <w:color w:val="274756"/>
                <w:szCs w:val="20"/>
              </w:rPr>
            </w:pPr>
            <w:r w:rsidRPr="00140E93">
              <w:rPr>
                <w:b/>
                <w:bCs/>
                <w:color w:val="274756"/>
                <w:szCs w:val="20"/>
              </w:rPr>
              <w:t>Windows:</w:t>
            </w:r>
          </w:p>
          <w:p w14:paraId="2E7D92B7" w14:textId="77777777" w:rsidR="00AF5749" w:rsidRDefault="006D477D" w:rsidP="00140E93">
            <w:pPr>
              <w:numPr>
                <w:ilvl w:val="0"/>
                <w:numId w:val="48"/>
              </w:numPr>
              <w:spacing w:after="0"/>
              <w:ind w:left="346"/>
              <w:contextualSpacing/>
              <w:cnfStyle w:val="000000000000" w:firstRow="0" w:lastRow="0" w:firstColumn="0" w:lastColumn="0" w:oddVBand="0" w:evenVBand="0" w:oddHBand="0" w:evenHBand="0" w:firstRowFirstColumn="0" w:firstRowLastColumn="0" w:lastRowFirstColumn="0" w:lastRowLastColumn="0"/>
              <w:rPr>
                <w:color w:val="274756"/>
                <w:szCs w:val="20"/>
              </w:rPr>
            </w:pPr>
            <w:r w:rsidRPr="00140E93">
              <w:rPr>
                <w:color w:val="274756"/>
                <w:szCs w:val="20"/>
              </w:rPr>
              <w:t>C:\Program Files\</w:t>
            </w:r>
            <w:proofErr w:type="spellStart"/>
            <w:r w:rsidR="00270AAC">
              <w:rPr>
                <w:color w:val="274756"/>
                <w:szCs w:val="20"/>
              </w:rPr>
              <w:t>rampecdn</w:t>
            </w:r>
            <w:proofErr w:type="spellEnd"/>
            <w:r w:rsidRPr="00140E93">
              <w:rPr>
                <w:color w:val="274756"/>
                <w:szCs w:val="20"/>
              </w:rPr>
              <w:t>\</w:t>
            </w:r>
            <w:proofErr w:type="spellStart"/>
            <w:r w:rsidRPr="00140E93">
              <w:rPr>
                <w:color w:val="274756"/>
                <w:szCs w:val="20"/>
              </w:rPr>
              <w:t>coreanalytics</w:t>
            </w:r>
            <w:proofErr w:type="spellEnd"/>
            <w:r w:rsidRPr="00140E93">
              <w:rPr>
                <w:color w:val="274756"/>
                <w:szCs w:val="20"/>
              </w:rPr>
              <w:t>\logs</w:t>
            </w:r>
            <w:r w:rsidR="00B45366" w:rsidRPr="006457D3">
              <w:rPr>
                <w:color w:val="274756"/>
                <w:szCs w:val="20"/>
              </w:rPr>
              <w:t>\core-analytics.log</w:t>
            </w:r>
          </w:p>
          <w:p w14:paraId="1B7C8089" w14:textId="4985D65D" w:rsidR="00E0344D" w:rsidRPr="00140E93" w:rsidRDefault="00E0344D" w:rsidP="003F094A">
            <w:pPr>
              <w:spacing w:after="0"/>
              <w:ind w:left="346"/>
              <w:contextualSpacing/>
              <w:cnfStyle w:val="000000000000" w:firstRow="0" w:lastRow="0" w:firstColumn="0" w:lastColumn="0" w:oddVBand="0" w:evenVBand="0" w:oddHBand="0" w:evenHBand="0" w:firstRowFirstColumn="0" w:firstRowLastColumn="0" w:lastRowFirstColumn="0" w:lastRowLastColumn="0"/>
              <w:rPr>
                <w:color w:val="274756"/>
                <w:szCs w:val="20"/>
              </w:rPr>
            </w:pPr>
          </w:p>
        </w:tc>
      </w:tr>
      <w:tr w:rsidR="00B45366" w:rsidRPr="00AF5749" w14:paraId="496637EC" w14:textId="77777777" w:rsidTr="00446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2" w:space="0" w:color="7CB2CC" w:themeColor="accent2" w:themeTint="99"/>
              <w:bottom w:val="single" w:sz="4" w:space="0" w:color="7CB2CC" w:themeColor="accent2" w:themeTint="99"/>
            </w:tcBorders>
          </w:tcPr>
          <w:p w14:paraId="23A42ADC" w14:textId="66D4CDEE" w:rsidR="00B45366" w:rsidRPr="00140E93" w:rsidRDefault="00B45366" w:rsidP="00B45366">
            <w:pPr>
              <w:ind w:left="72"/>
              <w:rPr>
                <w:color w:val="274756"/>
                <w:szCs w:val="20"/>
              </w:rPr>
            </w:pPr>
            <w:r w:rsidRPr="006457D3">
              <w:rPr>
                <w:color w:val="274756"/>
                <w:szCs w:val="20"/>
              </w:rPr>
              <w:lastRenderedPageBreak/>
              <w:t>Audit Log</w:t>
            </w:r>
          </w:p>
        </w:tc>
        <w:tc>
          <w:tcPr>
            <w:tcW w:w="8640" w:type="dxa"/>
            <w:tcBorders>
              <w:top w:val="single" w:sz="2" w:space="0" w:color="7CB2CC" w:themeColor="accent2" w:themeTint="99"/>
              <w:bottom w:val="single" w:sz="4" w:space="0" w:color="7CB2CC" w:themeColor="accent2" w:themeTint="99"/>
            </w:tcBorders>
          </w:tcPr>
          <w:p w14:paraId="61A86B1E" w14:textId="77777777" w:rsidR="00B45366" w:rsidRPr="00140E93" w:rsidRDefault="00B45366"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 xml:space="preserve">Linux: </w:t>
            </w:r>
          </w:p>
          <w:p w14:paraId="6917183D" w14:textId="0430A87D" w:rsidR="00D97C78" w:rsidRPr="006457D3" w:rsidRDefault="00B45366" w:rsidP="00140E93">
            <w:pPr>
              <w:numPr>
                <w:ilvl w:val="0"/>
                <w:numId w:val="1"/>
              </w:numPr>
              <w:spacing w:after="0"/>
              <w:ind w:left="335"/>
              <w:cnfStyle w:val="000000100000" w:firstRow="0" w:lastRow="0" w:firstColumn="0" w:lastColumn="0" w:oddVBand="0" w:evenVBand="0" w:oddHBand="1" w:evenHBand="0" w:firstRowFirstColumn="0" w:firstRowLastColumn="0" w:lastRowFirstColumn="0" w:lastRowLastColumn="0"/>
              <w:rPr>
                <w:color w:val="274756"/>
                <w:szCs w:val="20"/>
              </w:rPr>
            </w:pPr>
            <w:r w:rsidRPr="006457D3">
              <w:rPr>
                <w:color w:val="274756"/>
                <w:szCs w:val="20"/>
              </w:rPr>
              <w:t>/opt/</w:t>
            </w:r>
            <w:proofErr w:type="spellStart"/>
            <w:r w:rsidR="00C0451F" w:rsidRPr="00C0451F">
              <w:rPr>
                <w:color w:val="274756"/>
                <w:szCs w:val="20"/>
              </w:rPr>
              <w:t>rampecdn</w:t>
            </w:r>
            <w:proofErr w:type="spellEnd"/>
            <w:r w:rsidR="00C0451F" w:rsidRPr="00C0451F">
              <w:rPr>
                <w:color w:val="274756"/>
                <w:szCs w:val="20"/>
              </w:rPr>
              <w:t>/</w:t>
            </w:r>
            <w:proofErr w:type="spellStart"/>
            <w:r w:rsidR="00C0451F" w:rsidRPr="00C0451F">
              <w:rPr>
                <w:color w:val="274756"/>
                <w:szCs w:val="20"/>
              </w:rPr>
              <w:t>coreanalytics</w:t>
            </w:r>
            <w:proofErr w:type="spellEnd"/>
            <w:r w:rsidRPr="006457D3">
              <w:rPr>
                <w:color w:val="274756"/>
                <w:szCs w:val="20"/>
              </w:rPr>
              <w:t>/logs/</w:t>
            </w:r>
            <w:proofErr w:type="spellStart"/>
            <w:r w:rsidRPr="006457D3">
              <w:rPr>
                <w:color w:val="274756"/>
                <w:szCs w:val="20"/>
              </w:rPr>
              <w:t>access_log.</w:t>
            </w:r>
            <w:r w:rsidRPr="006457D3">
              <w:rPr>
                <w:i/>
                <w:iCs/>
                <w:color w:val="274756"/>
                <w:szCs w:val="20"/>
              </w:rPr>
              <w:t>yyyy</w:t>
            </w:r>
            <w:proofErr w:type="spellEnd"/>
            <w:r w:rsidRPr="006457D3">
              <w:rPr>
                <w:color w:val="274756"/>
                <w:szCs w:val="20"/>
              </w:rPr>
              <w:t>-</w:t>
            </w:r>
            <w:r w:rsidRPr="006457D3">
              <w:rPr>
                <w:i/>
                <w:iCs/>
                <w:color w:val="274756"/>
                <w:szCs w:val="20"/>
              </w:rPr>
              <w:t>mm</w:t>
            </w:r>
            <w:r w:rsidRPr="006457D3">
              <w:rPr>
                <w:color w:val="274756"/>
                <w:szCs w:val="20"/>
              </w:rPr>
              <w:t>-</w:t>
            </w:r>
            <w:r w:rsidRPr="006457D3">
              <w:rPr>
                <w:i/>
                <w:iCs/>
                <w:color w:val="274756"/>
                <w:szCs w:val="20"/>
              </w:rPr>
              <w:t>dd</w:t>
            </w:r>
          </w:p>
          <w:p w14:paraId="5EC6880D" w14:textId="77777777" w:rsidR="00B45366" w:rsidRPr="00140E93" w:rsidRDefault="00B45366"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Windows:</w:t>
            </w:r>
          </w:p>
          <w:p w14:paraId="6C0CFD81" w14:textId="20337668" w:rsidR="00B45366" w:rsidRPr="00140E93" w:rsidRDefault="006D477D" w:rsidP="00140E93">
            <w:pPr>
              <w:pStyle w:val="ListParagraph"/>
              <w:numPr>
                <w:ilvl w:val="0"/>
                <w:numId w:val="1"/>
              </w:numPr>
              <w:spacing w:after="0"/>
              <w:ind w:left="335"/>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color w:val="274756"/>
                <w:szCs w:val="20"/>
              </w:rPr>
              <w:t>C:\Program Files\</w:t>
            </w:r>
            <w:proofErr w:type="spellStart"/>
            <w:r w:rsidR="00270AAC">
              <w:rPr>
                <w:color w:val="274756"/>
                <w:szCs w:val="20"/>
              </w:rPr>
              <w:t>rampecdn</w:t>
            </w:r>
            <w:proofErr w:type="spellEnd"/>
            <w:r w:rsidRPr="00140E93">
              <w:rPr>
                <w:color w:val="274756"/>
                <w:szCs w:val="20"/>
              </w:rPr>
              <w:t>\</w:t>
            </w:r>
            <w:proofErr w:type="spellStart"/>
            <w:r w:rsidRPr="00140E93">
              <w:rPr>
                <w:color w:val="274756"/>
                <w:szCs w:val="20"/>
              </w:rPr>
              <w:t>coreanalytics</w:t>
            </w:r>
            <w:proofErr w:type="spellEnd"/>
            <w:r w:rsidRPr="00140E93">
              <w:rPr>
                <w:color w:val="274756"/>
                <w:szCs w:val="20"/>
              </w:rPr>
              <w:t>\logs</w:t>
            </w:r>
            <w:r w:rsidR="00B45366" w:rsidRPr="00140E93">
              <w:rPr>
                <w:color w:val="274756"/>
                <w:szCs w:val="20"/>
              </w:rPr>
              <w:t>\</w:t>
            </w:r>
            <w:proofErr w:type="spellStart"/>
            <w:r w:rsidR="00B45366" w:rsidRPr="00140E93">
              <w:rPr>
                <w:color w:val="274756"/>
                <w:szCs w:val="20"/>
              </w:rPr>
              <w:t>access_log.</w:t>
            </w:r>
            <w:r w:rsidR="00B45366" w:rsidRPr="00140E93">
              <w:rPr>
                <w:i/>
                <w:iCs/>
                <w:color w:val="274756"/>
                <w:szCs w:val="20"/>
              </w:rPr>
              <w:t>yyyy</w:t>
            </w:r>
            <w:proofErr w:type="spellEnd"/>
            <w:r w:rsidR="00B45366" w:rsidRPr="00140E93">
              <w:rPr>
                <w:color w:val="274756"/>
                <w:szCs w:val="20"/>
              </w:rPr>
              <w:t>-</w:t>
            </w:r>
            <w:r w:rsidR="00B45366" w:rsidRPr="00140E93">
              <w:rPr>
                <w:i/>
                <w:iCs/>
                <w:color w:val="274756"/>
                <w:szCs w:val="20"/>
              </w:rPr>
              <w:t>mm</w:t>
            </w:r>
            <w:r w:rsidR="00B45366" w:rsidRPr="00140E93">
              <w:rPr>
                <w:color w:val="274756"/>
                <w:szCs w:val="20"/>
              </w:rPr>
              <w:t>-</w:t>
            </w:r>
            <w:r w:rsidR="00B45366" w:rsidRPr="00140E93">
              <w:rPr>
                <w:i/>
                <w:iCs/>
                <w:color w:val="274756"/>
                <w:szCs w:val="20"/>
              </w:rPr>
              <w:t>dd</w:t>
            </w:r>
          </w:p>
        </w:tc>
      </w:tr>
    </w:tbl>
    <w:p w14:paraId="68BD1CEC" w14:textId="77777777" w:rsidR="00AF5749" w:rsidRPr="00AF5749" w:rsidRDefault="00AF5749" w:rsidP="00140E93">
      <w:pPr>
        <w:pStyle w:val="Heading2"/>
        <w:spacing w:before="120"/>
      </w:pPr>
      <w:bookmarkStart w:id="437" w:name="_Toc76626700"/>
      <w:bookmarkStart w:id="438" w:name="_Toc86323099"/>
      <w:bookmarkStart w:id="439" w:name="_Hlk86398924"/>
      <w:bookmarkStart w:id="440" w:name="_Toc120867423"/>
      <w:r w:rsidRPr="00AF5749">
        <w:t>Multicast+ Sender Logs</w:t>
      </w:r>
      <w:bookmarkEnd w:id="437"/>
      <w:bookmarkEnd w:id="438"/>
      <w:bookmarkEnd w:id="440"/>
    </w:p>
    <w:p w14:paraId="3A0B6DD7" w14:textId="77777777" w:rsidR="00AF5749" w:rsidRPr="00AF5749" w:rsidRDefault="00AF5749" w:rsidP="00AF5749">
      <w:bookmarkStart w:id="441" w:name="_Hlk77579696"/>
      <w:r w:rsidRPr="00AF5749">
        <w:t>The Multicast+ Sender maintains the following logs for reference and debugging purposes.</w:t>
      </w:r>
    </w:p>
    <w:tbl>
      <w:tblPr>
        <w:tblStyle w:val="GridTable2-Accent212"/>
        <w:tblW w:w="10170" w:type="dxa"/>
        <w:tblLook w:val="04A0" w:firstRow="1" w:lastRow="0" w:firstColumn="1" w:lastColumn="0" w:noHBand="0" w:noVBand="1"/>
      </w:tblPr>
      <w:tblGrid>
        <w:gridCol w:w="1530"/>
        <w:gridCol w:w="8640"/>
      </w:tblGrid>
      <w:tr w:rsidR="00AF5749" w:rsidRPr="00AF5749" w14:paraId="1830F141" w14:textId="77777777" w:rsidTr="00140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hideMark/>
          </w:tcPr>
          <w:p w14:paraId="63819E5B" w14:textId="77777777" w:rsidR="00AF5749" w:rsidRPr="00140E93" w:rsidRDefault="00AF5749" w:rsidP="00AF5749">
            <w:pPr>
              <w:spacing w:after="0"/>
              <w:ind w:left="72"/>
              <w:rPr>
                <w:color w:val="274756"/>
                <w:szCs w:val="20"/>
              </w:rPr>
            </w:pPr>
            <w:bookmarkStart w:id="442" w:name="_Hlk78276672"/>
            <w:r w:rsidRPr="00140E93">
              <w:rPr>
                <w:color w:val="274756"/>
                <w:szCs w:val="20"/>
              </w:rPr>
              <w:t>Log</w:t>
            </w:r>
          </w:p>
        </w:tc>
        <w:tc>
          <w:tcPr>
            <w:tcW w:w="8640" w:type="dxa"/>
          </w:tcPr>
          <w:p w14:paraId="7EA4ED4F" w14:textId="77777777" w:rsidR="00AF5749" w:rsidRPr="00140E93" w:rsidRDefault="00AF5749" w:rsidP="00AF5749">
            <w:pPr>
              <w:spacing w:after="0"/>
              <w:cnfStyle w:val="100000000000" w:firstRow="1" w:lastRow="0" w:firstColumn="0" w:lastColumn="0" w:oddVBand="0" w:evenVBand="0" w:oddHBand="0" w:evenHBand="0" w:firstRowFirstColumn="0" w:firstRowLastColumn="0" w:lastRowFirstColumn="0" w:lastRowLastColumn="0"/>
              <w:rPr>
                <w:color w:val="274756"/>
                <w:szCs w:val="20"/>
              </w:rPr>
            </w:pPr>
            <w:r w:rsidRPr="00140E93">
              <w:rPr>
                <w:color w:val="274756"/>
                <w:szCs w:val="20"/>
              </w:rPr>
              <w:t>Default Location</w:t>
            </w:r>
          </w:p>
        </w:tc>
      </w:tr>
      <w:tr w:rsidR="00AF5749" w:rsidRPr="00AF5749" w14:paraId="24AB0D21"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12" w:space="0" w:color="7CB2CC" w:themeColor="accent2" w:themeTint="99"/>
              <w:bottom w:val="single" w:sz="4" w:space="0" w:color="7CB2CC" w:themeColor="accent2" w:themeTint="99"/>
            </w:tcBorders>
            <w:hideMark/>
          </w:tcPr>
          <w:p w14:paraId="28A40057" w14:textId="77777777" w:rsidR="00AF5749" w:rsidRPr="00140E93" w:rsidRDefault="00AF5749" w:rsidP="00AF5749">
            <w:pPr>
              <w:ind w:left="72"/>
              <w:rPr>
                <w:color w:val="274756"/>
                <w:szCs w:val="20"/>
              </w:rPr>
            </w:pPr>
            <w:r w:rsidRPr="00140E93">
              <w:rPr>
                <w:color w:val="274756"/>
                <w:szCs w:val="20"/>
              </w:rPr>
              <w:t>Sender Log</w:t>
            </w:r>
          </w:p>
        </w:tc>
        <w:tc>
          <w:tcPr>
            <w:tcW w:w="8640" w:type="dxa"/>
            <w:tcBorders>
              <w:top w:val="single" w:sz="12" w:space="0" w:color="7CB2CC" w:themeColor="accent2" w:themeTint="99"/>
              <w:bottom w:val="single" w:sz="4" w:space="0" w:color="7CB2CC" w:themeColor="accent2" w:themeTint="99"/>
            </w:tcBorders>
          </w:tcPr>
          <w:p w14:paraId="36ADC626" w14:textId="77777777" w:rsidR="00AF5749" w:rsidRPr="00140E93" w:rsidRDefault="00AF5749"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Linux:</w:t>
            </w:r>
          </w:p>
          <w:p w14:paraId="439770A7" w14:textId="0F38471B" w:rsidR="00AF5749" w:rsidRPr="00140E93" w:rsidRDefault="00AF5749" w:rsidP="00140E93">
            <w:pPr>
              <w:numPr>
                <w:ilvl w:val="0"/>
                <w:numId w:val="1"/>
              </w:numPr>
              <w:spacing w:after="0"/>
              <w:ind w:left="346"/>
              <w:cnfStyle w:val="000000100000" w:firstRow="0" w:lastRow="0" w:firstColumn="0" w:lastColumn="0" w:oddVBand="0" w:evenVBand="0" w:oddHBand="1" w:evenHBand="0" w:firstRowFirstColumn="0" w:firstRowLastColumn="0" w:lastRowFirstColumn="0" w:lastRowLastColumn="0"/>
              <w:rPr>
                <w:color w:val="274756"/>
                <w:szCs w:val="20"/>
              </w:rPr>
            </w:pPr>
            <w:r w:rsidRPr="00140E93">
              <w:rPr>
                <w:color w:val="274756"/>
                <w:szCs w:val="20"/>
              </w:rPr>
              <w:t>/opt/</w:t>
            </w:r>
            <w:proofErr w:type="spellStart"/>
            <w:r w:rsidR="00D0582F" w:rsidRPr="00D0582F">
              <w:rPr>
                <w:color w:val="274756"/>
                <w:szCs w:val="20"/>
              </w:rPr>
              <w:t>rampecdn</w:t>
            </w:r>
            <w:proofErr w:type="spellEnd"/>
            <w:r w:rsidR="00D0582F">
              <w:rPr>
                <w:color w:val="274756"/>
                <w:szCs w:val="20"/>
              </w:rPr>
              <w:t>/</w:t>
            </w:r>
            <w:r w:rsidR="00D0582F" w:rsidRPr="00D0582F">
              <w:rPr>
                <w:color w:val="274756"/>
                <w:szCs w:val="20"/>
              </w:rPr>
              <w:t>multicast</w:t>
            </w:r>
            <w:r w:rsidR="00D0582F">
              <w:rPr>
                <w:color w:val="274756"/>
                <w:szCs w:val="20"/>
              </w:rPr>
              <w:t>/</w:t>
            </w:r>
            <w:proofErr w:type="spellStart"/>
            <w:r w:rsidR="00D0582F" w:rsidRPr="00D0582F">
              <w:rPr>
                <w:color w:val="274756"/>
                <w:szCs w:val="20"/>
              </w:rPr>
              <w:t>multicastplus</w:t>
            </w:r>
            <w:proofErr w:type="spellEnd"/>
            <w:r w:rsidRPr="00140E93">
              <w:rPr>
                <w:color w:val="274756"/>
                <w:szCs w:val="20"/>
              </w:rPr>
              <w:t>/logs/sender.log</w:t>
            </w:r>
          </w:p>
          <w:p w14:paraId="23C99022" w14:textId="77777777" w:rsidR="00AF5749" w:rsidRPr="00140E93" w:rsidRDefault="00AF5749"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Windows:</w:t>
            </w:r>
          </w:p>
          <w:p w14:paraId="7264EB7D" w14:textId="4ABE219C" w:rsidR="00AF5749" w:rsidRPr="00140E93" w:rsidRDefault="009C4AE2" w:rsidP="009C4AE2">
            <w:pPr>
              <w:numPr>
                <w:ilvl w:val="0"/>
                <w:numId w:val="1"/>
              </w:numPr>
              <w:spacing w:after="0"/>
              <w:ind w:left="346"/>
              <w:cnfStyle w:val="000000100000" w:firstRow="0" w:lastRow="0" w:firstColumn="0" w:lastColumn="0" w:oddVBand="0" w:evenVBand="0" w:oddHBand="1" w:evenHBand="0" w:firstRowFirstColumn="0" w:firstRowLastColumn="0" w:lastRowFirstColumn="0" w:lastRowLastColumn="0"/>
              <w:rPr>
                <w:color w:val="274756"/>
                <w:szCs w:val="20"/>
              </w:rPr>
            </w:pPr>
            <w:r w:rsidRPr="009C4AE2">
              <w:rPr>
                <w:color w:val="274756"/>
                <w:szCs w:val="20"/>
              </w:rPr>
              <w:t>C:\Program Files\</w:t>
            </w:r>
            <w:proofErr w:type="spellStart"/>
            <w:r w:rsidRPr="009C4AE2">
              <w:rPr>
                <w:color w:val="274756"/>
                <w:szCs w:val="20"/>
              </w:rPr>
              <w:t>rampecdn</w:t>
            </w:r>
            <w:proofErr w:type="spellEnd"/>
            <w:r w:rsidRPr="009C4AE2">
              <w:rPr>
                <w:color w:val="274756"/>
                <w:szCs w:val="20"/>
              </w:rPr>
              <w:t>\multicast\</w:t>
            </w:r>
            <w:proofErr w:type="spellStart"/>
            <w:r w:rsidRPr="009C4AE2">
              <w:rPr>
                <w:color w:val="274756"/>
                <w:szCs w:val="20"/>
              </w:rPr>
              <w:t>multicastplus</w:t>
            </w:r>
            <w:proofErr w:type="spellEnd"/>
            <w:r w:rsidRPr="009C4AE2">
              <w:rPr>
                <w:color w:val="274756"/>
                <w:szCs w:val="20"/>
              </w:rPr>
              <w:t>\logs</w:t>
            </w:r>
          </w:p>
        </w:tc>
      </w:tr>
    </w:tbl>
    <w:p w14:paraId="5123620F" w14:textId="32025646" w:rsidR="00AF5749" w:rsidRPr="00AF5749" w:rsidRDefault="00AF5749" w:rsidP="00140E93">
      <w:pPr>
        <w:pStyle w:val="Heading2"/>
      </w:pPr>
      <w:bookmarkStart w:id="443" w:name="_Toc408770899"/>
      <w:bookmarkStart w:id="444" w:name="_Toc120867424"/>
      <w:bookmarkEnd w:id="431"/>
      <w:bookmarkEnd w:id="439"/>
      <w:bookmarkEnd w:id="441"/>
      <w:bookmarkEnd w:id="442"/>
      <w:r w:rsidRPr="00AF5749">
        <w:t>Multicast+ Receiver Logs</w:t>
      </w:r>
      <w:bookmarkEnd w:id="444"/>
    </w:p>
    <w:p w14:paraId="5575C6B2" w14:textId="77777777" w:rsidR="00AF5749" w:rsidRPr="00AF5749" w:rsidRDefault="00AF5749" w:rsidP="00AF5749">
      <w:r w:rsidRPr="00AF5749">
        <w:t>The Multicast+ Receiver maintains the following logs for reference and debugging purposes.</w:t>
      </w:r>
    </w:p>
    <w:tbl>
      <w:tblPr>
        <w:tblStyle w:val="GridTable2-Accent212"/>
        <w:tblW w:w="10170" w:type="dxa"/>
        <w:tblLook w:val="04A0" w:firstRow="1" w:lastRow="0" w:firstColumn="1" w:lastColumn="0" w:noHBand="0" w:noVBand="1"/>
      </w:tblPr>
      <w:tblGrid>
        <w:gridCol w:w="1620"/>
        <w:gridCol w:w="8550"/>
      </w:tblGrid>
      <w:tr w:rsidR="00AF5749" w:rsidRPr="00AF5749" w14:paraId="09BEB091" w14:textId="77777777" w:rsidTr="00140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hideMark/>
          </w:tcPr>
          <w:p w14:paraId="22546E10" w14:textId="77777777" w:rsidR="00AF5749" w:rsidRPr="00140E93" w:rsidRDefault="00AF5749" w:rsidP="00AF5749">
            <w:pPr>
              <w:spacing w:after="0"/>
              <w:ind w:left="72"/>
              <w:rPr>
                <w:color w:val="274756"/>
                <w:szCs w:val="20"/>
              </w:rPr>
            </w:pPr>
            <w:r w:rsidRPr="00140E93">
              <w:rPr>
                <w:color w:val="274756"/>
                <w:szCs w:val="20"/>
              </w:rPr>
              <w:t>Log</w:t>
            </w:r>
          </w:p>
        </w:tc>
        <w:tc>
          <w:tcPr>
            <w:tcW w:w="8550" w:type="dxa"/>
          </w:tcPr>
          <w:p w14:paraId="1C0F15A9" w14:textId="77777777" w:rsidR="00AF5749" w:rsidRPr="00140E93" w:rsidRDefault="00AF5749" w:rsidP="00AF5749">
            <w:pPr>
              <w:spacing w:after="0"/>
              <w:cnfStyle w:val="100000000000" w:firstRow="1" w:lastRow="0" w:firstColumn="0" w:lastColumn="0" w:oddVBand="0" w:evenVBand="0" w:oddHBand="0" w:evenHBand="0" w:firstRowFirstColumn="0" w:firstRowLastColumn="0" w:lastRowFirstColumn="0" w:lastRowLastColumn="0"/>
              <w:rPr>
                <w:color w:val="274756"/>
                <w:szCs w:val="20"/>
              </w:rPr>
            </w:pPr>
            <w:r w:rsidRPr="00140E93">
              <w:rPr>
                <w:color w:val="274756"/>
                <w:szCs w:val="20"/>
              </w:rPr>
              <w:t>Default Location</w:t>
            </w:r>
          </w:p>
        </w:tc>
      </w:tr>
      <w:tr w:rsidR="00EE53B9" w:rsidRPr="00AF5749" w14:paraId="2C9CF626" w14:textId="77777777" w:rsidTr="00EE5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Borders>
              <w:top w:val="single" w:sz="12" w:space="0" w:color="7CB2CC" w:themeColor="accent2" w:themeTint="99"/>
              <w:bottom w:val="single" w:sz="2" w:space="0" w:color="7CB2CC" w:themeColor="accent2" w:themeTint="99"/>
            </w:tcBorders>
            <w:hideMark/>
          </w:tcPr>
          <w:p w14:paraId="738858AE" w14:textId="77777777" w:rsidR="00AF5749" w:rsidRPr="00140E93" w:rsidRDefault="00AF5749" w:rsidP="00AF5749">
            <w:pPr>
              <w:ind w:left="72"/>
              <w:rPr>
                <w:color w:val="274756"/>
                <w:szCs w:val="20"/>
              </w:rPr>
            </w:pPr>
            <w:r w:rsidRPr="00140E93">
              <w:rPr>
                <w:color w:val="274756"/>
                <w:szCs w:val="20"/>
              </w:rPr>
              <w:t>Windows Receiver Log</w:t>
            </w:r>
          </w:p>
        </w:tc>
        <w:tc>
          <w:tcPr>
            <w:tcW w:w="8550" w:type="dxa"/>
            <w:tcBorders>
              <w:top w:val="single" w:sz="12" w:space="0" w:color="7CB2CC" w:themeColor="accent2" w:themeTint="99"/>
              <w:bottom w:val="single" w:sz="2" w:space="0" w:color="7CB2CC" w:themeColor="accent2" w:themeTint="99"/>
            </w:tcBorders>
          </w:tcPr>
          <w:p w14:paraId="3B64FF25" w14:textId="7F971386" w:rsidR="00AF5749" w:rsidRPr="00140E93" w:rsidRDefault="008924C8" w:rsidP="00D708AC">
            <w:pPr>
              <w:numPr>
                <w:ilvl w:val="0"/>
                <w:numId w:val="1"/>
              </w:numPr>
              <w:spacing w:after="0"/>
              <w:ind w:left="346"/>
              <w:cnfStyle w:val="000000100000" w:firstRow="0" w:lastRow="0" w:firstColumn="0" w:lastColumn="0" w:oddVBand="0" w:evenVBand="0" w:oddHBand="1" w:evenHBand="0" w:firstRowFirstColumn="0" w:firstRowLastColumn="0" w:lastRowFirstColumn="0" w:lastRowLastColumn="0"/>
              <w:rPr>
                <w:color w:val="274756"/>
                <w:szCs w:val="20"/>
              </w:rPr>
            </w:pPr>
            <w:r w:rsidRPr="006457D3">
              <w:rPr>
                <w:color w:val="274756"/>
                <w:szCs w:val="20"/>
              </w:rPr>
              <w:t>C:\Program Files\RAMP_Multicast_Receiver\logs\ramp-unifiedclient-</w:t>
            </w:r>
            <w:r w:rsidRPr="00140E93">
              <w:rPr>
                <w:i/>
                <w:iCs/>
                <w:color w:val="274756"/>
                <w:szCs w:val="20"/>
              </w:rPr>
              <w:t>mm-dd-yyyy</w:t>
            </w:r>
            <w:r w:rsidRPr="006457D3">
              <w:rPr>
                <w:color w:val="274756"/>
                <w:szCs w:val="20"/>
              </w:rPr>
              <w:t>.log</w:t>
            </w:r>
          </w:p>
        </w:tc>
      </w:tr>
      <w:tr w:rsidR="00EE53B9" w:rsidRPr="00AF5749" w14:paraId="78EAD3EF" w14:textId="77777777" w:rsidTr="00EE53B9">
        <w:tc>
          <w:tcPr>
            <w:cnfStyle w:val="001000000000" w:firstRow="0" w:lastRow="0" w:firstColumn="1" w:lastColumn="0" w:oddVBand="0" w:evenVBand="0" w:oddHBand="0" w:evenHBand="0" w:firstRowFirstColumn="0" w:firstRowLastColumn="0" w:lastRowFirstColumn="0" w:lastRowLastColumn="0"/>
            <w:tcW w:w="1620" w:type="dxa"/>
            <w:tcBorders>
              <w:top w:val="single" w:sz="2" w:space="0" w:color="7CB2CC" w:themeColor="accent2" w:themeTint="99"/>
              <w:bottom w:val="single" w:sz="2" w:space="0" w:color="7CB2CC" w:themeColor="accent2" w:themeTint="99"/>
            </w:tcBorders>
          </w:tcPr>
          <w:p w14:paraId="1C9BE321" w14:textId="77777777" w:rsidR="00AF5749" w:rsidRPr="00140E93" w:rsidRDefault="00AF5749" w:rsidP="00AF5749">
            <w:pPr>
              <w:ind w:left="72"/>
              <w:rPr>
                <w:color w:val="274756"/>
                <w:szCs w:val="20"/>
              </w:rPr>
            </w:pPr>
            <w:r w:rsidRPr="00140E93">
              <w:rPr>
                <w:color w:val="274756"/>
                <w:szCs w:val="20"/>
              </w:rPr>
              <w:t>Mac Receiver Log</w:t>
            </w:r>
          </w:p>
        </w:tc>
        <w:tc>
          <w:tcPr>
            <w:tcW w:w="8550" w:type="dxa"/>
            <w:tcBorders>
              <w:top w:val="single" w:sz="2" w:space="0" w:color="7CB2CC" w:themeColor="accent2" w:themeTint="99"/>
              <w:bottom w:val="single" w:sz="2" w:space="0" w:color="7CB2CC" w:themeColor="accent2" w:themeTint="99"/>
            </w:tcBorders>
          </w:tcPr>
          <w:p w14:paraId="23651BDE" w14:textId="2C0E1838" w:rsidR="00AF5749" w:rsidRPr="00140E93" w:rsidRDefault="008924C8" w:rsidP="00140E93">
            <w:pPr>
              <w:numPr>
                <w:ilvl w:val="0"/>
                <w:numId w:val="1"/>
              </w:numPr>
              <w:spacing w:after="0"/>
              <w:ind w:left="346"/>
              <w:cnfStyle w:val="000000000000" w:firstRow="0" w:lastRow="0" w:firstColumn="0" w:lastColumn="0" w:oddVBand="0" w:evenVBand="0" w:oddHBand="0" w:evenHBand="0" w:firstRowFirstColumn="0" w:firstRowLastColumn="0" w:lastRowFirstColumn="0" w:lastRowLastColumn="0"/>
              <w:rPr>
                <w:color w:val="274756"/>
                <w:szCs w:val="20"/>
              </w:rPr>
            </w:pPr>
            <w:r w:rsidRPr="006457D3">
              <w:rPr>
                <w:color w:val="274756"/>
                <w:szCs w:val="20"/>
              </w:rPr>
              <w:t>~/Library/Application Support/RampMulticastPlusReceiver/logs/ramp-unifiedclient-</w:t>
            </w:r>
            <w:r w:rsidRPr="00140E93">
              <w:rPr>
                <w:i/>
                <w:iCs/>
                <w:color w:val="274756"/>
                <w:szCs w:val="20"/>
              </w:rPr>
              <w:t>mm-dd-yyyy</w:t>
            </w:r>
            <w:r w:rsidRPr="006457D3">
              <w:rPr>
                <w:color w:val="274756"/>
                <w:szCs w:val="20"/>
              </w:rPr>
              <w:t>.log</w:t>
            </w:r>
          </w:p>
        </w:tc>
      </w:tr>
      <w:tr w:rsidR="008924C8" w:rsidRPr="00AF5749" w14:paraId="17E7DF5D"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Borders>
              <w:top w:val="single" w:sz="2" w:space="0" w:color="7CB2CC" w:themeColor="accent2" w:themeTint="99"/>
              <w:bottom w:val="single" w:sz="4" w:space="0" w:color="7CB2CC" w:themeColor="accent2" w:themeTint="99"/>
            </w:tcBorders>
          </w:tcPr>
          <w:p w14:paraId="541802C9" w14:textId="35B56F5C" w:rsidR="008924C8" w:rsidRPr="00140E93" w:rsidRDefault="008924C8" w:rsidP="00AF5749">
            <w:pPr>
              <w:ind w:left="72"/>
              <w:rPr>
                <w:color w:val="274756"/>
                <w:szCs w:val="20"/>
              </w:rPr>
            </w:pPr>
            <w:r w:rsidRPr="006457D3">
              <w:rPr>
                <w:color w:val="274756"/>
                <w:szCs w:val="20"/>
              </w:rPr>
              <w:t>Linux Receiver</w:t>
            </w:r>
          </w:p>
        </w:tc>
        <w:tc>
          <w:tcPr>
            <w:tcW w:w="8550" w:type="dxa"/>
            <w:tcBorders>
              <w:top w:val="single" w:sz="2" w:space="0" w:color="7CB2CC" w:themeColor="accent2" w:themeTint="99"/>
              <w:bottom w:val="single" w:sz="4" w:space="0" w:color="7CB2CC" w:themeColor="accent2" w:themeTint="99"/>
            </w:tcBorders>
          </w:tcPr>
          <w:p w14:paraId="382FAC0A" w14:textId="5F525CFC" w:rsidR="008924C8" w:rsidRPr="006457D3" w:rsidRDefault="008924C8" w:rsidP="00140E93">
            <w:pPr>
              <w:numPr>
                <w:ilvl w:val="0"/>
                <w:numId w:val="1"/>
              </w:numPr>
              <w:spacing w:after="0"/>
              <w:ind w:left="346"/>
              <w:cnfStyle w:val="000000100000" w:firstRow="0" w:lastRow="0" w:firstColumn="0" w:lastColumn="0" w:oddVBand="0" w:evenVBand="0" w:oddHBand="1" w:evenHBand="0" w:firstRowFirstColumn="0" w:firstRowLastColumn="0" w:lastRowFirstColumn="0" w:lastRowLastColumn="0"/>
              <w:rPr>
                <w:color w:val="274756"/>
                <w:szCs w:val="20"/>
              </w:rPr>
            </w:pPr>
            <w:r w:rsidRPr="006457D3">
              <w:rPr>
                <w:color w:val="274756"/>
                <w:szCs w:val="20"/>
              </w:rPr>
              <w:t>~/Library/Application Support/RampMulticastPlusReceiver/logs/ramp-unifiedclient-</w:t>
            </w:r>
            <w:r w:rsidRPr="00140E93">
              <w:rPr>
                <w:i/>
                <w:iCs/>
                <w:color w:val="274756"/>
                <w:szCs w:val="20"/>
              </w:rPr>
              <w:t>mm-dd-yyyy</w:t>
            </w:r>
            <w:r w:rsidRPr="006457D3">
              <w:rPr>
                <w:color w:val="274756"/>
                <w:szCs w:val="20"/>
              </w:rPr>
              <w:t>.log</w:t>
            </w:r>
          </w:p>
        </w:tc>
      </w:tr>
    </w:tbl>
    <w:p w14:paraId="63D1722E" w14:textId="77777777" w:rsidR="00AF5749" w:rsidRPr="00AF5749" w:rsidRDefault="00AF5749" w:rsidP="00140E93">
      <w:pPr>
        <w:pStyle w:val="Heading2"/>
      </w:pPr>
      <w:bookmarkStart w:id="445" w:name="_Toc86324310"/>
      <w:bookmarkStart w:id="446" w:name="_Toc120867425"/>
      <w:bookmarkEnd w:id="443"/>
      <w:proofErr w:type="spellStart"/>
      <w:r w:rsidRPr="00AF5749">
        <w:t>OmniCache</w:t>
      </w:r>
      <w:proofErr w:type="spellEnd"/>
      <w:r w:rsidRPr="00AF5749">
        <w:t xml:space="preserve"> Logs</w:t>
      </w:r>
      <w:bookmarkEnd w:id="445"/>
      <w:bookmarkEnd w:id="446"/>
    </w:p>
    <w:p w14:paraId="75164060" w14:textId="77777777" w:rsidR="00AF5749" w:rsidRPr="00AF5749" w:rsidRDefault="00AF5749" w:rsidP="00AF5749">
      <w:proofErr w:type="spellStart"/>
      <w:r w:rsidRPr="00AF5749">
        <w:t>OmniCache</w:t>
      </w:r>
      <w:proofErr w:type="spellEnd"/>
      <w:r w:rsidRPr="00AF5749">
        <w:t xml:space="preserve"> maintains the following logs for reference and debugging purposes.</w:t>
      </w:r>
    </w:p>
    <w:tbl>
      <w:tblPr>
        <w:tblStyle w:val="GridTable2-Accent2121"/>
        <w:tblW w:w="10170" w:type="dxa"/>
        <w:tblLook w:val="04A0" w:firstRow="1" w:lastRow="0" w:firstColumn="1" w:lastColumn="0" w:noHBand="0" w:noVBand="1"/>
      </w:tblPr>
      <w:tblGrid>
        <w:gridCol w:w="1620"/>
        <w:gridCol w:w="8550"/>
      </w:tblGrid>
      <w:tr w:rsidR="00AF5749" w:rsidRPr="00AF5749" w14:paraId="104CCEE9" w14:textId="77777777" w:rsidTr="00140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hideMark/>
          </w:tcPr>
          <w:p w14:paraId="71B091C4" w14:textId="77777777" w:rsidR="00AF5749" w:rsidRPr="00140E93" w:rsidRDefault="00AF5749" w:rsidP="00AF5749">
            <w:pPr>
              <w:spacing w:after="0"/>
              <w:ind w:left="72"/>
              <w:rPr>
                <w:color w:val="274756"/>
                <w:szCs w:val="20"/>
              </w:rPr>
            </w:pPr>
            <w:r w:rsidRPr="00140E93">
              <w:rPr>
                <w:color w:val="274756"/>
                <w:szCs w:val="20"/>
              </w:rPr>
              <w:t>Log</w:t>
            </w:r>
          </w:p>
        </w:tc>
        <w:tc>
          <w:tcPr>
            <w:tcW w:w="8550" w:type="dxa"/>
          </w:tcPr>
          <w:p w14:paraId="1DD505D0" w14:textId="77777777" w:rsidR="00AF5749" w:rsidRPr="00140E93" w:rsidRDefault="00AF5749" w:rsidP="00AF5749">
            <w:pPr>
              <w:spacing w:after="0"/>
              <w:cnfStyle w:val="100000000000" w:firstRow="1" w:lastRow="0" w:firstColumn="0" w:lastColumn="0" w:oddVBand="0" w:evenVBand="0" w:oddHBand="0" w:evenHBand="0" w:firstRowFirstColumn="0" w:firstRowLastColumn="0" w:lastRowFirstColumn="0" w:lastRowLastColumn="0"/>
              <w:rPr>
                <w:color w:val="274756"/>
                <w:szCs w:val="20"/>
              </w:rPr>
            </w:pPr>
            <w:r w:rsidRPr="00140E93">
              <w:rPr>
                <w:color w:val="274756"/>
                <w:szCs w:val="20"/>
              </w:rPr>
              <w:t>Default Location</w:t>
            </w:r>
          </w:p>
        </w:tc>
      </w:tr>
      <w:tr w:rsidR="00AF5749" w:rsidRPr="00AF5749" w14:paraId="32225DC9"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Borders>
              <w:top w:val="single" w:sz="12" w:space="0" w:color="7CB2CC" w:themeColor="accent2" w:themeTint="99"/>
              <w:bottom w:val="single" w:sz="4" w:space="0" w:color="7CB2CC" w:themeColor="accent2" w:themeTint="99"/>
            </w:tcBorders>
            <w:hideMark/>
          </w:tcPr>
          <w:p w14:paraId="6DAA8C05" w14:textId="77777777" w:rsidR="00AF5749" w:rsidRPr="00140E93" w:rsidRDefault="00AF5749" w:rsidP="00AF5749">
            <w:pPr>
              <w:ind w:left="72"/>
              <w:rPr>
                <w:color w:val="274756"/>
                <w:szCs w:val="20"/>
              </w:rPr>
            </w:pPr>
            <w:proofErr w:type="spellStart"/>
            <w:r w:rsidRPr="00140E93">
              <w:rPr>
                <w:color w:val="274756"/>
                <w:szCs w:val="20"/>
              </w:rPr>
              <w:t>OmniCache</w:t>
            </w:r>
            <w:proofErr w:type="spellEnd"/>
            <w:r w:rsidRPr="00140E93">
              <w:rPr>
                <w:color w:val="274756"/>
                <w:szCs w:val="20"/>
              </w:rPr>
              <w:t xml:space="preserve"> Logs</w:t>
            </w:r>
          </w:p>
        </w:tc>
        <w:tc>
          <w:tcPr>
            <w:tcW w:w="8550" w:type="dxa"/>
            <w:tcBorders>
              <w:top w:val="single" w:sz="12" w:space="0" w:color="7CB2CC" w:themeColor="accent2" w:themeTint="99"/>
              <w:bottom w:val="single" w:sz="4" w:space="0" w:color="7CB2CC" w:themeColor="accent2" w:themeTint="99"/>
            </w:tcBorders>
          </w:tcPr>
          <w:p w14:paraId="42CA91AE" w14:textId="77777777" w:rsidR="00AF5749" w:rsidRPr="00140E93" w:rsidRDefault="00AF5749"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Linux:</w:t>
            </w:r>
          </w:p>
          <w:p w14:paraId="70438F68" w14:textId="198313F1" w:rsidR="00AF5749" w:rsidRPr="00140E93" w:rsidRDefault="00AF5749" w:rsidP="00140E93">
            <w:pPr>
              <w:numPr>
                <w:ilvl w:val="0"/>
                <w:numId w:val="1"/>
              </w:numPr>
              <w:spacing w:after="0"/>
              <w:ind w:left="434"/>
              <w:cnfStyle w:val="000000100000" w:firstRow="0" w:lastRow="0" w:firstColumn="0" w:lastColumn="0" w:oddVBand="0" w:evenVBand="0" w:oddHBand="1" w:evenHBand="0" w:firstRowFirstColumn="0" w:firstRowLastColumn="0" w:lastRowFirstColumn="0" w:lastRowLastColumn="0"/>
              <w:rPr>
                <w:color w:val="274756"/>
                <w:szCs w:val="20"/>
              </w:rPr>
            </w:pPr>
            <w:r w:rsidRPr="00140E93">
              <w:rPr>
                <w:color w:val="274756"/>
                <w:szCs w:val="20"/>
              </w:rPr>
              <w:t>/opt/</w:t>
            </w:r>
            <w:proofErr w:type="spellStart"/>
            <w:r w:rsidR="00B67EB8" w:rsidRPr="00B67EB8">
              <w:rPr>
                <w:color w:val="274756"/>
                <w:szCs w:val="20"/>
              </w:rPr>
              <w:t>rampecdn</w:t>
            </w:r>
            <w:proofErr w:type="spellEnd"/>
            <w:r w:rsidR="00CF3A86">
              <w:rPr>
                <w:color w:val="274756"/>
                <w:szCs w:val="20"/>
              </w:rPr>
              <w:t>/</w:t>
            </w:r>
            <w:proofErr w:type="spellStart"/>
            <w:r w:rsidR="00B67EB8" w:rsidRPr="00B67EB8">
              <w:rPr>
                <w:color w:val="274756"/>
                <w:szCs w:val="20"/>
              </w:rPr>
              <w:t>omnicache</w:t>
            </w:r>
            <w:proofErr w:type="spellEnd"/>
            <w:r w:rsidR="00CF3A86">
              <w:rPr>
                <w:color w:val="274756"/>
                <w:szCs w:val="20"/>
              </w:rPr>
              <w:t>/</w:t>
            </w:r>
            <w:proofErr w:type="spellStart"/>
            <w:r w:rsidR="00B67EB8" w:rsidRPr="00B67EB8">
              <w:rPr>
                <w:color w:val="274756"/>
                <w:szCs w:val="20"/>
              </w:rPr>
              <w:t>omnicache</w:t>
            </w:r>
            <w:proofErr w:type="spellEnd"/>
            <w:r w:rsidRPr="00140E93">
              <w:rPr>
                <w:color w:val="274756"/>
                <w:szCs w:val="20"/>
              </w:rPr>
              <w:t>/logs/omnicache.log</w:t>
            </w:r>
          </w:p>
          <w:p w14:paraId="6AE188C2" w14:textId="47EE91B4" w:rsidR="00AF5749" w:rsidRPr="00140E93" w:rsidRDefault="00AF5749" w:rsidP="00140E93">
            <w:pPr>
              <w:numPr>
                <w:ilvl w:val="0"/>
                <w:numId w:val="1"/>
              </w:numPr>
              <w:spacing w:after="0"/>
              <w:ind w:left="434"/>
              <w:cnfStyle w:val="000000100000" w:firstRow="0" w:lastRow="0" w:firstColumn="0" w:lastColumn="0" w:oddVBand="0" w:evenVBand="0" w:oddHBand="1" w:evenHBand="0" w:firstRowFirstColumn="0" w:firstRowLastColumn="0" w:lastRowFirstColumn="0" w:lastRowLastColumn="0"/>
              <w:rPr>
                <w:color w:val="274756"/>
                <w:szCs w:val="20"/>
              </w:rPr>
            </w:pPr>
            <w:r w:rsidRPr="00140E93">
              <w:rPr>
                <w:color w:val="274756"/>
                <w:szCs w:val="20"/>
              </w:rPr>
              <w:t>/opt/</w:t>
            </w:r>
            <w:proofErr w:type="spellStart"/>
            <w:r w:rsidR="00CF3A86" w:rsidRPr="00CF3A86">
              <w:rPr>
                <w:color w:val="274756"/>
                <w:szCs w:val="20"/>
              </w:rPr>
              <w:t>rampecdn</w:t>
            </w:r>
            <w:proofErr w:type="spellEnd"/>
            <w:r w:rsidR="00CF3A86" w:rsidRPr="00CF3A86">
              <w:rPr>
                <w:color w:val="274756"/>
                <w:szCs w:val="20"/>
              </w:rPr>
              <w:t>/</w:t>
            </w:r>
            <w:proofErr w:type="spellStart"/>
            <w:r w:rsidR="00CF3A86" w:rsidRPr="00CF3A86">
              <w:rPr>
                <w:color w:val="274756"/>
                <w:szCs w:val="20"/>
              </w:rPr>
              <w:t>omnicache</w:t>
            </w:r>
            <w:proofErr w:type="spellEnd"/>
            <w:r w:rsidR="00CF3A86" w:rsidRPr="00CF3A86">
              <w:rPr>
                <w:color w:val="274756"/>
                <w:szCs w:val="20"/>
              </w:rPr>
              <w:t>/</w:t>
            </w:r>
            <w:proofErr w:type="spellStart"/>
            <w:r w:rsidR="00CF3A86" w:rsidRPr="00CF3A86">
              <w:rPr>
                <w:color w:val="274756"/>
                <w:szCs w:val="20"/>
              </w:rPr>
              <w:t>omnicache</w:t>
            </w:r>
            <w:proofErr w:type="spellEnd"/>
            <w:r w:rsidRPr="00140E93">
              <w:rPr>
                <w:color w:val="274756"/>
                <w:szCs w:val="20"/>
              </w:rPr>
              <w:t>/logs/request.log</w:t>
            </w:r>
          </w:p>
          <w:p w14:paraId="69485D9B" w14:textId="77777777" w:rsidR="00AF5749" w:rsidRPr="00140E93" w:rsidRDefault="00AF5749" w:rsidP="00140E93">
            <w:pPr>
              <w:spacing w:after="0"/>
              <w:cnfStyle w:val="000000100000" w:firstRow="0" w:lastRow="0" w:firstColumn="0" w:lastColumn="0" w:oddVBand="0" w:evenVBand="0" w:oddHBand="1" w:evenHBand="0" w:firstRowFirstColumn="0" w:firstRowLastColumn="0" w:lastRowFirstColumn="0" w:lastRowLastColumn="0"/>
              <w:rPr>
                <w:b/>
                <w:bCs/>
                <w:color w:val="274756"/>
                <w:szCs w:val="20"/>
              </w:rPr>
            </w:pPr>
            <w:r w:rsidRPr="00140E93">
              <w:rPr>
                <w:b/>
                <w:bCs/>
                <w:color w:val="274756"/>
                <w:szCs w:val="20"/>
              </w:rPr>
              <w:t>Windows:</w:t>
            </w:r>
          </w:p>
          <w:p w14:paraId="183BE924" w14:textId="4F88FFAD" w:rsidR="00AF5749" w:rsidRPr="00140E93" w:rsidRDefault="009C4AE2" w:rsidP="00140E93">
            <w:pPr>
              <w:numPr>
                <w:ilvl w:val="0"/>
                <w:numId w:val="1"/>
              </w:numPr>
              <w:spacing w:after="0"/>
              <w:ind w:left="434"/>
              <w:cnfStyle w:val="000000100000" w:firstRow="0" w:lastRow="0" w:firstColumn="0" w:lastColumn="0" w:oddVBand="0" w:evenVBand="0" w:oddHBand="1" w:evenHBand="0" w:firstRowFirstColumn="0" w:firstRowLastColumn="0" w:lastRowFirstColumn="0" w:lastRowLastColumn="0"/>
              <w:rPr>
                <w:color w:val="274756"/>
                <w:szCs w:val="20"/>
              </w:rPr>
            </w:pPr>
            <w:r w:rsidRPr="009C4AE2">
              <w:rPr>
                <w:color w:val="274756"/>
                <w:szCs w:val="20"/>
              </w:rPr>
              <w:t>C:\Program Files\</w:t>
            </w:r>
            <w:proofErr w:type="spellStart"/>
            <w:r w:rsidRPr="009C4AE2">
              <w:rPr>
                <w:color w:val="274756"/>
                <w:szCs w:val="20"/>
              </w:rPr>
              <w:t>rampecdn</w:t>
            </w:r>
            <w:proofErr w:type="spellEnd"/>
            <w:r w:rsidRPr="009C4AE2">
              <w:rPr>
                <w:color w:val="274756"/>
                <w:szCs w:val="20"/>
              </w:rPr>
              <w:t>\</w:t>
            </w:r>
            <w:proofErr w:type="spellStart"/>
            <w:r w:rsidRPr="009C4AE2">
              <w:rPr>
                <w:color w:val="274756"/>
                <w:szCs w:val="20"/>
              </w:rPr>
              <w:t>omnicache</w:t>
            </w:r>
            <w:proofErr w:type="spellEnd"/>
            <w:r w:rsidRPr="009C4AE2">
              <w:rPr>
                <w:color w:val="274756"/>
                <w:szCs w:val="20"/>
              </w:rPr>
              <w:t>\</w:t>
            </w:r>
            <w:proofErr w:type="spellStart"/>
            <w:r w:rsidRPr="009C4AE2">
              <w:rPr>
                <w:color w:val="274756"/>
                <w:szCs w:val="20"/>
              </w:rPr>
              <w:t>omnicache</w:t>
            </w:r>
            <w:proofErr w:type="spellEnd"/>
            <w:r w:rsidRPr="009C4AE2">
              <w:rPr>
                <w:color w:val="274756"/>
                <w:szCs w:val="20"/>
              </w:rPr>
              <w:t>\logs</w:t>
            </w:r>
            <w:r w:rsidR="00AF5749" w:rsidRPr="00140E93">
              <w:rPr>
                <w:color w:val="274756"/>
                <w:szCs w:val="20"/>
              </w:rPr>
              <w:t>\omnicache.log</w:t>
            </w:r>
          </w:p>
          <w:p w14:paraId="38766C37" w14:textId="37258C68" w:rsidR="00AF5749" w:rsidRPr="00140E93" w:rsidRDefault="009C4AE2" w:rsidP="00140E93">
            <w:pPr>
              <w:numPr>
                <w:ilvl w:val="0"/>
                <w:numId w:val="1"/>
              </w:numPr>
              <w:spacing w:after="0"/>
              <w:ind w:left="434"/>
              <w:cnfStyle w:val="000000100000" w:firstRow="0" w:lastRow="0" w:firstColumn="0" w:lastColumn="0" w:oddVBand="0" w:evenVBand="0" w:oddHBand="1" w:evenHBand="0" w:firstRowFirstColumn="0" w:firstRowLastColumn="0" w:lastRowFirstColumn="0" w:lastRowLastColumn="0"/>
              <w:rPr>
                <w:color w:val="274756"/>
                <w:szCs w:val="20"/>
              </w:rPr>
            </w:pPr>
            <w:r w:rsidRPr="009C4AE2">
              <w:rPr>
                <w:color w:val="274756"/>
                <w:szCs w:val="20"/>
              </w:rPr>
              <w:t>C:\Program Files\</w:t>
            </w:r>
            <w:proofErr w:type="spellStart"/>
            <w:r w:rsidRPr="009C4AE2">
              <w:rPr>
                <w:color w:val="274756"/>
                <w:szCs w:val="20"/>
              </w:rPr>
              <w:t>rampecdn</w:t>
            </w:r>
            <w:proofErr w:type="spellEnd"/>
            <w:r w:rsidRPr="009C4AE2">
              <w:rPr>
                <w:color w:val="274756"/>
                <w:szCs w:val="20"/>
              </w:rPr>
              <w:t>\</w:t>
            </w:r>
            <w:proofErr w:type="spellStart"/>
            <w:r w:rsidRPr="009C4AE2">
              <w:rPr>
                <w:color w:val="274756"/>
                <w:szCs w:val="20"/>
              </w:rPr>
              <w:t>omnicache</w:t>
            </w:r>
            <w:proofErr w:type="spellEnd"/>
            <w:r w:rsidRPr="009C4AE2">
              <w:rPr>
                <w:color w:val="274756"/>
                <w:szCs w:val="20"/>
              </w:rPr>
              <w:t>\</w:t>
            </w:r>
            <w:proofErr w:type="spellStart"/>
            <w:r w:rsidRPr="009C4AE2">
              <w:rPr>
                <w:color w:val="274756"/>
                <w:szCs w:val="20"/>
              </w:rPr>
              <w:t>omnicache</w:t>
            </w:r>
            <w:proofErr w:type="spellEnd"/>
            <w:r w:rsidRPr="009C4AE2">
              <w:rPr>
                <w:color w:val="274756"/>
                <w:szCs w:val="20"/>
              </w:rPr>
              <w:t>\logs</w:t>
            </w:r>
            <w:r w:rsidR="00AF5749" w:rsidRPr="00140E93">
              <w:rPr>
                <w:color w:val="274756"/>
                <w:szCs w:val="20"/>
              </w:rPr>
              <w:t>\request.log</w:t>
            </w:r>
          </w:p>
        </w:tc>
      </w:tr>
    </w:tbl>
    <w:p w14:paraId="0A873AB6" w14:textId="09754120" w:rsidR="009C4AE2" w:rsidRDefault="009C4AE2" w:rsidP="009C4AE2">
      <w:bookmarkStart w:id="447" w:name="_Toc103094635"/>
      <w:bookmarkStart w:id="448" w:name="_Toc103094929"/>
      <w:bookmarkStart w:id="449" w:name="_Toc103246528"/>
      <w:bookmarkStart w:id="450" w:name="_Toc103246853"/>
      <w:bookmarkStart w:id="451" w:name="_Toc105593247"/>
      <w:bookmarkStart w:id="452" w:name="_Toc105593731"/>
      <w:bookmarkStart w:id="453" w:name="_Toc103094636"/>
      <w:bookmarkStart w:id="454" w:name="_Toc103094930"/>
      <w:bookmarkStart w:id="455" w:name="_Toc103246529"/>
      <w:bookmarkStart w:id="456" w:name="_Toc103246854"/>
      <w:bookmarkStart w:id="457" w:name="_Toc105593248"/>
      <w:bookmarkStart w:id="458" w:name="_Toc105593732"/>
      <w:bookmarkStart w:id="459" w:name="_Toc103094637"/>
      <w:bookmarkStart w:id="460" w:name="_Toc103094931"/>
      <w:bookmarkStart w:id="461" w:name="_Toc103246530"/>
      <w:bookmarkStart w:id="462" w:name="_Toc103246855"/>
      <w:bookmarkStart w:id="463" w:name="_Toc105593249"/>
      <w:bookmarkStart w:id="464" w:name="_Toc105593733"/>
      <w:bookmarkStart w:id="465" w:name="_Recommended_Altimeter_Deployment_1"/>
      <w:bookmarkStart w:id="466" w:name="_Toc103094638"/>
      <w:bookmarkStart w:id="467" w:name="_Toc103094932"/>
      <w:bookmarkStart w:id="468" w:name="_Toc103246531"/>
      <w:bookmarkStart w:id="469" w:name="_Toc103246856"/>
      <w:bookmarkStart w:id="470" w:name="_Toc105593250"/>
      <w:bookmarkStart w:id="471" w:name="_Toc105593734"/>
      <w:bookmarkStart w:id="472" w:name="_Toc103094639"/>
      <w:bookmarkStart w:id="473" w:name="_Toc103094933"/>
      <w:bookmarkStart w:id="474" w:name="_Toc103246532"/>
      <w:bookmarkStart w:id="475" w:name="_Toc103246857"/>
      <w:bookmarkStart w:id="476" w:name="_Toc105593251"/>
      <w:bookmarkStart w:id="477" w:name="_Toc105593735"/>
      <w:bookmarkStart w:id="478" w:name="_Toc103094640"/>
      <w:bookmarkStart w:id="479" w:name="_Toc103094934"/>
      <w:bookmarkStart w:id="480" w:name="_Toc103246533"/>
      <w:bookmarkStart w:id="481" w:name="_Toc103246858"/>
      <w:bookmarkStart w:id="482" w:name="_Toc105593252"/>
      <w:bookmarkStart w:id="483" w:name="_Toc105593736"/>
      <w:bookmarkStart w:id="484" w:name="_Toc103094658"/>
      <w:bookmarkStart w:id="485" w:name="_Toc103094952"/>
      <w:bookmarkStart w:id="486" w:name="_Toc103246551"/>
      <w:bookmarkStart w:id="487" w:name="_Toc103246876"/>
      <w:bookmarkStart w:id="488" w:name="_Toc105593270"/>
      <w:bookmarkStart w:id="489" w:name="_Toc105593754"/>
      <w:bookmarkStart w:id="490" w:name="_Toc103094659"/>
      <w:bookmarkStart w:id="491" w:name="_Toc103094953"/>
      <w:bookmarkStart w:id="492" w:name="_Toc103246552"/>
      <w:bookmarkStart w:id="493" w:name="_Toc103246877"/>
      <w:bookmarkStart w:id="494" w:name="_Toc105593271"/>
      <w:bookmarkStart w:id="495" w:name="_Toc105593755"/>
      <w:bookmarkStart w:id="496" w:name="_Toc103094660"/>
      <w:bookmarkStart w:id="497" w:name="_Toc103094954"/>
      <w:bookmarkStart w:id="498" w:name="_Toc103246553"/>
      <w:bookmarkStart w:id="499" w:name="_Toc103246878"/>
      <w:bookmarkStart w:id="500" w:name="_Toc105593272"/>
      <w:bookmarkStart w:id="501" w:name="_Toc105593756"/>
      <w:bookmarkStart w:id="502" w:name="_Toc103094661"/>
      <w:bookmarkStart w:id="503" w:name="_Toc103094955"/>
      <w:bookmarkStart w:id="504" w:name="_Toc103246554"/>
      <w:bookmarkStart w:id="505" w:name="_Toc103246879"/>
      <w:bookmarkStart w:id="506" w:name="_Toc105593273"/>
      <w:bookmarkStart w:id="507" w:name="_Toc105593757"/>
      <w:bookmarkStart w:id="508" w:name="_Toc103094662"/>
      <w:bookmarkStart w:id="509" w:name="_Toc103094956"/>
      <w:bookmarkStart w:id="510" w:name="_Toc103246555"/>
      <w:bookmarkStart w:id="511" w:name="_Toc103246880"/>
      <w:bookmarkStart w:id="512" w:name="_Toc105593274"/>
      <w:bookmarkStart w:id="513" w:name="_Toc105593758"/>
      <w:bookmarkStart w:id="514" w:name="_Toc103094663"/>
      <w:bookmarkStart w:id="515" w:name="_Toc103094957"/>
      <w:bookmarkStart w:id="516" w:name="_Toc103246556"/>
      <w:bookmarkStart w:id="517" w:name="_Toc103246881"/>
      <w:bookmarkStart w:id="518" w:name="_Toc105593275"/>
      <w:bookmarkStart w:id="519" w:name="_Toc105593759"/>
      <w:bookmarkStart w:id="520" w:name="_Toc103094664"/>
      <w:bookmarkStart w:id="521" w:name="_Toc103094958"/>
      <w:bookmarkStart w:id="522" w:name="_Toc103246557"/>
      <w:bookmarkStart w:id="523" w:name="_Toc103246882"/>
      <w:bookmarkStart w:id="524" w:name="_Toc105593276"/>
      <w:bookmarkStart w:id="525" w:name="_Toc105593760"/>
      <w:bookmarkStart w:id="526" w:name="_Toc103094665"/>
      <w:bookmarkStart w:id="527" w:name="_Toc103094959"/>
      <w:bookmarkStart w:id="528" w:name="_Toc103246558"/>
      <w:bookmarkStart w:id="529" w:name="_Toc103246883"/>
      <w:bookmarkStart w:id="530" w:name="_Toc105593277"/>
      <w:bookmarkStart w:id="531" w:name="_Toc105593761"/>
      <w:bookmarkStart w:id="532" w:name="_Toc103094666"/>
      <w:bookmarkStart w:id="533" w:name="_Toc103094960"/>
      <w:bookmarkStart w:id="534" w:name="_Toc103246559"/>
      <w:bookmarkStart w:id="535" w:name="_Toc103246884"/>
      <w:bookmarkStart w:id="536" w:name="_Toc105593278"/>
      <w:bookmarkStart w:id="537" w:name="_Toc105593762"/>
      <w:bookmarkStart w:id="538" w:name="_Toc103094667"/>
      <w:bookmarkStart w:id="539" w:name="_Toc103094961"/>
      <w:bookmarkStart w:id="540" w:name="_Toc103246560"/>
      <w:bookmarkStart w:id="541" w:name="_Toc103246885"/>
      <w:bookmarkStart w:id="542" w:name="_Toc105593279"/>
      <w:bookmarkStart w:id="543" w:name="_Toc105593763"/>
      <w:bookmarkStart w:id="544" w:name="_Toc103094668"/>
      <w:bookmarkStart w:id="545" w:name="_Toc103094962"/>
      <w:bookmarkStart w:id="546" w:name="_Toc103246561"/>
      <w:bookmarkStart w:id="547" w:name="_Toc103246886"/>
      <w:bookmarkStart w:id="548" w:name="_Toc105593280"/>
      <w:bookmarkStart w:id="549" w:name="_Toc105593764"/>
      <w:bookmarkStart w:id="550" w:name="_Toc103094669"/>
      <w:bookmarkStart w:id="551" w:name="_Toc103094963"/>
      <w:bookmarkStart w:id="552" w:name="_Toc103246562"/>
      <w:bookmarkStart w:id="553" w:name="_Toc103246887"/>
      <w:bookmarkStart w:id="554" w:name="_Toc105593281"/>
      <w:bookmarkStart w:id="555" w:name="_Toc105593765"/>
      <w:bookmarkStart w:id="556" w:name="_Toc103094670"/>
      <w:bookmarkStart w:id="557" w:name="_Toc103094964"/>
      <w:bookmarkStart w:id="558" w:name="_Toc103246563"/>
      <w:bookmarkStart w:id="559" w:name="_Toc103246888"/>
      <w:bookmarkStart w:id="560" w:name="_Toc105593282"/>
      <w:bookmarkStart w:id="561" w:name="_Toc105593766"/>
      <w:bookmarkStart w:id="562" w:name="_Toc103094671"/>
      <w:bookmarkStart w:id="563" w:name="_Toc103094965"/>
      <w:bookmarkStart w:id="564" w:name="_Toc103246564"/>
      <w:bookmarkStart w:id="565" w:name="_Toc103246889"/>
      <w:bookmarkStart w:id="566" w:name="_Toc105593283"/>
      <w:bookmarkStart w:id="567" w:name="_Toc105593767"/>
      <w:bookmarkStart w:id="568" w:name="_Toc103094672"/>
      <w:bookmarkStart w:id="569" w:name="_Toc103094966"/>
      <w:bookmarkStart w:id="570" w:name="_Toc103246565"/>
      <w:bookmarkStart w:id="571" w:name="_Toc103246890"/>
      <w:bookmarkStart w:id="572" w:name="_Toc105593284"/>
      <w:bookmarkStart w:id="573" w:name="_Toc105593768"/>
      <w:bookmarkStart w:id="574" w:name="_Toc103094673"/>
      <w:bookmarkStart w:id="575" w:name="_Toc103094967"/>
      <w:bookmarkStart w:id="576" w:name="_Toc103246566"/>
      <w:bookmarkStart w:id="577" w:name="_Toc103246891"/>
      <w:bookmarkStart w:id="578" w:name="_Toc105593285"/>
      <w:bookmarkStart w:id="579" w:name="_Toc105593769"/>
      <w:bookmarkStart w:id="580" w:name="_Toc103094674"/>
      <w:bookmarkStart w:id="581" w:name="_Toc103094968"/>
      <w:bookmarkStart w:id="582" w:name="_Toc103246567"/>
      <w:bookmarkStart w:id="583" w:name="_Toc103246892"/>
      <w:bookmarkStart w:id="584" w:name="_Toc105593286"/>
      <w:bookmarkStart w:id="585" w:name="_Toc105593770"/>
      <w:bookmarkStart w:id="586" w:name="_Toc103094675"/>
      <w:bookmarkStart w:id="587" w:name="_Toc103094969"/>
      <w:bookmarkStart w:id="588" w:name="_Toc103246568"/>
      <w:bookmarkStart w:id="589" w:name="_Toc103246893"/>
      <w:bookmarkStart w:id="590" w:name="_Toc105593287"/>
      <w:bookmarkStart w:id="591" w:name="_Toc105593771"/>
      <w:bookmarkStart w:id="592" w:name="_Toc103094676"/>
      <w:bookmarkStart w:id="593" w:name="_Toc103094970"/>
      <w:bookmarkStart w:id="594" w:name="_Toc103246569"/>
      <w:bookmarkStart w:id="595" w:name="_Toc103246894"/>
      <w:bookmarkStart w:id="596" w:name="_Toc105593288"/>
      <w:bookmarkStart w:id="597" w:name="_Toc105593772"/>
      <w:bookmarkStart w:id="598" w:name="_Toc103094677"/>
      <w:bookmarkStart w:id="599" w:name="_Toc103094971"/>
      <w:bookmarkStart w:id="600" w:name="_Toc103246570"/>
      <w:bookmarkStart w:id="601" w:name="_Toc103246895"/>
      <w:bookmarkStart w:id="602" w:name="_Toc105593289"/>
      <w:bookmarkStart w:id="603" w:name="_Toc105593773"/>
      <w:bookmarkStart w:id="604" w:name="_Toc103094678"/>
      <w:bookmarkStart w:id="605" w:name="_Toc103094972"/>
      <w:bookmarkStart w:id="606" w:name="_Toc103246571"/>
      <w:bookmarkStart w:id="607" w:name="_Toc103246896"/>
      <w:bookmarkStart w:id="608" w:name="_Toc105593290"/>
      <w:bookmarkStart w:id="609" w:name="_Toc105593774"/>
      <w:bookmarkStart w:id="610" w:name="_Toc103094679"/>
      <w:bookmarkStart w:id="611" w:name="_Toc103094973"/>
      <w:bookmarkStart w:id="612" w:name="_Toc103246572"/>
      <w:bookmarkStart w:id="613" w:name="_Toc103246897"/>
      <w:bookmarkStart w:id="614" w:name="_Toc105593291"/>
      <w:bookmarkStart w:id="615" w:name="_Toc105593775"/>
      <w:bookmarkStart w:id="616" w:name="_Toc103094680"/>
      <w:bookmarkStart w:id="617" w:name="_Toc103094974"/>
      <w:bookmarkStart w:id="618" w:name="_Toc103246573"/>
      <w:bookmarkStart w:id="619" w:name="_Toc103246898"/>
      <w:bookmarkStart w:id="620" w:name="_Toc105593292"/>
      <w:bookmarkStart w:id="621" w:name="_Toc105593776"/>
      <w:bookmarkStart w:id="622" w:name="_Toc103094681"/>
      <w:bookmarkStart w:id="623" w:name="_Toc103094975"/>
      <w:bookmarkStart w:id="624" w:name="_Toc103246574"/>
      <w:bookmarkStart w:id="625" w:name="_Toc103246899"/>
      <w:bookmarkStart w:id="626" w:name="_Toc105593293"/>
      <w:bookmarkStart w:id="627" w:name="_Toc105593777"/>
      <w:bookmarkStart w:id="628" w:name="_Toc72222197"/>
      <w:bookmarkStart w:id="629" w:name="_Toc72227679"/>
      <w:bookmarkStart w:id="630" w:name="_Toc76626621"/>
      <w:bookmarkStart w:id="631" w:name="_Toc81481568"/>
      <w:bookmarkStart w:id="632" w:name="_Toc86309687"/>
      <w:bookmarkStart w:id="633" w:name="_Toc86310199"/>
      <w:bookmarkStart w:id="634" w:name="_Toc86313687"/>
      <w:bookmarkStart w:id="635" w:name="_Toc86317423"/>
      <w:bookmarkStart w:id="636" w:name="_Toc86401817"/>
      <w:bookmarkStart w:id="637" w:name="_Toc93398770"/>
      <w:bookmarkStart w:id="638" w:name="_Toc94692275"/>
      <w:bookmarkStart w:id="639" w:name="_Toc95805112"/>
      <w:bookmarkStart w:id="640" w:name="_Toc96673171"/>
      <w:bookmarkStart w:id="641" w:name="_Toc99455643"/>
      <w:bookmarkStart w:id="642" w:name="_Toc99537073"/>
      <w:bookmarkStart w:id="643" w:name="_Toc103094682"/>
      <w:bookmarkStart w:id="644" w:name="_Toc103094976"/>
      <w:bookmarkStart w:id="645" w:name="_Toc103246575"/>
      <w:bookmarkStart w:id="646" w:name="_Toc103246900"/>
      <w:bookmarkStart w:id="647" w:name="_Toc105593294"/>
      <w:bookmarkStart w:id="648" w:name="_Toc105593778"/>
      <w:bookmarkStart w:id="649" w:name="_Toc72222198"/>
      <w:bookmarkStart w:id="650" w:name="_Toc72227680"/>
      <w:bookmarkStart w:id="651" w:name="_Toc76626622"/>
      <w:bookmarkStart w:id="652" w:name="_Toc81481569"/>
      <w:bookmarkStart w:id="653" w:name="_Toc86309688"/>
      <w:bookmarkStart w:id="654" w:name="_Toc86310200"/>
      <w:bookmarkStart w:id="655" w:name="_Toc86313688"/>
      <w:bookmarkStart w:id="656" w:name="_Toc86317424"/>
      <w:bookmarkStart w:id="657" w:name="_Toc86401818"/>
      <w:bookmarkStart w:id="658" w:name="_Toc93398771"/>
      <w:bookmarkStart w:id="659" w:name="_Toc94692276"/>
      <w:bookmarkStart w:id="660" w:name="_Toc95805113"/>
      <w:bookmarkStart w:id="661" w:name="_Toc96673172"/>
      <w:bookmarkStart w:id="662" w:name="_Toc99455644"/>
      <w:bookmarkStart w:id="663" w:name="_Toc99537074"/>
      <w:bookmarkStart w:id="664" w:name="_Toc103094683"/>
      <w:bookmarkStart w:id="665" w:name="_Toc103094977"/>
      <w:bookmarkStart w:id="666" w:name="_Toc103246576"/>
      <w:bookmarkStart w:id="667" w:name="_Toc103246901"/>
      <w:bookmarkStart w:id="668" w:name="_Toc105593295"/>
      <w:bookmarkStart w:id="669" w:name="_Toc105593779"/>
      <w:bookmarkStart w:id="670" w:name="_Toc72222199"/>
      <w:bookmarkStart w:id="671" w:name="_Toc72227681"/>
      <w:bookmarkStart w:id="672" w:name="_Toc76626623"/>
      <w:bookmarkStart w:id="673" w:name="_Toc81481570"/>
      <w:bookmarkStart w:id="674" w:name="_Toc86309689"/>
      <w:bookmarkStart w:id="675" w:name="_Toc86310201"/>
      <w:bookmarkStart w:id="676" w:name="_Toc86313689"/>
      <w:bookmarkStart w:id="677" w:name="_Toc86317425"/>
      <w:bookmarkStart w:id="678" w:name="_Toc86401819"/>
      <w:bookmarkStart w:id="679" w:name="_Toc93398772"/>
      <w:bookmarkStart w:id="680" w:name="_Toc94692277"/>
      <w:bookmarkStart w:id="681" w:name="_Toc95805114"/>
      <w:bookmarkStart w:id="682" w:name="_Toc96673173"/>
      <w:bookmarkStart w:id="683" w:name="_Toc99455645"/>
      <w:bookmarkStart w:id="684" w:name="_Toc99537075"/>
      <w:bookmarkStart w:id="685" w:name="_Toc103094684"/>
      <w:bookmarkStart w:id="686" w:name="_Toc103094978"/>
      <w:bookmarkStart w:id="687" w:name="_Toc103246577"/>
      <w:bookmarkStart w:id="688" w:name="_Toc103246902"/>
      <w:bookmarkStart w:id="689" w:name="_Toc105593296"/>
      <w:bookmarkStart w:id="690" w:name="_Toc105593780"/>
      <w:bookmarkStart w:id="691" w:name="_Toc72222200"/>
      <w:bookmarkStart w:id="692" w:name="_Toc72227682"/>
      <w:bookmarkStart w:id="693" w:name="_Toc76626624"/>
      <w:bookmarkStart w:id="694" w:name="_Toc81481571"/>
      <w:bookmarkStart w:id="695" w:name="_Toc86309690"/>
      <w:bookmarkStart w:id="696" w:name="_Toc86310202"/>
      <w:bookmarkStart w:id="697" w:name="_Toc86313690"/>
      <w:bookmarkStart w:id="698" w:name="_Toc86317426"/>
      <w:bookmarkStart w:id="699" w:name="_Toc86401820"/>
      <w:bookmarkStart w:id="700" w:name="_Toc93398773"/>
      <w:bookmarkStart w:id="701" w:name="_Toc94692278"/>
      <w:bookmarkStart w:id="702" w:name="_Toc95805115"/>
      <w:bookmarkStart w:id="703" w:name="_Toc96673174"/>
      <w:bookmarkStart w:id="704" w:name="_Toc99455646"/>
      <w:bookmarkStart w:id="705" w:name="_Toc99537076"/>
      <w:bookmarkStart w:id="706" w:name="_Toc103094685"/>
      <w:bookmarkStart w:id="707" w:name="_Toc103094979"/>
      <w:bookmarkStart w:id="708" w:name="_Toc103246578"/>
      <w:bookmarkStart w:id="709" w:name="_Toc103246903"/>
      <w:bookmarkStart w:id="710" w:name="_Toc105593297"/>
      <w:bookmarkStart w:id="711" w:name="_Toc105593781"/>
      <w:bookmarkStart w:id="712" w:name="_Toc72222201"/>
      <w:bookmarkStart w:id="713" w:name="_Toc72227683"/>
      <w:bookmarkStart w:id="714" w:name="_Toc76626625"/>
      <w:bookmarkStart w:id="715" w:name="_Toc81481572"/>
      <w:bookmarkStart w:id="716" w:name="_Toc86309691"/>
      <w:bookmarkStart w:id="717" w:name="_Toc86310203"/>
      <w:bookmarkStart w:id="718" w:name="_Toc86313691"/>
      <w:bookmarkStart w:id="719" w:name="_Toc86317427"/>
      <w:bookmarkStart w:id="720" w:name="_Toc86401821"/>
      <w:bookmarkStart w:id="721" w:name="_Toc93398774"/>
      <w:bookmarkStart w:id="722" w:name="_Toc94692279"/>
      <w:bookmarkStart w:id="723" w:name="_Toc95805116"/>
      <w:bookmarkStart w:id="724" w:name="_Toc96673175"/>
      <w:bookmarkStart w:id="725" w:name="_Toc99455647"/>
      <w:bookmarkStart w:id="726" w:name="_Toc99537077"/>
      <w:bookmarkStart w:id="727" w:name="_Toc103094686"/>
      <w:bookmarkStart w:id="728" w:name="_Toc103094980"/>
      <w:bookmarkStart w:id="729" w:name="_Toc103246579"/>
      <w:bookmarkStart w:id="730" w:name="_Toc103246904"/>
      <w:bookmarkStart w:id="731" w:name="_Toc105593298"/>
      <w:bookmarkStart w:id="732" w:name="_Toc105593782"/>
      <w:bookmarkStart w:id="733" w:name="_Toc72222202"/>
      <w:bookmarkStart w:id="734" w:name="_Toc72227684"/>
      <w:bookmarkStart w:id="735" w:name="_Toc76626626"/>
      <w:bookmarkStart w:id="736" w:name="_Toc81481573"/>
      <w:bookmarkStart w:id="737" w:name="_Toc86309692"/>
      <w:bookmarkStart w:id="738" w:name="_Toc86310204"/>
      <w:bookmarkStart w:id="739" w:name="_Toc86313692"/>
      <w:bookmarkStart w:id="740" w:name="_Toc86317428"/>
      <w:bookmarkStart w:id="741" w:name="_Toc86401822"/>
      <w:bookmarkStart w:id="742" w:name="_Toc93398775"/>
      <w:bookmarkStart w:id="743" w:name="_Toc94692280"/>
      <w:bookmarkStart w:id="744" w:name="_Toc95805117"/>
      <w:bookmarkStart w:id="745" w:name="_Toc96673176"/>
      <w:bookmarkStart w:id="746" w:name="_Toc99455648"/>
      <w:bookmarkStart w:id="747" w:name="_Toc99537078"/>
      <w:bookmarkStart w:id="748" w:name="_Toc103094687"/>
      <w:bookmarkStart w:id="749" w:name="_Toc103094981"/>
      <w:bookmarkStart w:id="750" w:name="_Toc103246580"/>
      <w:bookmarkStart w:id="751" w:name="_Toc103246905"/>
      <w:bookmarkStart w:id="752" w:name="_Toc105593299"/>
      <w:bookmarkStart w:id="753" w:name="_Toc105593783"/>
      <w:bookmarkStart w:id="754" w:name="_Recommended_Altimeter_Deployment"/>
      <w:bookmarkStart w:id="755" w:name="_Toc103094688"/>
      <w:bookmarkStart w:id="756" w:name="_Toc103094982"/>
      <w:bookmarkStart w:id="757" w:name="_Toc103246581"/>
      <w:bookmarkStart w:id="758" w:name="_Toc103246906"/>
      <w:bookmarkStart w:id="759" w:name="_Toc105593300"/>
      <w:bookmarkStart w:id="760" w:name="_Toc105593784"/>
      <w:bookmarkStart w:id="761" w:name="_Toc103094689"/>
      <w:bookmarkStart w:id="762" w:name="_Toc103094983"/>
      <w:bookmarkStart w:id="763" w:name="_Toc103246582"/>
      <w:bookmarkStart w:id="764" w:name="_Toc103246907"/>
      <w:bookmarkStart w:id="765" w:name="_Toc105593301"/>
      <w:bookmarkStart w:id="766" w:name="_Toc105593785"/>
      <w:bookmarkStart w:id="767" w:name="_Toc72222204"/>
      <w:bookmarkStart w:id="768" w:name="_Toc72227686"/>
      <w:bookmarkStart w:id="769" w:name="_Toc76626628"/>
      <w:bookmarkStart w:id="770" w:name="_Toc81481575"/>
      <w:bookmarkStart w:id="771" w:name="_Toc86309694"/>
      <w:bookmarkStart w:id="772" w:name="_Toc86310206"/>
      <w:bookmarkStart w:id="773" w:name="_Toc86313694"/>
      <w:bookmarkStart w:id="774" w:name="_Toc86317430"/>
      <w:bookmarkStart w:id="775" w:name="_Toc86401824"/>
      <w:bookmarkStart w:id="776" w:name="_Toc93398777"/>
      <w:bookmarkStart w:id="777" w:name="_Toc94692282"/>
      <w:bookmarkStart w:id="778" w:name="_Toc95805119"/>
      <w:bookmarkStart w:id="779" w:name="_Toc96673178"/>
      <w:bookmarkStart w:id="780" w:name="_Toc99455650"/>
      <w:bookmarkStart w:id="781" w:name="_Toc99537080"/>
      <w:bookmarkStart w:id="782" w:name="_Toc103094690"/>
      <w:bookmarkStart w:id="783" w:name="_Toc103094984"/>
      <w:bookmarkStart w:id="784" w:name="_Toc103246583"/>
      <w:bookmarkStart w:id="785" w:name="_Toc103246908"/>
      <w:bookmarkStart w:id="786" w:name="_Toc105593302"/>
      <w:bookmarkStart w:id="787" w:name="_Toc105593786"/>
      <w:bookmarkStart w:id="788" w:name="_Toc72222205"/>
      <w:bookmarkStart w:id="789" w:name="_Toc72227687"/>
      <w:bookmarkStart w:id="790" w:name="_Toc76626629"/>
      <w:bookmarkStart w:id="791" w:name="_Toc81481576"/>
      <w:bookmarkStart w:id="792" w:name="_Toc86309695"/>
      <w:bookmarkStart w:id="793" w:name="_Toc86310207"/>
      <w:bookmarkStart w:id="794" w:name="_Toc86313695"/>
      <w:bookmarkStart w:id="795" w:name="_Toc86317431"/>
      <w:bookmarkStart w:id="796" w:name="_Toc86401825"/>
      <w:bookmarkStart w:id="797" w:name="_Toc93398778"/>
      <w:bookmarkStart w:id="798" w:name="_Toc94692283"/>
      <w:bookmarkStart w:id="799" w:name="_Toc95805120"/>
      <w:bookmarkStart w:id="800" w:name="_Toc96673179"/>
      <w:bookmarkStart w:id="801" w:name="_Toc99455651"/>
      <w:bookmarkStart w:id="802" w:name="_Toc99537081"/>
      <w:bookmarkStart w:id="803" w:name="_Toc103094691"/>
      <w:bookmarkStart w:id="804" w:name="_Toc103094985"/>
      <w:bookmarkStart w:id="805" w:name="_Toc103246584"/>
      <w:bookmarkStart w:id="806" w:name="_Toc103246909"/>
      <w:bookmarkStart w:id="807" w:name="_Toc105593303"/>
      <w:bookmarkStart w:id="808" w:name="_Toc105593787"/>
      <w:bookmarkStart w:id="809" w:name="_Altimeter_Management_Server_1"/>
      <w:bookmarkStart w:id="810" w:name="_Toc72222216"/>
      <w:bookmarkStart w:id="811" w:name="_Toc72227698"/>
      <w:bookmarkStart w:id="812" w:name="_Toc76626640"/>
      <w:bookmarkStart w:id="813" w:name="_Toc81481587"/>
      <w:bookmarkStart w:id="814" w:name="_Toc86309706"/>
      <w:bookmarkStart w:id="815" w:name="_Toc86310218"/>
      <w:bookmarkStart w:id="816" w:name="_Toc86313706"/>
      <w:bookmarkStart w:id="817" w:name="_Toc86317442"/>
      <w:bookmarkStart w:id="818" w:name="_Toc86401836"/>
      <w:bookmarkStart w:id="819" w:name="_Toc93398789"/>
      <w:bookmarkStart w:id="820" w:name="_Toc94692294"/>
      <w:bookmarkStart w:id="821" w:name="_Toc95805131"/>
      <w:bookmarkStart w:id="822" w:name="_Toc96673190"/>
      <w:bookmarkStart w:id="823" w:name="_Toc99455662"/>
      <w:bookmarkStart w:id="824" w:name="_Toc99537092"/>
      <w:bookmarkStart w:id="825" w:name="_Toc103094702"/>
      <w:bookmarkStart w:id="826" w:name="_Toc103094996"/>
      <w:bookmarkStart w:id="827" w:name="_Toc103246595"/>
      <w:bookmarkStart w:id="828" w:name="_Toc103246920"/>
      <w:bookmarkStart w:id="829" w:name="_Toc105593314"/>
      <w:bookmarkStart w:id="830" w:name="_Toc105593798"/>
      <w:bookmarkStart w:id="831" w:name="_Toc72222217"/>
      <w:bookmarkStart w:id="832" w:name="_Toc72227699"/>
      <w:bookmarkStart w:id="833" w:name="_Toc76626641"/>
      <w:bookmarkStart w:id="834" w:name="_Toc81481588"/>
      <w:bookmarkStart w:id="835" w:name="_Toc86309707"/>
      <w:bookmarkStart w:id="836" w:name="_Toc86310219"/>
      <w:bookmarkStart w:id="837" w:name="_Toc86313707"/>
      <w:bookmarkStart w:id="838" w:name="_Toc86317443"/>
      <w:bookmarkStart w:id="839" w:name="_Toc86401837"/>
      <w:bookmarkStart w:id="840" w:name="_Toc93398790"/>
      <w:bookmarkStart w:id="841" w:name="_Toc94692295"/>
      <w:bookmarkStart w:id="842" w:name="_Toc95805132"/>
      <w:bookmarkStart w:id="843" w:name="_Toc96673191"/>
      <w:bookmarkStart w:id="844" w:name="_Toc99455663"/>
      <w:bookmarkStart w:id="845" w:name="_Toc99537093"/>
      <w:bookmarkStart w:id="846" w:name="_Toc103094703"/>
      <w:bookmarkStart w:id="847" w:name="_Toc103094997"/>
      <w:bookmarkStart w:id="848" w:name="_Toc103246596"/>
      <w:bookmarkStart w:id="849" w:name="_Toc103246921"/>
      <w:bookmarkStart w:id="850" w:name="_Toc105593315"/>
      <w:bookmarkStart w:id="851" w:name="_Toc105593799"/>
      <w:bookmarkStart w:id="852" w:name="_Toc72222218"/>
      <w:bookmarkStart w:id="853" w:name="_Toc72227700"/>
      <w:bookmarkStart w:id="854" w:name="_Toc76626642"/>
      <w:bookmarkStart w:id="855" w:name="_Toc81481589"/>
      <w:bookmarkStart w:id="856" w:name="_Toc86309708"/>
      <w:bookmarkStart w:id="857" w:name="_Toc86310220"/>
      <w:bookmarkStart w:id="858" w:name="_Toc86313708"/>
      <w:bookmarkStart w:id="859" w:name="_Toc86317444"/>
      <w:bookmarkStart w:id="860" w:name="_Toc86401838"/>
      <w:bookmarkStart w:id="861" w:name="_Toc93398791"/>
      <w:bookmarkStart w:id="862" w:name="_Toc94692296"/>
      <w:bookmarkStart w:id="863" w:name="_Toc95805133"/>
      <w:bookmarkStart w:id="864" w:name="_Toc96673192"/>
      <w:bookmarkStart w:id="865" w:name="_Toc99455664"/>
      <w:bookmarkStart w:id="866" w:name="_Toc99537094"/>
      <w:bookmarkStart w:id="867" w:name="_Toc103094704"/>
      <w:bookmarkStart w:id="868" w:name="_Toc103094998"/>
      <w:bookmarkStart w:id="869" w:name="_Toc103246597"/>
      <w:bookmarkStart w:id="870" w:name="_Toc103246922"/>
      <w:bookmarkStart w:id="871" w:name="_Toc105593316"/>
      <w:bookmarkStart w:id="872" w:name="_Toc105593800"/>
      <w:bookmarkStart w:id="873" w:name="_Toc72222219"/>
      <w:bookmarkStart w:id="874" w:name="_Toc72227701"/>
      <w:bookmarkStart w:id="875" w:name="_Toc76626643"/>
      <w:bookmarkStart w:id="876" w:name="_Toc81481590"/>
      <w:bookmarkStart w:id="877" w:name="_Toc86309709"/>
      <w:bookmarkStart w:id="878" w:name="_Toc86310221"/>
      <w:bookmarkStart w:id="879" w:name="_Toc86313709"/>
      <w:bookmarkStart w:id="880" w:name="_Toc86317445"/>
      <w:bookmarkStart w:id="881" w:name="_Toc86401839"/>
      <w:bookmarkStart w:id="882" w:name="_Toc93398792"/>
      <w:bookmarkStart w:id="883" w:name="_Toc94692297"/>
      <w:bookmarkStart w:id="884" w:name="_Toc95805134"/>
      <w:bookmarkStart w:id="885" w:name="_Toc96673193"/>
      <w:bookmarkStart w:id="886" w:name="_Toc99455665"/>
      <w:bookmarkStart w:id="887" w:name="_Toc99537095"/>
      <w:bookmarkStart w:id="888" w:name="_Toc103094705"/>
      <w:bookmarkStart w:id="889" w:name="_Toc103094999"/>
      <w:bookmarkStart w:id="890" w:name="_Toc103246598"/>
      <w:bookmarkStart w:id="891" w:name="_Toc103246923"/>
      <w:bookmarkStart w:id="892" w:name="_Toc105593317"/>
      <w:bookmarkStart w:id="893" w:name="_Toc105593801"/>
      <w:bookmarkStart w:id="894" w:name="_Toc72222242"/>
      <w:bookmarkStart w:id="895" w:name="_Toc72227724"/>
      <w:bookmarkStart w:id="896" w:name="_Toc76626666"/>
      <w:bookmarkStart w:id="897" w:name="_Toc81481613"/>
      <w:bookmarkStart w:id="898" w:name="_Toc86309732"/>
      <w:bookmarkStart w:id="899" w:name="_Toc86310244"/>
      <w:bookmarkStart w:id="900" w:name="_Toc86313732"/>
      <w:bookmarkStart w:id="901" w:name="_Toc86317468"/>
      <w:bookmarkStart w:id="902" w:name="_Toc86401862"/>
      <w:bookmarkStart w:id="903" w:name="_Toc93398815"/>
      <w:bookmarkStart w:id="904" w:name="_Toc94692320"/>
      <w:bookmarkStart w:id="905" w:name="_Toc95805157"/>
      <w:bookmarkStart w:id="906" w:name="_Toc96673216"/>
      <w:bookmarkStart w:id="907" w:name="_Toc99455688"/>
      <w:bookmarkStart w:id="908" w:name="_Toc99537118"/>
      <w:bookmarkStart w:id="909" w:name="_Toc103094728"/>
      <w:bookmarkStart w:id="910" w:name="_Toc103095022"/>
      <w:bookmarkStart w:id="911" w:name="_Toc103246621"/>
      <w:bookmarkStart w:id="912" w:name="_Toc103246946"/>
      <w:bookmarkStart w:id="913" w:name="_Toc105593340"/>
      <w:bookmarkStart w:id="914" w:name="_Toc105593824"/>
      <w:bookmarkStart w:id="915" w:name="_Toc72222243"/>
      <w:bookmarkStart w:id="916" w:name="_Toc72227725"/>
      <w:bookmarkStart w:id="917" w:name="_Toc76626667"/>
      <w:bookmarkStart w:id="918" w:name="_Toc81481614"/>
      <w:bookmarkStart w:id="919" w:name="_Toc86309733"/>
      <w:bookmarkStart w:id="920" w:name="_Toc86310245"/>
      <w:bookmarkStart w:id="921" w:name="_Toc86313733"/>
      <w:bookmarkStart w:id="922" w:name="_Toc86317469"/>
      <w:bookmarkStart w:id="923" w:name="_Toc86401863"/>
      <w:bookmarkStart w:id="924" w:name="_Toc93398816"/>
      <w:bookmarkStart w:id="925" w:name="_Toc94692321"/>
      <w:bookmarkStart w:id="926" w:name="_Toc95805158"/>
      <w:bookmarkStart w:id="927" w:name="_Toc96673217"/>
      <w:bookmarkStart w:id="928" w:name="_Toc99455689"/>
      <w:bookmarkStart w:id="929" w:name="_Toc99537119"/>
      <w:bookmarkStart w:id="930" w:name="_Toc103094729"/>
      <w:bookmarkStart w:id="931" w:name="_Toc103095023"/>
      <w:bookmarkStart w:id="932" w:name="_Toc103246622"/>
      <w:bookmarkStart w:id="933" w:name="_Toc103246947"/>
      <w:bookmarkStart w:id="934" w:name="_Toc105593341"/>
      <w:bookmarkStart w:id="935" w:name="_Toc105593825"/>
      <w:bookmarkStart w:id="936" w:name="_Toc103094762"/>
      <w:bookmarkStart w:id="937" w:name="_Toc103095056"/>
      <w:bookmarkStart w:id="938" w:name="_Toc103246655"/>
      <w:bookmarkStart w:id="939" w:name="_Toc103246980"/>
      <w:bookmarkStart w:id="940" w:name="_Toc105593374"/>
      <w:bookmarkStart w:id="941" w:name="_Toc105593858"/>
      <w:bookmarkStart w:id="942" w:name="_Toc103094763"/>
      <w:bookmarkStart w:id="943" w:name="_Toc103095057"/>
      <w:bookmarkStart w:id="944" w:name="_Toc103246656"/>
      <w:bookmarkStart w:id="945" w:name="_Toc103246981"/>
      <w:bookmarkStart w:id="946" w:name="_Toc105593375"/>
      <w:bookmarkStart w:id="947" w:name="_Toc105593859"/>
      <w:bookmarkStart w:id="948" w:name="_Toc103094764"/>
      <w:bookmarkStart w:id="949" w:name="_Toc103095058"/>
      <w:bookmarkStart w:id="950" w:name="_Toc103246657"/>
      <w:bookmarkStart w:id="951" w:name="_Toc103246982"/>
      <w:bookmarkStart w:id="952" w:name="_Toc105593376"/>
      <w:bookmarkStart w:id="953" w:name="_Toc105593860"/>
      <w:bookmarkStart w:id="954" w:name="_Toc103094765"/>
      <w:bookmarkStart w:id="955" w:name="_Toc103095059"/>
      <w:bookmarkStart w:id="956" w:name="_Toc103246658"/>
      <w:bookmarkStart w:id="957" w:name="_Toc103246983"/>
      <w:bookmarkStart w:id="958" w:name="_Toc105593377"/>
      <w:bookmarkStart w:id="959" w:name="_Toc105593861"/>
      <w:bookmarkStart w:id="960" w:name="_Toc103094782"/>
      <w:bookmarkStart w:id="961" w:name="_Toc103095076"/>
      <w:bookmarkStart w:id="962" w:name="_Toc103246675"/>
      <w:bookmarkStart w:id="963" w:name="_Toc103247000"/>
      <w:bookmarkStart w:id="964" w:name="_Toc105593394"/>
      <w:bookmarkStart w:id="965" w:name="_Toc105593878"/>
      <w:bookmarkStart w:id="966" w:name="_Toc103094783"/>
      <w:bookmarkStart w:id="967" w:name="_Toc103095077"/>
      <w:bookmarkStart w:id="968" w:name="_Toc103246676"/>
      <w:bookmarkStart w:id="969" w:name="_Toc103247001"/>
      <w:bookmarkStart w:id="970" w:name="_Toc105593395"/>
      <w:bookmarkStart w:id="971" w:name="_Toc105593879"/>
      <w:bookmarkStart w:id="972" w:name="_Toc103094800"/>
      <w:bookmarkStart w:id="973" w:name="_Toc103095094"/>
      <w:bookmarkStart w:id="974" w:name="_Toc103246693"/>
      <w:bookmarkStart w:id="975" w:name="_Toc103247018"/>
      <w:bookmarkStart w:id="976" w:name="_Toc105593412"/>
      <w:bookmarkStart w:id="977" w:name="_Toc105593896"/>
      <w:bookmarkStart w:id="978" w:name="_Toc103094801"/>
      <w:bookmarkStart w:id="979" w:name="_Toc103095095"/>
      <w:bookmarkStart w:id="980" w:name="_Toc103246694"/>
      <w:bookmarkStart w:id="981" w:name="_Toc103247019"/>
      <w:bookmarkStart w:id="982" w:name="_Toc105593413"/>
      <w:bookmarkStart w:id="983" w:name="_Toc105593897"/>
      <w:bookmarkStart w:id="984" w:name="_Hlk33779232"/>
      <w:bookmarkStart w:id="985" w:name="_Toc427844425"/>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r>
        <w:br w:type="page"/>
      </w:r>
    </w:p>
    <w:p w14:paraId="5A265C99" w14:textId="704F9317" w:rsidR="00254C5C" w:rsidRDefault="0022165E" w:rsidP="00140E93">
      <w:pPr>
        <w:pStyle w:val="Title"/>
        <w:ind w:left="360"/>
      </w:pPr>
      <w:bookmarkStart w:id="986" w:name="_Toc120867426"/>
      <w:r>
        <w:lastRenderedPageBreak/>
        <w:t>Prepar</w:t>
      </w:r>
      <w:r w:rsidR="00A56C97">
        <w:t>e</w:t>
      </w:r>
      <w:r>
        <w:t xml:space="preserve"> the</w:t>
      </w:r>
      <w:r w:rsidR="00FC732D">
        <w:t xml:space="preserve"> </w:t>
      </w:r>
      <w:r>
        <w:t>Database</w:t>
      </w:r>
      <w:bookmarkStart w:id="987" w:name="PreparingtheAltimeterDatabase"/>
      <w:bookmarkEnd w:id="986"/>
      <w:bookmarkEnd w:id="987"/>
    </w:p>
    <w:p w14:paraId="30822430" w14:textId="5590D8CC" w:rsidR="00561B1B" w:rsidRDefault="00561B1B" w:rsidP="00561B1B">
      <w:pPr>
        <w:tabs>
          <w:tab w:val="left" w:pos="3465"/>
        </w:tabs>
      </w:pPr>
      <w:r w:rsidRPr="00140E93">
        <w:rPr>
          <w:b/>
          <w:bCs/>
        </w:rPr>
        <w:t>Altimeter</w:t>
      </w:r>
      <w:r>
        <w:t>/</w:t>
      </w:r>
      <w:r w:rsidR="00F124E1">
        <w:rPr>
          <w:b/>
          <w:bCs/>
        </w:rPr>
        <w:t>Core</w:t>
      </w:r>
      <w:r w:rsidRPr="00140E93">
        <w:rPr>
          <w:b/>
          <w:bCs/>
        </w:rPr>
        <w:t xml:space="preserve"> Analytics</w:t>
      </w:r>
      <w:r>
        <w:t xml:space="preserve">, and </w:t>
      </w:r>
      <w:r w:rsidRPr="00140E93">
        <w:rPr>
          <w:b/>
          <w:bCs/>
        </w:rPr>
        <w:t>Data Broker</w:t>
      </w:r>
      <w:r>
        <w:t xml:space="preserve"> are used with a separately installed database that</w:t>
      </w:r>
      <w:r w:rsidRPr="00887BD7">
        <w:t xml:space="preserve"> </w:t>
      </w:r>
      <w:r>
        <w:t>must be:</w:t>
      </w:r>
    </w:p>
    <w:p w14:paraId="2EA6708D" w14:textId="443F2FD0" w:rsidR="003904F1" w:rsidRDefault="005417E6" w:rsidP="003904F1">
      <w:pPr>
        <w:pStyle w:val="ListParagraph"/>
        <w:numPr>
          <w:ilvl w:val="0"/>
          <w:numId w:val="87"/>
        </w:numPr>
        <w:tabs>
          <w:tab w:val="left" w:pos="3465"/>
        </w:tabs>
      </w:pPr>
      <w:r w:rsidRPr="005417E6">
        <w:t xml:space="preserve">Installed, running, and configured with the expected users and schemas as described </w:t>
      </w:r>
      <w:r>
        <w:t xml:space="preserve">below </w:t>
      </w:r>
      <w:r w:rsidRPr="005417E6">
        <w:rPr>
          <w:b/>
          <w:bCs/>
        </w:rPr>
        <w:t>BEFORE</w:t>
      </w:r>
      <w:r w:rsidRPr="00561B1B">
        <w:t xml:space="preserve"> installing the </w:t>
      </w:r>
      <w:r>
        <w:t xml:space="preserve">Ramp </w:t>
      </w:r>
      <w:proofErr w:type="spellStart"/>
      <w:r>
        <w:t>eCDN</w:t>
      </w:r>
      <w:proofErr w:type="spellEnd"/>
      <w:r>
        <w:t xml:space="preserve"> components</w:t>
      </w:r>
      <w:r w:rsidRPr="00561B1B">
        <w:t>.</w:t>
      </w:r>
    </w:p>
    <w:p w14:paraId="471A04FF" w14:textId="3FF5220F" w:rsidR="008A11A9" w:rsidRDefault="008A11A9" w:rsidP="008A11A9">
      <w:pPr>
        <w:pStyle w:val="Heading1"/>
      </w:pPr>
      <w:bookmarkStart w:id="988" w:name="_Upgrade_Considerations_1"/>
      <w:bookmarkStart w:id="989" w:name="_Toc120867427"/>
      <w:bookmarkEnd w:id="988"/>
      <w:r>
        <w:t>Upgrade Considerations</w:t>
      </w:r>
      <w:bookmarkEnd w:id="989"/>
    </w:p>
    <w:p w14:paraId="38042505" w14:textId="5CF21024" w:rsidR="000B1CCA" w:rsidRDefault="001F72E4" w:rsidP="008A11A9">
      <w:r>
        <w:t>If you are upgrading</w:t>
      </w:r>
      <w:r w:rsidR="007774BE">
        <w:t xml:space="preserve"> Ramp </w:t>
      </w:r>
      <w:proofErr w:type="spellStart"/>
      <w:r w:rsidR="007774BE">
        <w:t>eCDN</w:t>
      </w:r>
      <w:proofErr w:type="spellEnd"/>
      <w:r>
        <w:t xml:space="preserve"> </w:t>
      </w:r>
      <w:r w:rsidR="000B1CCA">
        <w:t>from a previous version</w:t>
      </w:r>
      <w:r w:rsidR="002617BD">
        <w:t>:</w:t>
      </w:r>
    </w:p>
    <w:p w14:paraId="52DCC762" w14:textId="271FE1FF" w:rsidR="007774BE" w:rsidRDefault="007774BE" w:rsidP="007774BE">
      <w:pPr>
        <w:pStyle w:val="Heading2"/>
      </w:pPr>
      <w:bookmarkStart w:id="990" w:name="_Toc120867428"/>
      <w:r>
        <w:t>Upgrading From Version 2.5 or Earlier</w:t>
      </w:r>
      <w:bookmarkEnd w:id="990"/>
    </w:p>
    <w:p w14:paraId="2746FF58" w14:textId="4348F76B" w:rsidR="001F72E4" w:rsidRDefault="001F72E4" w:rsidP="007774BE">
      <w:pPr>
        <w:tabs>
          <w:tab w:val="left" w:pos="3465"/>
        </w:tabs>
      </w:pPr>
      <w:r>
        <w:t xml:space="preserve">To upgrade from version 2.5 or earlier, </w:t>
      </w:r>
      <w:r w:rsidR="00DC0EE7" w:rsidRPr="00DC0EE7">
        <w:t xml:space="preserve">prepare a separately installed database as described in </w:t>
      </w:r>
      <w:r>
        <w:t>this chapter</w:t>
      </w:r>
      <w:r w:rsidR="00DC0EE7" w:rsidRPr="00DC0EE7">
        <w:t>, then install as described in</w:t>
      </w:r>
      <w:r>
        <w:t xml:space="preserve"> </w:t>
      </w:r>
      <w:hyperlink w:anchor="InstallingAltimeter" w:history="1">
        <w:r w:rsidRPr="00A35973">
          <w:rPr>
            <w:rStyle w:val="Hyperlink"/>
          </w:rPr>
          <w:t>Install</w:t>
        </w:r>
        <w:r>
          <w:rPr>
            <w:rStyle w:val="Hyperlink"/>
          </w:rPr>
          <w:t xml:space="preserve"> Ramp </w:t>
        </w:r>
        <w:proofErr w:type="spellStart"/>
        <w:r>
          <w:rPr>
            <w:rStyle w:val="Hyperlink"/>
          </w:rPr>
          <w:t>eCDN</w:t>
        </w:r>
        <w:proofErr w:type="spellEnd"/>
        <w:r>
          <w:rPr>
            <w:rStyle w:val="Hyperlink"/>
          </w:rPr>
          <w:t xml:space="preserve"> Components</w:t>
        </w:r>
      </w:hyperlink>
      <w:r w:rsidR="00DC0EE7" w:rsidRPr="00DC0EE7">
        <w:t>.</w:t>
      </w:r>
    </w:p>
    <w:p w14:paraId="6148971D" w14:textId="681328E0" w:rsidR="007774BE" w:rsidRDefault="00F848CD" w:rsidP="00140E93">
      <w:pPr>
        <w:pStyle w:val="Heading2"/>
      </w:pPr>
      <w:bookmarkStart w:id="991" w:name="_Toc120867429"/>
      <w:r>
        <w:t>Upgrading From Version 2.6</w:t>
      </w:r>
      <w:bookmarkEnd w:id="991"/>
    </w:p>
    <w:p w14:paraId="5518672F" w14:textId="59010FB3" w:rsidR="00F848CD" w:rsidRDefault="001F72E4" w:rsidP="00F848CD">
      <w:pPr>
        <w:tabs>
          <w:tab w:val="left" w:pos="3465"/>
        </w:tabs>
        <w:rPr>
          <w:bCs/>
          <w:iCs/>
        </w:rPr>
      </w:pPr>
      <w:r w:rsidRPr="00F848CD">
        <w:rPr>
          <w:bCs/>
          <w:iCs/>
        </w:rPr>
        <w:t>To upgrade from version 2.6</w:t>
      </w:r>
      <w:r w:rsidR="002617BD">
        <w:rPr>
          <w:bCs/>
          <w:iCs/>
        </w:rPr>
        <w:t xml:space="preserve">, perform the steps below, </w:t>
      </w:r>
      <w:r w:rsidR="002617BD" w:rsidRPr="00DC0EE7">
        <w:t>then install as described in</w:t>
      </w:r>
      <w:r w:rsidR="002617BD">
        <w:t xml:space="preserve"> </w:t>
      </w:r>
      <w:hyperlink w:anchor="InstallingAltimeter" w:history="1">
        <w:r w:rsidR="002617BD" w:rsidRPr="00A35973">
          <w:rPr>
            <w:rStyle w:val="Hyperlink"/>
          </w:rPr>
          <w:t>Install</w:t>
        </w:r>
        <w:r w:rsidR="002617BD">
          <w:rPr>
            <w:rStyle w:val="Hyperlink"/>
          </w:rPr>
          <w:t xml:space="preserve"> Ramp </w:t>
        </w:r>
        <w:proofErr w:type="spellStart"/>
        <w:r w:rsidR="002617BD">
          <w:rPr>
            <w:rStyle w:val="Hyperlink"/>
          </w:rPr>
          <w:t>eCDN</w:t>
        </w:r>
        <w:proofErr w:type="spellEnd"/>
        <w:r w:rsidR="002617BD">
          <w:rPr>
            <w:rStyle w:val="Hyperlink"/>
          </w:rPr>
          <w:t xml:space="preserve"> Components</w:t>
        </w:r>
      </w:hyperlink>
      <w:r w:rsidR="00F848CD">
        <w:rPr>
          <w:bCs/>
          <w:iCs/>
        </w:rPr>
        <w:t>:</w:t>
      </w:r>
    </w:p>
    <w:p w14:paraId="7A7BF7E9" w14:textId="0B21616C" w:rsidR="001F72E4" w:rsidRPr="00572FDE" w:rsidRDefault="00572FDE" w:rsidP="00572FDE">
      <w:pPr>
        <w:pStyle w:val="ListParagraph"/>
        <w:numPr>
          <w:ilvl w:val="0"/>
          <w:numId w:val="193"/>
        </w:numPr>
        <w:tabs>
          <w:tab w:val="left" w:pos="3465"/>
        </w:tabs>
        <w:contextualSpacing w:val="0"/>
        <w:rPr>
          <w:iCs/>
        </w:rPr>
      </w:pPr>
      <w:r>
        <w:rPr>
          <w:bCs/>
          <w:iCs/>
        </w:rPr>
        <w:t xml:space="preserve">From a database prompt, </w:t>
      </w:r>
      <w:r w:rsidR="001F72E4" w:rsidRPr="00F848CD">
        <w:rPr>
          <w:bCs/>
          <w:iCs/>
        </w:rPr>
        <w:t xml:space="preserve">drop, then </w:t>
      </w:r>
      <w:proofErr w:type="gramStart"/>
      <w:r w:rsidR="001F72E4" w:rsidRPr="00F848CD">
        <w:rPr>
          <w:bCs/>
          <w:iCs/>
        </w:rPr>
        <w:t>create,</w:t>
      </w:r>
      <w:proofErr w:type="gramEnd"/>
      <w:r w:rsidR="001F72E4" w:rsidRPr="00F848CD">
        <w:rPr>
          <w:bCs/>
          <w:iCs/>
        </w:rPr>
        <w:t xml:space="preserve"> the mate database. For example:</w:t>
      </w:r>
    </w:p>
    <w:p w14:paraId="52709F68" w14:textId="77777777" w:rsidR="001F72E4" w:rsidRDefault="001F72E4" w:rsidP="00140E93">
      <w:pPr>
        <w:pStyle w:val="ListParagraph"/>
        <w:tabs>
          <w:tab w:val="left" w:pos="3465"/>
        </w:tabs>
        <w:spacing w:after="0"/>
        <w:contextualSpacing w:val="0"/>
        <w:rPr>
          <w:rFonts w:ascii="Courier New" w:hAnsi="Courier New" w:cs="Courier New"/>
          <w:bCs/>
          <w:iCs/>
        </w:rPr>
      </w:pPr>
      <w:r w:rsidRPr="00140E93">
        <w:rPr>
          <w:rFonts w:ascii="Courier New" w:hAnsi="Courier New" w:cs="Courier New"/>
          <w:bCs/>
          <w:iCs/>
        </w:rPr>
        <w:t>Drop database mate;</w:t>
      </w:r>
    </w:p>
    <w:p w14:paraId="349790F9" w14:textId="18C4D6C9" w:rsidR="001F72E4" w:rsidRPr="00140E93" w:rsidRDefault="001F72E4" w:rsidP="00140E93">
      <w:pPr>
        <w:pStyle w:val="ListParagraph"/>
        <w:tabs>
          <w:tab w:val="left" w:pos="3465"/>
        </w:tabs>
        <w:contextualSpacing w:val="0"/>
        <w:rPr>
          <w:iCs/>
        </w:rPr>
      </w:pPr>
      <w:r w:rsidRPr="00D22BB4">
        <w:rPr>
          <w:rFonts w:ascii="Courier New" w:hAnsi="Courier New" w:cs="Courier New"/>
          <w:bCs/>
          <w:iCs/>
        </w:rPr>
        <w:t>Create database mate;</w:t>
      </w:r>
    </w:p>
    <w:p w14:paraId="694AFD69" w14:textId="61D02728" w:rsidR="00572FDE" w:rsidRPr="00FE6AE4" w:rsidRDefault="00572FDE" w:rsidP="00140E93">
      <w:pPr>
        <w:pStyle w:val="ListParagraph"/>
        <w:numPr>
          <w:ilvl w:val="0"/>
          <w:numId w:val="193"/>
        </w:numPr>
        <w:tabs>
          <w:tab w:val="left" w:pos="3465"/>
        </w:tabs>
        <w:contextualSpacing w:val="0"/>
        <w:rPr>
          <w:iCs/>
        </w:rPr>
      </w:pPr>
      <w:r>
        <w:rPr>
          <w:bCs/>
          <w:iCs/>
        </w:rPr>
        <w:t xml:space="preserve">From a database prompt, </w:t>
      </w:r>
      <w:r w:rsidR="00081603">
        <w:rPr>
          <w:bCs/>
          <w:iCs/>
        </w:rPr>
        <w:t xml:space="preserve">backup the </w:t>
      </w:r>
      <w:proofErr w:type="spellStart"/>
      <w:r w:rsidR="00081603">
        <w:rPr>
          <w:bCs/>
          <w:iCs/>
        </w:rPr>
        <w:t>vdms</w:t>
      </w:r>
      <w:proofErr w:type="spellEnd"/>
      <w:r w:rsidR="00081603">
        <w:rPr>
          <w:bCs/>
          <w:iCs/>
        </w:rPr>
        <w:t xml:space="preserve"> database. For example:</w:t>
      </w:r>
    </w:p>
    <w:p w14:paraId="4BF6E5A7" w14:textId="0B490276" w:rsidR="00FE6AE4" w:rsidRDefault="00FE6AE4" w:rsidP="00140E93">
      <w:pPr>
        <w:pStyle w:val="ListParagraph"/>
        <w:tabs>
          <w:tab w:val="left" w:pos="3465"/>
        </w:tabs>
        <w:contextualSpacing w:val="0"/>
        <w:rPr>
          <w:rFonts w:ascii="Courier New" w:hAnsi="Courier New" w:cs="Courier New"/>
          <w:iCs/>
        </w:rPr>
      </w:pPr>
      <w:proofErr w:type="spellStart"/>
      <w:r w:rsidRPr="00140E93">
        <w:rPr>
          <w:rFonts w:ascii="Courier New" w:hAnsi="Courier New" w:cs="Courier New"/>
          <w:iCs/>
        </w:rPr>
        <w:t>mysqldump</w:t>
      </w:r>
      <w:proofErr w:type="spellEnd"/>
      <w:r w:rsidRPr="00140E93">
        <w:rPr>
          <w:rFonts w:ascii="Courier New" w:hAnsi="Courier New" w:cs="Courier New"/>
          <w:iCs/>
        </w:rPr>
        <w:t>-</w:t>
      </w:r>
      <w:proofErr w:type="spellStart"/>
      <w:r w:rsidRPr="00140E93">
        <w:rPr>
          <w:rFonts w:ascii="Courier New" w:hAnsi="Courier New" w:cs="Courier New"/>
          <w:iCs/>
        </w:rPr>
        <w:t>uroot</w:t>
      </w:r>
      <w:proofErr w:type="spellEnd"/>
      <w:r w:rsidRPr="00140E93">
        <w:rPr>
          <w:rFonts w:ascii="Courier New" w:hAnsi="Courier New" w:cs="Courier New"/>
          <w:iCs/>
        </w:rPr>
        <w:t xml:space="preserve">-p </w:t>
      </w:r>
      <w:proofErr w:type="spellStart"/>
      <w:r w:rsidRPr="00140E93">
        <w:rPr>
          <w:rFonts w:ascii="Courier New" w:hAnsi="Courier New" w:cs="Courier New"/>
          <w:iCs/>
        </w:rPr>
        <w:t>vdms</w:t>
      </w:r>
      <w:proofErr w:type="spellEnd"/>
      <w:r w:rsidRPr="00140E93">
        <w:rPr>
          <w:rFonts w:ascii="Courier New" w:hAnsi="Courier New" w:cs="Courier New"/>
          <w:iCs/>
        </w:rPr>
        <w:t>&gt;C:\MySQLBackup\vdms.sql</w:t>
      </w:r>
    </w:p>
    <w:p w14:paraId="3D64DE6F" w14:textId="63A9DDF1" w:rsidR="002617BD" w:rsidRPr="00FE6AE4" w:rsidRDefault="002617BD" w:rsidP="002617BD">
      <w:pPr>
        <w:pStyle w:val="ListParagraph"/>
        <w:numPr>
          <w:ilvl w:val="0"/>
          <w:numId w:val="193"/>
        </w:numPr>
        <w:tabs>
          <w:tab w:val="left" w:pos="3465"/>
        </w:tabs>
        <w:contextualSpacing w:val="0"/>
        <w:rPr>
          <w:iCs/>
        </w:rPr>
      </w:pPr>
      <w:r>
        <w:rPr>
          <w:bCs/>
          <w:iCs/>
        </w:rPr>
        <w:t xml:space="preserve">From a database prompt, </w:t>
      </w:r>
      <w:r w:rsidR="00081603">
        <w:rPr>
          <w:bCs/>
          <w:iCs/>
        </w:rPr>
        <w:t>update the required user privileges:</w:t>
      </w:r>
    </w:p>
    <w:p w14:paraId="431FFC65" w14:textId="77777777" w:rsidR="00081603" w:rsidRPr="00081603" w:rsidRDefault="00081603" w:rsidP="00081603">
      <w:pPr>
        <w:pStyle w:val="ListParagraph"/>
        <w:tabs>
          <w:tab w:val="left" w:pos="3465"/>
        </w:tabs>
        <w:rPr>
          <w:rFonts w:ascii="Courier New" w:hAnsi="Courier New" w:cs="Courier New"/>
          <w:iCs/>
        </w:rPr>
      </w:pPr>
      <w:r w:rsidRPr="00081603">
        <w:rPr>
          <w:rFonts w:ascii="Courier New" w:hAnsi="Courier New" w:cs="Courier New"/>
          <w:iCs/>
        </w:rPr>
        <w:t>GRANT ALL on vdms.* to 'altimeter'@'%' WITH GRANT OPTION;</w:t>
      </w:r>
    </w:p>
    <w:p w14:paraId="61B60E01" w14:textId="3D227E31" w:rsidR="002617BD" w:rsidRPr="00D22BB4" w:rsidRDefault="00081603" w:rsidP="00081603">
      <w:pPr>
        <w:pStyle w:val="ListParagraph"/>
        <w:tabs>
          <w:tab w:val="left" w:pos="3465"/>
        </w:tabs>
        <w:rPr>
          <w:rFonts w:ascii="Courier New" w:hAnsi="Courier New" w:cs="Courier New"/>
          <w:iCs/>
        </w:rPr>
      </w:pPr>
      <w:r w:rsidRPr="00081603">
        <w:rPr>
          <w:rFonts w:ascii="Courier New" w:hAnsi="Courier New" w:cs="Courier New"/>
          <w:iCs/>
        </w:rPr>
        <w:t>GRANT ALL on mate.* to 'mate'@'%' WITH GRANT OPTION;</w:t>
      </w:r>
    </w:p>
    <w:p w14:paraId="4D16EC46" w14:textId="7827B925" w:rsidR="002E5088" w:rsidRDefault="002E5088" w:rsidP="002E5088">
      <w:pPr>
        <w:pStyle w:val="Heading1"/>
      </w:pPr>
      <w:bookmarkStart w:id="992" w:name="_Toc103094812"/>
      <w:bookmarkStart w:id="993" w:name="_Toc103095106"/>
      <w:bookmarkStart w:id="994" w:name="_Toc103246705"/>
      <w:bookmarkStart w:id="995" w:name="_Toc103247030"/>
      <w:bookmarkStart w:id="996" w:name="_Toc105593424"/>
      <w:bookmarkStart w:id="997" w:name="_Toc105593908"/>
      <w:bookmarkStart w:id="998" w:name="_Toc105758638"/>
      <w:bookmarkStart w:id="999" w:name="_Toc105758724"/>
      <w:bookmarkStart w:id="1000" w:name="_Toc106878397"/>
      <w:bookmarkStart w:id="1001" w:name="_Toc106878484"/>
      <w:bookmarkStart w:id="1002" w:name="_Toc108071730"/>
      <w:bookmarkStart w:id="1003" w:name="_Toc108093227"/>
      <w:bookmarkStart w:id="1004" w:name="_Toc108101542"/>
      <w:bookmarkStart w:id="1005" w:name="_Toc108509145"/>
      <w:bookmarkStart w:id="1006" w:name="_Toc109121677"/>
      <w:bookmarkStart w:id="1007" w:name="_Toc109285076"/>
      <w:bookmarkStart w:id="1008" w:name="_Toc109731227"/>
      <w:bookmarkStart w:id="1009" w:name="_Toc111547049"/>
      <w:bookmarkStart w:id="1010" w:name="_Toc120867430"/>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r>
        <w:t>Database Requirements</w:t>
      </w:r>
      <w:bookmarkEnd w:id="1010"/>
    </w:p>
    <w:p w14:paraId="037312AC" w14:textId="5CB1AC5A" w:rsidR="002E5088" w:rsidRDefault="002E5088" w:rsidP="002E5088">
      <w:r>
        <w:t xml:space="preserve">Ramp </w:t>
      </w:r>
      <w:proofErr w:type="spellStart"/>
      <w:r>
        <w:t>eCDN</w:t>
      </w:r>
      <w:proofErr w:type="spellEnd"/>
      <w:r>
        <w:t xml:space="preserve"> supports the following databases:</w:t>
      </w:r>
    </w:p>
    <w:tbl>
      <w:tblPr>
        <w:tblStyle w:val="GridTable2-Accent21"/>
        <w:tblW w:w="9990" w:type="dxa"/>
        <w:tblLook w:val="04A0" w:firstRow="1" w:lastRow="0" w:firstColumn="1" w:lastColumn="0" w:noHBand="0" w:noVBand="1"/>
      </w:tblPr>
      <w:tblGrid>
        <w:gridCol w:w="2430"/>
        <w:gridCol w:w="3510"/>
        <w:gridCol w:w="4050"/>
      </w:tblGrid>
      <w:tr w:rsidR="002E5088" w:rsidRPr="004E0BA5" w14:paraId="0C23F1F4" w14:textId="77777777" w:rsidTr="00140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hideMark/>
          </w:tcPr>
          <w:p w14:paraId="70A010C5" w14:textId="77777777" w:rsidR="002E5088" w:rsidRPr="004E0BA5" w:rsidRDefault="002E5088" w:rsidP="007A38C9">
            <w:pPr>
              <w:spacing w:after="0"/>
              <w:ind w:left="72"/>
              <w:rPr>
                <w:color w:val="274756"/>
              </w:rPr>
            </w:pPr>
            <w:r>
              <w:rPr>
                <w:color w:val="274756"/>
              </w:rPr>
              <w:t>Database Provider</w:t>
            </w:r>
          </w:p>
        </w:tc>
        <w:tc>
          <w:tcPr>
            <w:tcW w:w="3510" w:type="dxa"/>
            <w:hideMark/>
          </w:tcPr>
          <w:p w14:paraId="47B04FED" w14:textId="77777777" w:rsidR="002E5088" w:rsidRPr="004E0BA5" w:rsidRDefault="002E5088" w:rsidP="007A38C9">
            <w:pPr>
              <w:spacing w:after="0"/>
              <w:cnfStyle w:val="100000000000" w:firstRow="1" w:lastRow="0" w:firstColumn="0" w:lastColumn="0" w:oddVBand="0" w:evenVBand="0" w:oddHBand="0" w:evenHBand="0" w:firstRowFirstColumn="0" w:firstRowLastColumn="0" w:lastRowFirstColumn="0" w:lastRowLastColumn="0"/>
              <w:rPr>
                <w:color w:val="274756"/>
              </w:rPr>
            </w:pPr>
            <w:r>
              <w:rPr>
                <w:color w:val="274756"/>
              </w:rPr>
              <w:t>Database Version</w:t>
            </w:r>
          </w:p>
        </w:tc>
        <w:tc>
          <w:tcPr>
            <w:tcW w:w="4050" w:type="dxa"/>
          </w:tcPr>
          <w:p w14:paraId="51F70266" w14:textId="60EC1EC8" w:rsidR="002E5088" w:rsidRDefault="002E5088" w:rsidP="007A38C9">
            <w:pPr>
              <w:spacing w:after="0"/>
              <w:cnfStyle w:val="100000000000" w:firstRow="1" w:lastRow="0" w:firstColumn="0" w:lastColumn="0" w:oddVBand="0" w:evenVBand="0" w:oddHBand="0" w:evenHBand="0" w:firstRowFirstColumn="0" w:firstRowLastColumn="0" w:lastRowFirstColumn="0" w:lastRowLastColumn="0"/>
              <w:rPr>
                <w:color w:val="274756"/>
              </w:rPr>
            </w:pPr>
            <w:r>
              <w:rPr>
                <w:color w:val="274756"/>
              </w:rPr>
              <w:t xml:space="preserve">JDBC </w:t>
            </w:r>
            <w:r w:rsidR="00902183">
              <w:rPr>
                <w:color w:val="274756"/>
              </w:rPr>
              <w:t xml:space="preserve">Included in </w:t>
            </w:r>
            <w:r w:rsidR="00C76D1F">
              <w:rPr>
                <w:color w:val="274756"/>
              </w:rPr>
              <w:t>Ramp Installer</w:t>
            </w:r>
          </w:p>
        </w:tc>
      </w:tr>
      <w:tr w:rsidR="002E5088" w:rsidRPr="00733A63" w14:paraId="45282F58"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A05CA85" w14:textId="77777777" w:rsidR="002E5088" w:rsidRPr="003072E6" w:rsidRDefault="002E5088" w:rsidP="007A38C9">
            <w:pPr>
              <w:ind w:left="72"/>
              <w:rPr>
                <w:color w:val="274756"/>
              </w:rPr>
            </w:pPr>
            <w:r>
              <w:rPr>
                <w:color w:val="274756"/>
              </w:rPr>
              <w:t>MySQL</w:t>
            </w:r>
          </w:p>
        </w:tc>
        <w:tc>
          <w:tcPr>
            <w:tcW w:w="3510" w:type="dxa"/>
          </w:tcPr>
          <w:p w14:paraId="2B3748F4" w14:textId="77777777" w:rsidR="002E5088" w:rsidRPr="00B707ED" w:rsidRDefault="002E5088" w:rsidP="007A38C9">
            <w:pPr>
              <w:cnfStyle w:val="000000100000" w:firstRow="0" w:lastRow="0" w:firstColumn="0" w:lastColumn="0" w:oddVBand="0" w:evenVBand="0" w:oddHBand="1" w:evenHBand="0" w:firstRowFirstColumn="0" w:firstRowLastColumn="0" w:lastRowFirstColumn="0" w:lastRowLastColumn="0"/>
              <w:rPr>
                <w:color w:val="274756"/>
              </w:rPr>
            </w:pPr>
            <w:r w:rsidRPr="00B707ED">
              <w:rPr>
                <w:color w:val="274756"/>
              </w:rPr>
              <w:t>MySQL Community Server 8.0</w:t>
            </w:r>
            <w:r>
              <w:rPr>
                <w:color w:val="274756"/>
              </w:rPr>
              <w:t>.18</w:t>
            </w:r>
            <w:r w:rsidRPr="00B707ED">
              <w:rPr>
                <w:color w:val="274756"/>
              </w:rPr>
              <w:t xml:space="preserve"> or later.</w:t>
            </w:r>
          </w:p>
        </w:tc>
        <w:tc>
          <w:tcPr>
            <w:tcW w:w="4050" w:type="dxa"/>
          </w:tcPr>
          <w:p w14:paraId="7E82FE86" w14:textId="77777777" w:rsidR="002E5088" w:rsidRDefault="00C76D1F" w:rsidP="007A38C9">
            <w:pPr>
              <w:cnfStyle w:val="000000100000" w:firstRow="0" w:lastRow="0" w:firstColumn="0" w:lastColumn="0" w:oddVBand="0" w:evenVBand="0" w:oddHBand="1" w:evenHBand="0" w:firstRowFirstColumn="0" w:firstRowLastColumn="0" w:lastRowFirstColumn="0" w:lastRowLastColumn="0"/>
              <w:rPr>
                <w:color w:val="274756"/>
              </w:rPr>
            </w:pPr>
            <w:r>
              <w:rPr>
                <w:color w:val="274756"/>
              </w:rPr>
              <w:t>MariaDB</w:t>
            </w:r>
            <w:r w:rsidR="002E5088" w:rsidRPr="00B707ED">
              <w:rPr>
                <w:color w:val="274756"/>
              </w:rPr>
              <w:t xml:space="preserve"> Connector/J </w:t>
            </w:r>
            <w:r>
              <w:rPr>
                <w:color w:val="274756"/>
              </w:rPr>
              <w:t>3.0.4</w:t>
            </w:r>
            <w:r w:rsidR="002E5088" w:rsidRPr="00B707ED">
              <w:rPr>
                <w:color w:val="274756"/>
              </w:rPr>
              <w:t xml:space="preserve"> or later.</w:t>
            </w:r>
          </w:p>
          <w:p w14:paraId="02F67D0E" w14:textId="56A9CDDF" w:rsidR="00C87FF5" w:rsidRPr="00140E93" w:rsidRDefault="00C87FF5" w:rsidP="007A38C9">
            <w:pPr>
              <w:cnfStyle w:val="000000100000" w:firstRow="0" w:lastRow="0" w:firstColumn="0" w:lastColumn="0" w:oddVBand="0" w:evenVBand="0" w:oddHBand="1" w:evenHBand="0" w:firstRowFirstColumn="0" w:firstRowLastColumn="0" w:lastRowFirstColumn="0" w:lastRowLastColumn="0"/>
              <w:rPr>
                <w:i/>
                <w:iCs/>
                <w:color w:val="274756"/>
              </w:rPr>
            </w:pPr>
            <w:r w:rsidRPr="00140E93">
              <w:rPr>
                <w:b/>
                <w:bCs/>
                <w:i/>
                <w:iCs/>
                <w:color w:val="274756"/>
              </w:rPr>
              <w:t xml:space="preserve">Note: </w:t>
            </w:r>
            <w:r w:rsidRPr="00140E93">
              <w:rPr>
                <w:i/>
                <w:iCs/>
                <w:color w:val="274756"/>
              </w:rPr>
              <w:t>MySQL Connector/J 8.0.28 or later</w:t>
            </w:r>
            <w:r w:rsidR="00937CBB">
              <w:rPr>
                <w:i/>
                <w:iCs/>
                <w:color w:val="274756"/>
              </w:rPr>
              <w:t xml:space="preserve"> is also supported post-installation</w:t>
            </w:r>
            <w:r w:rsidRPr="00140E93">
              <w:rPr>
                <w:i/>
                <w:iCs/>
                <w:color w:val="274756"/>
              </w:rPr>
              <w:t>.</w:t>
            </w:r>
          </w:p>
        </w:tc>
      </w:tr>
      <w:tr w:rsidR="002E5088" w:rsidRPr="00733A63" w14:paraId="56002211" w14:textId="77777777" w:rsidTr="00140E93">
        <w:tc>
          <w:tcPr>
            <w:cnfStyle w:val="001000000000" w:firstRow="0" w:lastRow="0" w:firstColumn="1" w:lastColumn="0" w:oddVBand="0" w:evenVBand="0" w:oddHBand="0" w:evenHBand="0" w:firstRowFirstColumn="0" w:firstRowLastColumn="0" w:lastRowFirstColumn="0" w:lastRowLastColumn="0"/>
            <w:tcW w:w="2430" w:type="dxa"/>
          </w:tcPr>
          <w:p w14:paraId="31AD11B9" w14:textId="77777777" w:rsidR="002E5088" w:rsidRDefault="002E5088" w:rsidP="007A38C9">
            <w:pPr>
              <w:ind w:left="72"/>
              <w:rPr>
                <w:color w:val="274756"/>
              </w:rPr>
            </w:pPr>
            <w:r>
              <w:rPr>
                <w:color w:val="274756"/>
              </w:rPr>
              <w:t>Microsoft SQL Server</w:t>
            </w:r>
          </w:p>
        </w:tc>
        <w:tc>
          <w:tcPr>
            <w:tcW w:w="3510" w:type="dxa"/>
          </w:tcPr>
          <w:p w14:paraId="578DAD03" w14:textId="77777777" w:rsidR="002E5088" w:rsidRPr="00B707ED" w:rsidRDefault="002E5088" w:rsidP="007A38C9">
            <w:pPr>
              <w:cnfStyle w:val="000000000000" w:firstRow="0" w:lastRow="0" w:firstColumn="0" w:lastColumn="0" w:oddVBand="0" w:evenVBand="0" w:oddHBand="0" w:evenHBand="0" w:firstRowFirstColumn="0" w:firstRowLastColumn="0" w:lastRowFirstColumn="0" w:lastRowLastColumn="0"/>
              <w:rPr>
                <w:color w:val="274756"/>
              </w:rPr>
            </w:pPr>
            <w:r>
              <w:rPr>
                <w:color w:val="274756"/>
              </w:rPr>
              <w:t>Microsoft SQL Server 2016 or later.</w:t>
            </w:r>
          </w:p>
        </w:tc>
        <w:tc>
          <w:tcPr>
            <w:tcW w:w="4050" w:type="dxa"/>
          </w:tcPr>
          <w:p w14:paraId="71333EE1" w14:textId="77777777" w:rsidR="002E5088" w:rsidRPr="00B707ED" w:rsidRDefault="002E5088" w:rsidP="007A38C9">
            <w:pPr>
              <w:cnfStyle w:val="000000000000" w:firstRow="0" w:lastRow="0" w:firstColumn="0" w:lastColumn="0" w:oddVBand="0" w:evenVBand="0" w:oddHBand="0" w:evenHBand="0" w:firstRowFirstColumn="0" w:firstRowLastColumn="0" w:lastRowFirstColumn="0" w:lastRowLastColumn="0"/>
              <w:rPr>
                <w:color w:val="274756"/>
              </w:rPr>
            </w:pPr>
            <w:bookmarkStart w:id="1011" w:name="_Hlk95736419"/>
            <w:r>
              <w:rPr>
                <w:color w:val="274756"/>
              </w:rPr>
              <w:t>Microsoft JDBC Driver 10.2 or later.</w:t>
            </w:r>
            <w:bookmarkEnd w:id="1011"/>
          </w:p>
        </w:tc>
      </w:tr>
      <w:tr w:rsidR="002E5088" w:rsidRPr="00733A63" w14:paraId="1FA63264"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E27C868" w14:textId="77777777" w:rsidR="002E5088" w:rsidRDefault="002E5088" w:rsidP="007A38C9">
            <w:pPr>
              <w:ind w:left="72"/>
              <w:rPr>
                <w:color w:val="274756"/>
              </w:rPr>
            </w:pPr>
            <w:r w:rsidRPr="005935E7">
              <w:rPr>
                <w:color w:val="274756"/>
              </w:rPr>
              <w:t>Microsoft SQL Server</w:t>
            </w:r>
            <w:r>
              <w:rPr>
                <w:color w:val="274756"/>
              </w:rPr>
              <w:t xml:space="preserve"> – Windows Authentication</w:t>
            </w:r>
          </w:p>
        </w:tc>
        <w:tc>
          <w:tcPr>
            <w:tcW w:w="3510" w:type="dxa"/>
          </w:tcPr>
          <w:p w14:paraId="37401CA4" w14:textId="77777777" w:rsidR="002E5088" w:rsidRDefault="002E5088" w:rsidP="007A38C9">
            <w:pPr>
              <w:cnfStyle w:val="000000100000" w:firstRow="0" w:lastRow="0" w:firstColumn="0" w:lastColumn="0" w:oddVBand="0" w:evenVBand="0" w:oddHBand="1" w:evenHBand="0" w:firstRowFirstColumn="0" w:firstRowLastColumn="0" w:lastRowFirstColumn="0" w:lastRowLastColumn="0"/>
              <w:rPr>
                <w:color w:val="274756"/>
              </w:rPr>
            </w:pPr>
            <w:r w:rsidRPr="005935E7">
              <w:rPr>
                <w:color w:val="274756"/>
              </w:rPr>
              <w:t>Microsoft SQL Server 2016 or later.</w:t>
            </w:r>
          </w:p>
        </w:tc>
        <w:tc>
          <w:tcPr>
            <w:tcW w:w="4050" w:type="dxa"/>
          </w:tcPr>
          <w:p w14:paraId="319797C5" w14:textId="77777777" w:rsidR="002E5088" w:rsidRDefault="002E5088" w:rsidP="007A38C9">
            <w:pPr>
              <w:cnfStyle w:val="000000100000" w:firstRow="0" w:lastRow="0" w:firstColumn="0" w:lastColumn="0" w:oddVBand="0" w:evenVBand="0" w:oddHBand="1" w:evenHBand="0" w:firstRowFirstColumn="0" w:firstRowLastColumn="0" w:lastRowFirstColumn="0" w:lastRowLastColumn="0"/>
              <w:rPr>
                <w:color w:val="274756"/>
              </w:rPr>
            </w:pPr>
            <w:r>
              <w:rPr>
                <w:color w:val="274756"/>
              </w:rPr>
              <w:t>Microsoft JDBC Driver 10.2 or later.</w:t>
            </w:r>
          </w:p>
        </w:tc>
      </w:tr>
    </w:tbl>
    <w:p w14:paraId="45E7E74A" w14:textId="49BDC49B" w:rsidR="002E5088" w:rsidRDefault="002E5088" w:rsidP="002E5088">
      <w:pPr>
        <w:spacing w:before="120"/>
      </w:pPr>
      <w:r w:rsidRPr="005E07D9">
        <w:t>For database hardware requirements, see “</w:t>
      </w:r>
      <w:r w:rsidR="00364495">
        <w:t>Hardware Summary</w:t>
      </w:r>
      <w:r w:rsidRPr="005E07D9">
        <w:t xml:space="preserve">” in the </w:t>
      </w:r>
      <w:r w:rsidRPr="007A38C9">
        <w:rPr>
          <w:i/>
          <w:iCs/>
        </w:rPr>
        <w:t xml:space="preserve">Ramp </w:t>
      </w:r>
      <w:proofErr w:type="spellStart"/>
      <w:r w:rsidR="00364495">
        <w:rPr>
          <w:i/>
          <w:iCs/>
        </w:rPr>
        <w:t>eCDN</w:t>
      </w:r>
      <w:proofErr w:type="spellEnd"/>
      <w:r w:rsidRPr="007A38C9">
        <w:rPr>
          <w:i/>
          <w:iCs/>
        </w:rPr>
        <w:t xml:space="preserve"> System Requirements</w:t>
      </w:r>
      <w:r w:rsidRPr="005E07D9">
        <w:t>.</w:t>
      </w:r>
    </w:p>
    <w:p w14:paraId="41C1D223" w14:textId="76C84495" w:rsidR="00CF0845" w:rsidRDefault="00CF0845" w:rsidP="00CF0845">
      <w:pPr>
        <w:pStyle w:val="Heading1"/>
      </w:pPr>
      <w:bookmarkStart w:id="1012" w:name="_Toc120867431"/>
      <w:r>
        <w:lastRenderedPageBreak/>
        <w:t>Recommended Database Deployment Model</w:t>
      </w:r>
      <w:bookmarkEnd w:id="1012"/>
    </w:p>
    <w:p w14:paraId="071537EB" w14:textId="43126322" w:rsidR="00CF0845" w:rsidRDefault="00CF0845" w:rsidP="00CF0845">
      <w:r>
        <w:t xml:space="preserve">Ramp STRONGLY </w:t>
      </w:r>
      <w:r w:rsidRPr="00F255B7">
        <w:t>recommends using Altimeter</w:t>
      </w:r>
      <w:r w:rsidR="00E97E74">
        <w:t>/</w:t>
      </w:r>
      <w:r w:rsidR="00F124E1">
        <w:t>Core</w:t>
      </w:r>
      <w:r w:rsidR="00E97E74">
        <w:t xml:space="preserve"> Analytics</w:t>
      </w:r>
      <w:r w:rsidRPr="00F255B7">
        <w:t xml:space="preserve"> </w:t>
      </w:r>
      <w:r w:rsidR="00E97E74">
        <w:t xml:space="preserve">and Data Broker </w:t>
      </w:r>
      <w:r w:rsidRPr="00F255B7">
        <w:t>with a</w:t>
      </w:r>
      <w:r>
        <w:t xml:space="preserve">n external </w:t>
      </w:r>
      <w:r w:rsidRPr="00F255B7">
        <w:t xml:space="preserve">database server </w:t>
      </w:r>
      <w:r>
        <w:t>according to the following sizing recommendations:</w:t>
      </w:r>
    </w:p>
    <w:tbl>
      <w:tblPr>
        <w:tblStyle w:val="GridTable2-Accent2121"/>
        <w:tblW w:w="10080" w:type="dxa"/>
        <w:tblLayout w:type="fixed"/>
        <w:tblLook w:val="04A0" w:firstRow="1" w:lastRow="0" w:firstColumn="1" w:lastColumn="0" w:noHBand="0" w:noVBand="1"/>
      </w:tblPr>
      <w:tblGrid>
        <w:gridCol w:w="1980"/>
        <w:gridCol w:w="4140"/>
        <w:gridCol w:w="3960"/>
      </w:tblGrid>
      <w:tr w:rsidR="00CF0845" w:rsidRPr="003564FA" w14:paraId="47D511D5" w14:textId="77777777" w:rsidTr="007A38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40EE04D" w14:textId="77777777" w:rsidR="00CF0845" w:rsidRPr="003564FA" w:rsidRDefault="00CF0845" w:rsidP="007A38C9">
            <w:pPr>
              <w:spacing w:after="0"/>
              <w:rPr>
                <w:color w:val="274756"/>
              </w:rPr>
            </w:pPr>
            <w:r w:rsidRPr="003564FA">
              <w:rPr>
                <w:color w:val="274756"/>
              </w:rPr>
              <w:t xml:space="preserve">Deployment Type </w:t>
            </w:r>
          </w:p>
        </w:tc>
        <w:tc>
          <w:tcPr>
            <w:tcW w:w="4140" w:type="dxa"/>
            <w:hideMark/>
          </w:tcPr>
          <w:p w14:paraId="59BFD113" w14:textId="77777777" w:rsidR="00CF0845" w:rsidRPr="00446D62" w:rsidRDefault="00CF0845" w:rsidP="007A38C9">
            <w:pPr>
              <w:spacing w:after="0" w:line="276" w:lineRule="auto"/>
              <w:ind w:left="72"/>
              <w:cnfStyle w:val="100000000000" w:firstRow="1" w:lastRow="0" w:firstColumn="0" w:lastColumn="0" w:oddVBand="0" w:evenVBand="0" w:oddHBand="0" w:evenHBand="0" w:firstRowFirstColumn="0" w:firstRowLastColumn="0" w:lastRowFirstColumn="0" w:lastRowLastColumn="0"/>
              <w:rPr>
                <w:color w:val="274756"/>
              </w:rPr>
            </w:pPr>
            <w:r w:rsidRPr="00446D62">
              <w:rPr>
                <w:color w:val="274756"/>
              </w:rPr>
              <w:t>Characteristics</w:t>
            </w:r>
          </w:p>
        </w:tc>
        <w:tc>
          <w:tcPr>
            <w:tcW w:w="3960" w:type="dxa"/>
          </w:tcPr>
          <w:p w14:paraId="2EC49D58" w14:textId="77777777" w:rsidR="00CF0845" w:rsidRPr="00446D62" w:rsidRDefault="00CF0845" w:rsidP="007A38C9">
            <w:pPr>
              <w:spacing w:after="0"/>
              <w:ind w:left="72"/>
              <w:cnfStyle w:val="100000000000" w:firstRow="1" w:lastRow="0" w:firstColumn="0" w:lastColumn="0" w:oddVBand="0" w:evenVBand="0" w:oddHBand="0" w:evenHBand="0" w:firstRowFirstColumn="0" w:firstRowLastColumn="0" w:lastRowFirstColumn="0" w:lastRowLastColumn="0"/>
              <w:rPr>
                <w:color w:val="274756"/>
              </w:rPr>
            </w:pPr>
            <w:r w:rsidRPr="00446D62">
              <w:rPr>
                <w:color w:val="274756"/>
              </w:rPr>
              <w:t>Ramp Recommendation</w:t>
            </w:r>
          </w:p>
        </w:tc>
      </w:tr>
      <w:tr w:rsidR="00CF0845" w:rsidRPr="003564FA" w14:paraId="3DECD164" w14:textId="77777777" w:rsidTr="007A3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12" w:space="0" w:color="7CB2CC" w:themeColor="accent2" w:themeTint="99"/>
              <w:bottom w:val="single" w:sz="4" w:space="0" w:color="7CB2CC" w:themeColor="accent2" w:themeTint="99"/>
            </w:tcBorders>
          </w:tcPr>
          <w:p w14:paraId="541A028D" w14:textId="77777777" w:rsidR="00CF0845" w:rsidRPr="003564FA" w:rsidRDefault="00CF0845" w:rsidP="007A38C9">
            <w:pPr>
              <w:spacing w:line="276" w:lineRule="auto"/>
              <w:rPr>
                <w:color w:val="274756"/>
              </w:rPr>
            </w:pPr>
            <w:r w:rsidRPr="003564FA">
              <w:rPr>
                <w:color w:val="274756"/>
              </w:rPr>
              <w:t>Small Deployments</w:t>
            </w:r>
          </w:p>
        </w:tc>
        <w:tc>
          <w:tcPr>
            <w:tcW w:w="4140" w:type="dxa"/>
            <w:tcBorders>
              <w:top w:val="single" w:sz="12" w:space="0" w:color="7CB2CC" w:themeColor="accent2" w:themeTint="99"/>
              <w:bottom w:val="single" w:sz="4" w:space="0" w:color="7CB2CC" w:themeColor="accent2" w:themeTint="99"/>
            </w:tcBorders>
          </w:tcPr>
          <w:p w14:paraId="04E0C3D4" w14:textId="77777777" w:rsidR="00CF0845" w:rsidRDefault="00CF0845" w:rsidP="007A38C9">
            <w:pPr>
              <w:numPr>
                <w:ilvl w:val="0"/>
                <w:numId w:val="54"/>
              </w:numPr>
              <w:ind w:left="432"/>
              <w:cnfStyle w:val="000000100000" w:firstRow="0" w:lastRow="0" w:firstColumn="0" w:lastColumn="0" w:oddVBand="0" w:evenVBand="0" w:oddHBand="1" w:evenHBand="0" w:firstRowFirstColumn="0" w:firstRowLastColumn="0" w:lastRowFirstColumn="0" w:lastRowLastColumn="0"/>
              <w:rPr>
                <w:color w:val="274756"/>
              </w:rPr>
            </w:pPr>
            <w:r>
              <w:rPr>
                <w:color w:val="274756"/>
              </w:rPr>
              <w:t>Minimal Proof of Concept (POC) or testing-only deployment.</w:t>
            </w:r>
          </w:p>
          <w:p w14:paraId="3DC53F02" w14:textId="77777777" w:rsidR="00CF0845" w:rsidRPr="003564FA" w:rsidRDefault="00CF0845" w:rsidP="007A38C9">
            <w:pPr>
              <w:numPr>
                <w:ilvl w:val="0"/>
                <w:numId w:val="54"/>
              </w:numPr>
              <w:ind w:left="432"/>
              <w:cnfStyle w:val="000000100000" w:firstRow="0" w:lastRow="0" w:firstColumn="0" w:lastColumn="0" w:oddVBand="0" w:evenVBand="0" w:oddHBand="1" w:evenHBand="0" w:firstRowFirstColumn="0" w:firstRowLastColumn="0" w:lastRowFirstColumn="0" w:lastRowLastColumn="0"/>
              <w:rPr>
                <w:color w:val="274756"/>
              </w:rPr>
            </w:pPr>
            <w:r w:rsidRPr="003564FA">
              <w:rPr>
                <w:color w:val="274756"/>
              </w:rPr>
              <w:t xml:space="preserve">Less than </w:t>
            </w:r>
            <w:r>
              <w:rPr>
                <w:color w:val="274756"/>
              </w:rPr>
              <w:t>5</w:t>
            </w:r>
            <w:r w:rsidRPr="003564FA">
              <w:rPr>
                <w:color w:val="274756"/>
              </w:rPr>
              <w:t xml:space="preserve"> </w:t>
            </w:r>
            <w:proofErr w:type="spellStart"/>
            <w:r w:rsidRPr="003564FA">
              <w:rPr>
                <w:color w:val="274756"/>
              </w:rPr>
              <w:t>OmniCache</w:t>
            </w:r>
            <w:proofErr w:type="spellEnd"/>
            <w:r w:rsidRPr="003564FA">
              <w:rPr>
                <w:color w:val="274756"/>
              </w:rPr>
              <w:t xml:space="preserve"> nodes or </w:t>
            </w:r>
            <w:r>
              <w:rPr>
                <w:color w:val="274756"/>
              </w:rPr>
              <w:t xml:space="preserve">2 </w:t>
            </w:r>
            <w:r w:rsidRPr="003564FA">
              <w:rPr>
                <w:color w:val="274756"/>
              </w:rPr>
              <w:t>Senders.</w:t>
            </w:r>
          </w:p>
          <w:p w14:paraId="530F02E5" w14:textId="77777777" w:rsidR="00CF0845" w:rsidRPr="003564FA" w:rsidRDefault="00CF0845" w:rsidP="007A38C9">
            <w:pPr>
              <w:numPr>
                <w:ilvl w:val="0"/>
                <w:numId w:val="54"/>
              </w:numPr>
              <w:ind w:left="436"/>
              <w:contextualSpacing/>
              <w:cnfStyle w:val="000000100000" w:firstRow="0" w:lastRow="0" w:firstColumn="0" w:lastColumn="0" w:oddVBand="0" w:evenVBand="0" w:oddHBand="1" w:evenHBand="0" w:firstRowFirstColumn="0" w:firstRowLastColumn="0" w:lastRowFirstColumn="0" w:lastRowLastColumn="0"/>
              <w:rPr>
                <w:b/>
                <w:bCs/>
                <w:color w:val="274756"/>
              </w:rPr>
            </w:pPr>
            <w:r w:rsidRPr="003564FA">
              <w:rPr>
                <w:color w:val="274756"/>
              </w:rPr>
              <w:t xml:space="preserve">Less than 300 users per </w:t>
            </w:r>
            <w:proofErr w:type="spellStart"/>
            <w:r w:rsidRPr="003564FA">
              <w:rPr>
                <w:color w:val="274756"/>
              </w:rPr>
              <w:t>OmniCache</w:t>
            </w:r>
            <w:proofErr w:type="spellEnd"/>
            <w:r w:rsidRPr="003564FA">
              <w:rPr>
                <w:color w:val="274756"/>
              </w:rPr>
              <w:t xml:space="preserve"> node or Sender.</w:t>
            </w:r>
          </w:p>
        </w:tc>
        <w:tc>
          <w:tcPr>
            <w:tcW w:w="3960" w:type="dxa"/>
            <w:tcBorders>
              <w:top w:val="single" w:sz="12" w:space="0" w:color="7CB2CC" w:themeColor="accent2" w:themeTint="99"/>
              <w:bottom w:val="single" w:sz="4" w:space="0" w:color="7CB2CC" w:themeColor="accent2" w:themeTint="99"/>
            </w:tcBorders>
          </w:tcPr>
          <w:p w14:paraId="01EEFCDD" w14:textId="3FFB1BB9" w:rsidR="00CF0845" w:rsidRDefault="00E57AFE" w:rsidP="007A38C9">
            <w:pPr>
              <w:numPr>
                <w:ilvl w:val="0"/>
                <w:numId w:val="54"/>
              </w:numPr>
              <w:ind w:left="432"/>
              <w:cnfStyle w:val="000000100000" w:firstRow="0" w:lastRow="0" w:firstColumn="0" w:lastColumn="0" w:oddVBand="0" w:evenVBand="0" w:oddHBand="1" w:evenHBand="0" w:firstRowFirstColumn="0" w:firstRowLastColumn="0" w:lastRowFirstColumn="0" w:lastRowLastColumn="0"/>
              <w:rPr>
                <w:color w:val="274756"/>
              </w:rPr>
            </w:pPr>
            <w:r>
              <w:rPr>
                <w:color w:val="274756"/>
              </w:rPr>
              <w:t xml:space="preserve">Ramp </w:t>
            </w:r>
            <w:proofErr w:type="spellStart"/>
            <w:r>
              <w:rPr>
                <w:color w:val="274756"/>
              </w:rPr>
              <w:t>eCDN</w:t>
            </w:r>
            <w:proofErr w:type="spellEnd"/>
            <w:r w:rsidR="00CF0845">
              <w:rPr>
                <w:color w:val="274756"/>
              </w:rPr>
              <w:t xml:space="preserve"> database can run on the Altimeter host.</w:t>
            </w:r>
          </w:p>
          <w:p w14:paraId="48674C74" w14:textId="62DCC8BB" w:rsidR="00CF0845" w:rsidRPr="003564FA" w:rsidRDefault="00462692" w:rsidP="007A38C9">
            <w:pPr>
              <w:numPr>
                <w:ilvl w:val="0"/>
                <w:numId w:val="54"/>
              </w:numPr>
              <w:ind w:left="432"/>
              <w:cnfStyle w:val="000000100000" w:firstRow="0" w:lastRow="0" w:firstColumn="0" w:lastColumn="0" w:oddVBand="0" w:evenVBand="0" w:oddHBand="1" w:evenHBand="0" w:firstRowFirstColumn="0" w:firstRowLastColumn="0" w:lastRowFirstColumn="0" w:lastRowLastColumn="0"/>
              <w:rPr>
                <w:color w:val="274756"/>
              </w:rPr>
            </w:pPr>
            <w:r>
              <w:rPr>
                <w:color w:val="274756"/>
              </w:rPr>
              <w:t xml:space="preserve">Ramp </w:t>
            </w:r>
            <w:proofErr w:type="spellStart"/>
            <w:r>
              <w:rPr>
                <w:color w:val="274756"/>
              </w:rPr>
              <w:t>eCDN</w:t>
            </w:r>
            <w:proofErr w:type="spellEnd"/>
            <w:r>
              <w:rPr>
                <w:color w:val="274756"/>
              </w:rPr>
              <w:t xml:space="preserve"> </w:t>
            </w:r>
            <w:r w:rsidR="00CF0845">
              <w:rPr>
                <w:color w:val="274756"/>
              </w:rPr>
              <w:t>d</w:t>
            </w:r>
            <w:r w:rsidR="00CF0845" w:rsidRPr="003564FA">
              <w:rPr>
                <w:color w:val="274756"/>
              </w:rPr>
              <w:t xml:space="preserve">atabase </w:t>
            </w:r>
            <w:r w:rsidR="00CF0845">
              <w:rPr>
                <w:color w:val="274756"/>
              </w:rPr>
              <w:t xml:space="preserve">on a separate </w:t>
            </w:r>
            <w:r w:rsidR="00CF0845" w:rsidRPr="003564FA">
              <w:rPr>
                <w:color w:val="274756"/>
              </w:rPr>
              <w:t>server preferred.</w:t>
            </w:r>
          </w:p>
        </w:tc>
      </w:tr>
      <w:tr w:rsidR="00CF0845" w:rsidRPr="003564FA" w14:paraId="379462D6" w14:textId="77777777" w:rsidTr="007A38C9">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7CB2CC" w:themeColor="accent2" w:themeTint="99"/>
            </w:tcBorders>
          </w:tcPr>
          <w:p w14:paraId="4129AC3D" w14:textId="77777777" w:rsidR="00CF0845" w:rsidRPr="003564FA" w:rsidRDefault="00CF0845" w:rsidP="007A38C9">
            <w:pPr>
              <w:spacing w:line="276" w:lineRule="auto"/>
              <w:rPr>
                <w:color w:val="274756"/>
              </w:rPr>
            </w:pPr>
            <w:r w:rsidRPr="003564FA">
              <w:rPr>
                <w:color w:val="274756"/>
              </w:rPr>
              <w:t>Large Deployments</w:t>
            </w:r>
          </w:p>
        </w:tc>
        <w:tc>
          <w:tcPr>
            <w:tcW w:w="4140" w:type="dxa"/>
            <w:tcBorders>
              <w:top w:val="single" w:sz="4" w:space="0" w:color="7CB2CC" w:themeColor="accent2" w:themeTint="99"/>
            </w:tcBorders>
          </w:tcPr>
          <w:p w14:paraId="76C181DD" w14:textId="77777777" w:rsidR="00CF0845" w:rsidRPr="003564FA" w:rsidRDefault="00CF0845" w:rsidP="007A38C9">
            <w:pPr>
              <w:numPr>
                <w:ilvl w:val="0"/>
                <w:numId w:val="54"/>
              </w:numPr>
              <w:ind w:left="432"/>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Up to </w:t>
            </w:r>
            <w:r w:rsidRPr="003564FA">
              <w:rPr>
                <w:color w:val="274756"/>
              </w:rPr>
              <w:t xml:space="preserve">50 </w:t>
            </w:r>
            <w:proofErr w:type="spellStart"/>
            <w:r w:rsidRPr="003564FA">
              <w:rPr>
                <w:color w:val="274756"/>
              </w:rPr>
              <w:t>OmniCache</w:t>
            </w:r>
            <w:proofErr w:type="spellEnd"/>
            <w:r w:rsidRPr="003564FA">
              <w:rPr>
                <w:color w:val="274756"/>
              </w:rPr>
              <w:t xml:space="preserve"> nodes</w:t>
            </w:r>
            <w:r>
              <w:rPr>
                <w:color w:val="274756"/>
              </w:rPr>
              <w:t>/5 Senders</w:t>
            </w:r>
            <w:r w:rsidRPr="003564FA">
              <w:rPr>
                <w:color w:val="274756"/>
              </w:rPr>
              <w:t>.</w:t>
            </w:r>
          </w:p>
          <w:p w14:paraId="789FF617" w14:textId="77777777" w:rsidR="00CF0845" w:rsidRPr="003564FA" w:rsidRDefault="00CF0845" w:rsidP="007A38C9">
            <w:pPr>
              <w:numPr>
                <w:ilvl w:val="0"/>
                <w:numId w:val="54"/>
              </w:numPr>
              <w:ind w:left="436"/>
              <w:contextualSpacing/>
              <w:cnfStyle w:val="000000000000" w:firstRow="0" w:lastRow="0" w:firstColumn="0" w:lastColumn="0" w:oddVBand="0" w:evenVBand="0" w:oddHBand="0" w:evenHBand="0" w:firstRowFirstColumn="0" w:firstRowLastColumn="0" w:lastRowFirstColumn="0" w:lastRowLastColumn="0"/>
              <w:rPr>
                <w:b/>
                <w:bCs/>
                <w:color w:val="274756"/>
              </w:rPr>
            </w:pPr>
            <w:r>
              <w:rPr>
                <w:color w:val="274756"/>
              </w:rPr>
              <w:t>Up to 30000 reporting Receivers/Ramp Plugins</w:t>
            </w:r>
            <w:r w:rsidRPr="003564FA">
              <w:rPr>
                <w:color w:val="274756"/>
              </w:rPr>
              <w:t>.</w:t>
            </w:r>
          </w:p>
        </w:tc>
        <w:tc>
          <w:tcPr>
            <w:tcW w:w="3960" w:type="dxa"/>
            <w:tcBorders>
              <w:top w:val="single" w:sz="4" w:space="0" w:color="7CB2CC" w:themeColor="accent2" w:themeTint="99"/>
            </w:tcBorders>
          </w:tcPr>
          <w:p w14:paraId="2BB0C578" w14:textId="0A613F0E" w:rsidR="00CF0845" w:rsidRPr="00193241" w:rsidRDefault="00462692" w:rsidP="007A38C9">
            <w:pPr>
              <w:numPr>
                <w:ilvl w:val="0"/>
                <w:numId w:val="54"/>
              </w:numPr>
              <w:ind w:left="432"/>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Ramp </w:t>
            </w:r>
            <w:proofErr w:type="spellStart"/>
            <w:r>
              <w:rPr>
                <w:color w:val="274756"/>
              </w:rPr>
              <w:t>eCDN</w:t>
            </w:r>
            <w:proofErr w:type="spellEnd"/>
            <w:r w:rsidR="000B6E48">
              <w:rPr>
                <w:color w:val="274756"/>
              </w:rPr>
              <w:t xml:space="preserve"> </w:t>
            </w:r>
            <w:r w:rsidR="00CF0845" w:rsidRPr="00193241">
              <w:rPr>
                <w:color w:val="274756"/>
              </w:rPr>
              <w:t xml:space="preserve">database on a separate server </w:t>
            </w:r>
            <w:r w:rsidR="00CF0845">
              <w:rPr>
                <w:color w:val="274756"/>
              </w:rPr>
              <w:t>required</w:t>
            </w:r>
            <w:r w:rsidR="00CF0845" w:rsidRPr="00193241">
              <w:rPr>
                <w:color w:val="274756"/>
              </w:rPr>
              <w:t>.</w:t>
            </w:r>
          </w:p>
        </w:tc>
      </w:tr>
    </w:tbl>
    <w:p w14:paraId="2C7728B7" w14:textId="6453317D" w:rsidR="00996615" w:rsidRDefault="00996615" w:rsidP="00140E93">
      <w:pPr>
        <w:pStyle w:val="Heading1"/>
        <w:spacing w:before="120" w:after="120"/>
      </w:pPr>
      <w:bookmarkStart w:id="1013" w:name="_Toc103094815"/>
      <w:bookmarkStart w:id="1014" w:name="_Toc103095109"/>
      <w:bookmarkStart w:id="1015" w:name="_Toc103246708"/>
      <w:bookmarkStart w:id="1016" w:name="_Toc103247033"/>
      <w:bookmarkStart w:id="1017" w:name="_Toc105593427"/>
      <w:bookmarkStart w:id="1018" w:name="_Toc105593911"/>
      <w:bookmarkStart w:id="1019" w:name="_Toc105758641"/>
      <w:bookmarkStart w:id="1020" w:name="_Toc105758727"/>
      <w:bookmarkStart w:id="1021" w:name="_Toc106878400"/>
      <w:bookmarkStart w:id="1022" w:name="_Toc106878487"/>
      <w:bookmarkStart w:id="1023" w:name="_Toc108071733"/>
      <w:bookmarkStart w:id="1024" w:name="_Toc108093230"/>
      <w:bookmarkStart w:id="1025" w:name="_Toc108101545"/>
      <w:bookmarkStart w:id="1026" w:name="_Toc108509148"/>
      <w:bookmarkStart w:id="1027" w:name="_Toc109121680"/>
      <w:bookmarkStart w:id="1028" w:name="_Toc109285079"/>
      <w:bookmarkStart w:id="1029" w:name="_Toc109731230"/>
      <w:bookmarkStart w:id="1030" w:name="_Toc111547052"/>
      <w:bookmarkStart w:id="1031" w:name="_Requirements"/>
      <w:bookmarkStart w:id="1032" w:name="_Database_Requirements"/>
      <w:bookmarkStart w:id="1033" w:name="_Toc103094816"/>
      <w:bookmarkStart w:id="1034" w:name="_Toc103095110"/>
      <w:bookmarkStart w:id="1035" w:name="_Toc103246709"/>
      <w:bookmarkStart w:id="1036" w:name="_Toc103247034"/>
      <w:bookmarkStart w:id="1037" w:name="_Toc105593428"/>
      <w:bookmarkStart w:id="1038" w:name="_Toc105593912"/>
      <w:bookmarkStart w:id="1039" w:name="_Toc105758642"/>
      <w:bookmarkStart w:id="1040" w:name="_Toc105758728"/>
      <w:bookmarkStart w:id="1041" w:name="_Toc106878401"/>
      <w:bookmarkStart w:id="1042" w:name="_Toc106878488"/>
      <w:bookmarkStart w:id="1043" w:name="_Toc108071734"/>
      <w:bookmarkStart w:id="1044" w:name="_Toc108093231"/>
      <w:bookmarkStart w:id="1045" w:name="_Toc108101546"/>
      <w:bookmarkStart w:id="1046" w:name="_Toc108509149"/>
      <w:bookmarkStart w:id="1047" w:name="_Toc109121681"/>
      <w:bookmarkStart w:id="1048" w:name="_Toc109285080"/>
      <w:bookmarkStart w:id="1049" w:name="_Toc109731231"/>
      <w:bookmarkStart w:id="1050" w:name="_Toc111547053"/>
      <w:bookmarkStart w:id="1051" w:name="_Toc103094817"/>
      <w:bookmarkStart w:id="1052" w:name="_Toc103095111"/>
      <w:bookmarkStart w:id="1053" w:name="_Toc103246710"/>
      <w:bookmarkStart w:id="1054" w:name="_Toc103247035"/>
      <w:bookmarkStart w:id="1055" w:name="_Toc105593429"/>
      <w:bookmarkStart w:id="1056" w:name="_Toc105593913"/>
      <w:bookmarkStart w:id="1057" w:name="_Toc105758643"/>
      <w:bookmarkStart w:id="1058" w:name="_Toc105758729"/>
      <w:bookmarkStart w:id="1059" w:name="_Toc106878402"/>
      <w:bookmarkStart w:id="1060" w:name="_Toc106878489"/>
      <w:bookmarkStart w:id="1061" w:name="_Toc108071735"/>
      <w:bookmarkStart w:id="1062" w:name="_Toc108093232"/>
      <w:bookmarkStart w:id="1063" w:name="_Toc108101547"/>
      <w:bookmarkStart w:id="1064" w:name="_Toc108509150"/>
      <w:bookmarkStart w:id="1065" w:name="_Toc109121682"/>
      <w:bookmarkStart w:id="1066" w:name="_Toc109285081"/>
      <w:bookmarkStart w:id="1067" w:name="_Toc109731232"/>
      <w:bookmarkStart w:id="1068" w:name="_Toc111547054"/>
      <w:bookmarkStart w:id="1069" w:name="_Toc12086743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r>
        <w:t>Database Installation</w:t>
      </w:r>
      <w:bookmarkEnd w:id="1069"/>
      <w:r>
        <w:t xml:space="preserve"> </w:t>
      </w:r>
    </w:p>
    <w:p w14:paraId="2E352135" w14:textId="50C66690" w:rsidR="007E3DF0" w:rsidRDefault="007E3DF0" w:rsidP="00705BF6">
      <w:r w:rsidRPr="00561B1B">
        <w:rPr>
          <w:noProof/>
        </w:rPr>
        <mc:AlternateContent>
          <mc:Choice Requires="wps">
            <w:drawing>
              <wp:inline distT="0" distB="0" distL="0" distR="0" wp14:anchorId="66598D88" wp14:editId="0D0FEDA2">
                <wp:extent cx="6267450" cy="1000125"/>
                <wp:effectExtent l="0" t="0" r="19050" b="28575"/>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0" cy="1000125"/>
                        </a:xfrm>
                        <a:prstGeom prst="bracketPair">
                          <a:avLst>
                            <a:gd name="adj" fmla="val 10754"/>
                          </a:avLst>
                        </a:prstGeom>
                        <a:noFill/>
                        <a:ln w="19050">
                          <a:solidFill>
                            <a:srgbClr val="BED632"/>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943634"/>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ffectLst>
                                <a:outerShdw dist="17961" dir="2700000" algn="ctr" rotWithShape="0">
                                  <a:srgbClr val="9BBB59">
                                    <a:gamma/>
                                    <a:shade val="60000"/>
                                    <a:invGamma/>
                                  </a:srgbClr>
                                </a:outerShdw>
                              </a:effectLst>
                            </a14:hiddenEffects>
                          </a:ext>
                        </a:extLst>
                      </wps:spPr>
                      <wps:txbx>
                        <w:txbxContent>
                          <w:p w14:paraId="51030A68" w14:textId="77777777" w:rsidR="007E3DF0" w:rsidRPr="007E3DF0" w:rsidRDefault="007E3DF0" w:rsidP="007E3DF0">
                            <w:pPr>
                              <w:rPr>
                                <w:bCs/>
                                <w:i/>
                              </w:rPr>
                            </w:pPr>
                            <w:r w:rsidRPr="00DE4EEE">
                              <w:rPr>
                                <w:b/>
                                <w:i/>
                              </w:rPr>
                              <w:t xml:space="preserve">Note: </w:t>
                            </w:r>
                            <w:r w:rsidRPr="007E3DF0">
                              <w:rPr>
                                <w:bCs/>
                                <w:i/>
                              </w:rPr>
                              <w:t>Altimeter supports High Availability Mode, where a primary and backup Altimeter are deployed to provide failover capability and prevent single point of failure issues.</w:t>
                            </w:r>
                          </w:p>
                          <w:p w14:paraId="42F97077" w14:textId="2697F311" w:rsidR="007E3DF0" w:rsidRPr="005C47DD" w:rsidRDefault="007E3DF0" w:rsidP="00140E93">
                            <w:pPr>
                              <w:rPr>
                                <w:i/>
                                <w:iCs/>
                                <w:color w:val="7F7F7F" w:themeColor="text1" w:themeTint="80"/>
                                <w:sz w:val="16"/>
                                <w:szCs w:val="20"/>
                              </w:rPr>
                            </w:pPr>
                            <w:r w:rsidRPr="007E3DF0">
                              <w:rPr>
                                <w:bCs/>
                                <w:i/>
                              </w:rPr>
                              <w:t xml:space="preserve">When High Availability Mode is used, each Altimeter shares the same database. Ramp recommends that you use an </w:t>
                            </w:r>
                            <w:proofErr w:type="spellStart"/>
                            <w:r w:rsidRPr="007E3DF0">
                              <w:rPr>
                                <w:bCs/>
                                <w:i/>
                              </w:rPr>
                              <w:t>InnoDB</w:t>
                            </w:r>
                            <w:proofErr w:type="spellEnd"/>
                            <w:r w:rsidRPr="007E3DF0">
                              <w:rPr>
                                <w:bCs/>
                                <w:i/>
                              </w:rPr>
                              <w:t xml:space="preserve"> Cluster to provide database failover capability.</w:t>
                            </w:r>
                          </w:p>
                        </w:txbxContent>
                      </wps:txbx>
                      <wps:bodyPr rot="0" vert="horz" wrap="square" lIns="45720" tIns="45720" rIns="45720" bIns="45720" anchor="ctr" anchorCtr="0" upright="1">
                        <a:noAutofit/>
                      </wps:bodyPr>
                    </wps:wsp>
                  </a:graphicData>
                </a:graphic>
              </wp:inline>
            </w:drawing>
          </mc:Choice>
          <mc:Fallback>
            <w:pict>
              <v:shape w14:anchorId="66598D88" id="_x0000_s1027" type="#_x0000_t185" style="width:493.5pt;height:7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" adj="2323" strokecolor="#bed632" strokeweight="1.5pt">
                <v:textbox inset="3.6pt,,3.6pt">
                  <w:txbxContent>
                    <w:p w14:paraId="51030A68" w14:textId="77777777" w:rsidR="007E3DF0" w:rsidRPr="007E3DF0" w:rsidRDefault="007E3DF0" w:rsidP="007E3DF0">
                      <w:pPr>
                        <w:rPr>
                          <w:bCs/>
                          <w:i/>
                        </w:rPr>
                      </w:pPr>
                      <w:r w:rsidRPr="00DE4EEE">
                        <w:rPr>
                          <w:b/>
                          <w:i/>
                        </w:rPr>
                        <w:t xml:space="preserve">Note: </w:t>
                      </w:r>
                      <w:r w:rsidRPr="007E3DF0">
                        <w:rPr>
                          <w:bCs/>
                          <w:i/>
                        </w:rPr>
                        <w:t>Altimeter supports High Availability Mode, where a primary and backup Altimeter are deployed to provide failover capability and prevent single point of failure issues.</w:t>
                      </w:r>
                    </w:p>
                    <w:p w14:paraId="42F97077" w14:textId="2697F311" w:rsidR="007E3DF0" w:rsidRPr="005C47DD" w:rsidRDefault="007E3DF0" w:rsidP="00140E93">
                      <w:pPr>
                        <w:rPr>
                          <w:i/>
                          <w:iCs/>
                          <w:color w:val="7F7F7F" w:themeColor="text1" w:themeTint="80"/>
                          <w:sz w:val="16"/>
                          <w:szCs w:val="20"/>
                        </w:rPr>
                      </w:pPr>
                      <w:r w:rsidRPr="007E3DF0">
                        <w:rPr>
                          <w:bCs/>
                          <w:i/>
                        </w:rPr>
                        <w:t xml:space="preserve">When High Availability Mode is used, each Altimeter shares the same database. Ramp recommends that you use an </w:t>
                      </w:r>
                      <w:proofErr w:type="spellStart"/>
                      <w:r w:rsidRPr="007E3DF0">
                        <w:rPr>
                          <w:bCs/>
                          <w:i/>
                        </w:rPr>
                        <w:t>InnoDB</w:t>
                      </w:r>
                      <w:proofErr w:type="spellEnd"/>
                      <w:r w:rsidRPr="007E3DF0">
                        <w:rPr>
                          <w:bCs/>
                          <w:i/>
                        </w:rPr>
                        <w:t xml:space="preserve"> Cluster to provide database failover capability.</w:t>
                      </w:r>
                    </w:p>
                  </w:txbxContent>
                </v:textbox>
                <w10:anchorlock/>
              </v:shape>
            </w:pict>
          </mc:Fallback>
        </mc:AlternateContent>
      </w:r>
    </w:p>
    <w:p w14:paraId="062541A1" w14:textId="4A86E597" w:rsidR="00705BF6" w:rsidRDefault="00705BF6" w:rsidP="00705BF6">
      <w:r>
        <w:t xml:space="preserve">To install the </w:t>
      </w:r>
      <w:r w:rsidR="00462692">
        <w:t xml:space="preserve">Ramp </w:t>
      </w:r>
      <w:proofErr w:type="spellStart"/>
      <w:r w:rsidR="00462692">
        <w:t>eCDN</w:t>
      </w:r>
      <w:proofErr w:type="spellEnd"/>
      <w:r w:rsidR="00462692">
        <w:t xml:space="preserve"> database</w:t>
      </w:r>
      <w:r>
        <w:t>, either:</w:t>
      </w:r>
    </w:p>
    <w:p w14:paraId="2D7213ED" w14:textId="77777777" w:rsidR="00415D58" w:rsidRDefault="00415D58" w:rsidP="00140E93">
      <w:pPr>
        <w:pStyle w:val="ListParagraph"/>
        <w:numPr>
          <w:ilvl w:val="0"/>
          <w:numId w:val="62"/>
        </w:numPr>
        <w:contextualSpacing w:val="0"/>
      </w:pPr>
      <w:r>
        <w:t>Use the instructions recommended by the database provider:</w:t>
      </w:r>
    </w:p>
    <w:p w14:paraId="7F3B68F2" w14:textId="73DB546A" w:rsidR="00DF0C36" w:rsidRDefault="00DF0C36" w:rsidP="00415D58">
      <w:pPr>
        <w:pStyle w:val="ListParagraph"/>
        <w:numPr>
          <w:ilvl w:val="1"/>
          <w:numId w:val="62"/>
        </w:numPr>
      </w:pPr>
      <w:r w:rsidRPr="00140E93">
        <w:rPr>
          <w:b/>
          <w:bCs/>
        </w:rPr>
        <w:t>MySQL</w:t>
      </w:r>
      <w:r>
        <w:t>:</w:t>
      </w:r>
    </w:p>
    <w:p w14:paraId="0C7332F5" w14:textId="71D14082" w:rsidR="00415D58" w:rsidRDefault="00DF0C36" w:rsidP="00140E93">
      <w:pPr>
        <w:pStyle w:val="ListParagraph"/>
        <w:numPr>
          <w:ilvl w:val="2"/>
          <w:numId w:val="62"/>
        </w:numPr>
        <w:ind w:left="2340" w:hanging="360"/>
      </w:pPr>
      <w:r>
        <w:t xml:space="preserve">Single </w:t>
      </w:r>
      <w:r w:rsidR="00415D58">
        <w:t>MySQL</w:t>
      </w:r>
      <w:r w:rsidR="00C03C61">
        <w:t xml:space="preserve"> </w:t>
      </w:r>
      <w:r w:rsidR="00415D58">
        <w:t xml:space="preserve">instance: </w:t>
      </w:r>
      <w:hyperlink r:id="rId28" w:history="1">
        <w:r w:rsidR="00415D58" w:rsidRPr="0053507F">
          <w:rPr>
            <w:rStyle w:val="Hyperlink"/>
          </w:rPr>
          <w:t>https://dev.mysql.com/doc/mysql-installation-excerpt/8.0/en/</w:t>
        </w:r>
      </w:hyperlink>
    </w:p>
    <w:p w14:paraId="3A769BE6" w14:textId="0D89F363" w:rsidR="00415D58" w:rsidRDefault="00415D58" w:rsidP="00140E93">
      <w:pPr>
        <w:pStyle w:val="ListParagraph"/>
        <w:numPr>
          <w:ilvl w:val="2"/>
          <w:numId w:val="62"/>
        </w:numPr>
        <w:ind w:left="2340" w:hanging="360"/>
      </w:pPr>
      <w:proofErr w:type="spellStart"/>
      <w:r>
        <w:t>InnoDB</w:t>
      </w:r>
      <w:proofErr w:type="spellEnd"/>
      <w:r>
        <w:t xml:space="preserve"> </w:t>
      </w:r>
      <w:r w:rsidR="00DF0C36">
        <w:t xml:space="preserve">MySQL </w:t>
      </w:r>
      <w:r>
        <w:t xml:space="preserve">Cluster: </w:t>
      </w:r>
      <w:hyperlink r:id="rId29" w:history="1">
        <w:r w:rsidRPr="00CA25E5">
          <w:rPr>
            <w:rStyle w:val="Hyperlink"/>
          </w:rPr>
          <w:t>https://dev.mysql.com/doc/mysql-shell/8.0/en/mysql-innodb-cluster.html</w:t>
        </w:r>
      </w:hyperlink>
    </w:p>
    <w:p w14:paraId="4C1540C3" w14:textId="3F42B5B4" w:rsidR="00DF0C36" w:rsidRDefault="00DF0C36" w:rsidP="00415D58">
      <w:pPr>
        <w:pStyle w:val="ListParagraph"/>
        <w:numPr>
          <w:ilvl w:val="1"/>
          <w:numId w:val="62"/>
        </w:numPr>
      </w:pPr>
      <w:r w:rsidRPr="00140E93">
        <w:rPr>
          <w:b/>
          <w:bCs/>
        </w:rPr>
        <w:t>MS SQL</w:t>
      </w:r>
      <w:r>
        <w:t>:</w:t>
      </w:r>
    </w:p>
    <w:p w14:paraId="3A4C0A79" w14:textId="074C62AC" w:rsidR="00DF0C36" w:rsidRDefault="00DF0C36" w:rsidP="00140E93">
      <w:pPr>
        <w:pStyle w:val="ListParagraph"/>
        <w:numPr>
          <w:ilvl w:val="2"/>
          <w:numId w:val="62"/>
        </w:numPr>
        <w:ind w:left="2347" w:hanging="360"/>
        <w:contextualSpacing w:val="0"/>
      </w:pPr>
      <w:r>
        <w:t xml:space="preserve">Single </w:t>
      </w:r>
      <w:r w:rsidR="00193E3D">
        <w:t>MS SQL</w:t>
      </w:r>
      <w:r>
        <w:t xml:space="preserve"> instance: </w:t>
      </w:r>
      <w:hyperlink r:id="rId30" w:history="1">
        <w:r w:rsidR="00193E3D" w:rsidRPr="00515A53">
          <w:rPr>
            <w:rStyle w:val="Hyperlink"/>
          </w:rPr>
          <w:t>https://docs.microsoft.com/en-us/sql/database-engine/install-windows/install-sql-server?view=sql-server-ver15</w:t>
        </w:r>
      </w:hyperlink>
    </w:p>
    <w:p w14:paraId="7347978D" w14:textId="3B369F19" w:rsidR="00415D58" w:rsidRDefault="00462692" w:rsidP="00140E93">
      <w:pPr>
        <w:pStyle w:val="ListParagraph"/>
        <w:numPr>
          <w:ilvl w:val="0"/>
          <w:numId w:val="62"/>
        </w:numPr>
        <w:contextualSpacing w:val="0"/>
      </w:pPr>
      <w:r>
        <w:t>(</w:t>
      </w:r>
      <w:r w:rsidRPr="00140E93">
        <w:rPr>
          <w:b/>
          <w:bCs/>
        </w:rPr>
        <w:t>MySQL only</w:t>
      </w:r>
      <w:r>
        <w:t xml:space="preserve">) </w:t>
      </w:r>
      <w:r w:rsidR="00415D58">
        <w:t>See one of the following:</w:t>
      </w:r>
    </w:p>
    <w:p w14:paraId="1C8DE3A0" w14:textId="77777777" w:rsidR="00415D58" w:rsidRDefault="00415D58" w:rsidP="00415D58">
      <w:pPr>
        <w:pStyle w:val="ListParagraph"/>
        <w:numPr>
          <w:ilvl w:val="1"/>
          <w:numId w:val="62"/>
        </w:numPr>
        <w:spacing w:after="0"/>
      </w:pPr>
      <w:proofErr w:type="spellStart"/>
      <w:r>
        <w:rPr>
          <w:i/>
          <w:iCs/>
        </w:rPr>
        <w:t>TechNote</w:t>
      </w:r>
      <w:proofErr w:type="spellEnd"/>
      <w:r>
        <w:rPr>
          <w:i/>
          <w:iCs/>
        </w:rPr>
        <w:t xml:space="preserve"> – Installing a Single MySQL Database for Altimeter.</w:t>
      </w:r>
    </w:p>
    <w:p w14:paraId="0A623E14" w14:textId="45900DF4" w:rsidR="00415D58" w:rsidRPr="00140E93" w:rsidRDefault="00415D58">
      <w:pPr>
        <w:pStyle w:val="ListParagraph"/>
        <w:numPr>
          <w:ilvl w:val="1"/>
          <w:numId w:val="62"/>
        </w:numPr>
        <w:spacing w:after="0"/>
        <w:contextualSpacing w:val="0"/>
      </w:pPr>
      <w:proofErr w:type="spellStart"/>
      <w:r>
        <w:rPr>
          <w:i/>
          <w:iCs/>
        </w:rPr>
        <w:t>TechNote</w:t>
      </w:r>
      <w:proofErr w:type="spellEnd"/>
      <w:r>
        <w:rPr>
          <w:i/>
          <w:iCs/>
        </w:rPr>
        <w:t xml:space="preserve"> – Installing an </w:t>
      </w:r>
      <w:proofErr w:type="spellStart"/>
      <w:r>
        <w:rPr>
          <w:i/>
          <w:iCs/>
        </w:rPr>
        <w:t>InnoDB</w:t>
      </w:r>
      <w:proofErr w:type="spellEnd"/>
      <w:r>
        <w:rPr>
          <w:i/>
          <w:iCs/>
        </w:rPr>
        <w:t xml:space="preserve"> Cluster for Altimeter.</w:t>
      </w:r>
    </w:p>
    <w:p w14:paraId="427430D1" w14:textId="77777777" w:rsidR="00A14D97" w:rsidRPr="00140E93" w:rsidRDefault="00A14D97" w:rsidP="00140E93">
      <w:pPr>
        <w:spacing w:after="0"/>
      </w:pPr>
    </w:p>
    <w:p w14:paraId="10927DD5" w14:textId="7B4D5634" w:rsidR="00891294" w:rsidRDefault="00891294" w:rsidP="00140E93">
      <w:pPr>
        <w:pStyle w:val="Heading1"/>
        <w:spacing w:before="120"/>
      </w:pPr>
      <w:bookmarkStart w:id="1070" w:name="_Toc76626705"/>
      <w:bookmarkStart w:id="1071" w:name="_Toc81481651"/>
      <w:bookmarkStart w:id="1072" w:name="_Toc86309770"/>
      <w:bookmarkStart w:id="1073" w:name="_Toc86310282"/>
      <w:bookmarkStart w:id="1074" w:name="_Toc86313770"/>
      <w:bookmarkStart w:id="1075" w:name="_Toc86317506"/>
      <w:bookmarkStart w:id="1076" w:name="_Toc86401900"/>
      <w:bookmarkStart w:id="1077" w:name="_Toc93398853"/>
      <w:bookmarkStart w:id="1078" w:name="_Toc94692358"/>
      <w:bookmarkStart w:id="1079" w:name="_Toc95805195"/>
      <w:bookmarkStart w:id="1080" w:name="_Toc96673254"/>
      <w:bookmarkStart w:id="1081" w:name="_Toc99455726"/>
      <w:bookmarkStart w:id="1082" w:name="_Toc99537156"/>
      <w:bookmarkStart w:id="1083" w:name="_Toc103094827"/>
      <w:bookmarkStart w:id="1084" w:name="_Toc103095121"/>
      <w:bookmarkStart w:id="1085" w:name="_Toc103246720"/>
      <w:bookmarkStart w:id="1086" w:name="_Toc103247045"/>
      <w:bookmarkStart w:id="1087" w:name="_Toc105593439"/>
      <w:bookmarkStart w:id="1088" w:name="_Toc105593923"/>
      <w:bookmarkStart w:id="1089" w:name="_Toc105758653"/>
      <w:bookmarkStart w:id="1090" w:name="_Toc105758739"/>
      <w:bookmarkStart w:id="1091" w:name="_Toc106878412"/>
      <w:bookmarkStart w:id="1092" w:name="_Toc106878499"/>
      <w:bookmarkStart w:id="1093" w:name="_Toc108071745"/>
      <w:bookmarkStart w:id="1094" w:name="_Toc108093242"/>
      <w:bookmarkStart w:id="1095" w:name="_Toc108101557"/>
      <w:bookmarkStart w:id="1096" w:name="_Toc108509160"/>
      <w:bookmarkStart w:id="1097" w:name="_Toc109121692"/>
      <w:bookmarkStart w:id="1098" w:name="_Toc109285091"/>
      <w:bookmarkStart w:id="1099" w:name="_Toc109731242"/>
      <w:bookmarkStart w:id="1100" w:name="_Toc111547064"/>
      <w:bookmarkStart w:id="1101" w:name="_Database_Configuration"/>
      <w:bookmarkStart w:id="1102" w:name="_Toc120867433"/>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r>
        <w:lastRenderedPageBreak/>
        <w:t>Database</w:t>
      </w:r>
      <w:r w:rsidR="003D1625">
        <w:t xml:space="preserve"> Configuration</w:t>
      </w:r>
      <w:bookmarkEnd w:id="1102"/>
    </w:p>
    <w:p w14:paraId="2F1BF2E0" w14:textId="11FF2FB9" w:rsidR="00853D46" w:rsidRDefault="00853D46" w:rsidP="00891294">
      <w:r>
        <w:t xml:space="preserve">Use the appropriate syntax to configure the Ramp </w:t>
      </w:r>
      <w:proofErr w:type="spellStart"/>
      <w:r>
        <w:t>eCDN</w:t>
      </w:r>
      <w:proofErr w:type="spellEnd"/>
      <w:r>
        <w:t xml:space="preserve"> database with the required schemas and users.</w:t>
      </w:r>
    </w:p>
    <w:p w14:paraId="0226DD38" w14:textId="259BDC70" w:rsidR="00407180" w:rsidRDefault="00407180" w:rsidP="00140E93">
      <w:pPr>
        <w:pStyle w:val="Heading2"/>
        <w:spacing w:before="120"/>
      </w:pPr>
      <w:bookmarkStart w:id="1103" w:name="_Toc120867434"/>
      <w:r>
        <w:t>MySQL Configuration Syntax</w:t>
      </w:r>
      <w:bookmarkEnd w:id="1103"/>
    </w:p>
    <w:p w14:paraId="485BD65B" w14:textId="62B3C8D6" w:rsidR="00F53DBB" w:rsidRDefault="00F53DBB" w:rsidP="00F53DBB">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F53DBB">
        <w:rPr>
          <w:rFonts w:ascii="Courier New" w:hAnsi="Courier New" w:cs="Courier New"/>
          <w:sz w:val="16"/>
          <w:szCs w:val="16"/>
        </w:rPr>
        <w:t xml:space="preserve">CREATE DATABASE IF NOT EXISTS </w:t>
      </w:r>
      <w:proofErr w:type="spellStart"/>
      <w:r w:rsidRPr="00F53DBB">
        <w:rPr>
          <w:rFonts w:ascii="Courier New" w:hAnsi="Courier New" w:cs="Courier New"/>
          <w:sz w:val="16"/>
          <w:szCs w:val="16"/>
        </w:rPr>
        <w:t>vdms</w:t>
      </w:r>
      <w:proofErr w:type="spellEnd"/>
      <w:r w:rsidRPr="00F53DBB">
        <w:rPr>
          <w:rFonts w:ascii="Courier New" w:hAnsi="Courier New" w:cs="Courier New"/>
          <w:sz w:val="16"/>
          <w:szCs w:val="16"/>
        </w:rPr>
        <w:t>;</w:t>
      </w:r>
    </w:p>
    <w:p w14:paraId="262C9562" w14:textId="77777777" w:rsidR="00F53DBB" w:rsidRPr="00F53DBB" w:rsidRDefault="00F53DBB" w:rsidP="00F53DBB">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063B4B89" w14:textId="77777777" w:rsidR="00F53DBB" w:rsidRPr="00F53DBB" w:rsidRDefault="00F53DBB" w:rsidP="00F53DBB">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F53DBB">
        <w:rPr>
          <w:rFonts w:ascii="Courier New" w:hAnsi="Courier New" w:cs="Courier New"/>
          <w:sz w:val="16"/>
          <w:szCs w:val="16"/>
        </w:rPr>
        <w:t>CREATE USER IF NOT EXISTS altimeter identified WITH caching_sha2_password by '#MYSQLPASSWORD';</w:t>
      </w:r>
    </w:p>
    <w:p w14:paraId="2BCD7E85" w14:textId="77777777" w:rsidR="00F53DBB" w:rsidRPr="00F53DBB" w:rsidRDefault="00F53DBB" w:rsidP="00F53DBB">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F53DBB">
        <w:rPr>
          <w:rFonts w:ascii="Courier New" w:hAnsi="Courier New" w:cs="Courier New"/>
          <w:sz w:val="16"/>
          <w:szCs w:val="16"/>
        </w:rPr>
        <w:t>GRANT ALL on vdms.* to 'altimeter'@'%' WITH GRANT OPTION;</w:t>
      </w:r>
    </w:p>
    <w:p w14:paraId="057B6D31" w14:textId="4A0E9BA5" w:rsidR="00F53DBB" w:rsidRDefault="00F53DBB" w:rsidP="00F53DBB">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F53DBB">
        <w:rPr>
          <w:rFonts w:ascii="Courier New" w:hAnsi="Courier New" w:cs="Courier New"/>
          <w:sz w:val="16"/>
          <w:szCs w:val="16"/>
        </w:rPr>
        <w:t>FLUSH PRIVILEGES;</w:t>
      </w:r>
    </w:p>
    <w:p w14:paraId="2D75DF30" w14:textId="77777777" w:rsidR="00F53DBB" w:rsidRPr="00F53DBB" w:rsidRDefault="00F53DBB" w:rsidP="00F53DBB">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6B189F1B" w14:textId="0C791F96" w:rsidR="00F53DBB" w:rsidRDefault="00F53DBB" w:rsidP="00F53DBB">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F53DBB">
        <w:rPr>
          <w:rFonts w:ascii="Courier New" w:hAnsi="Courier New" w:cs="Courier New"/>
          <w:sz w:val="16"/>
          <w:szCs w:val="16"/>
        </w:rPr>
        <w:t>CREATE DATABASE IF NOT EXISTS mate;</w:t>
      </w:r>
    </w:p>
    <w:p w14:paraId="1DBD6641" w14:textId="77777777" w:rsidR="00F53DBB" w:rsidRPr="00F53DBB" w:rsidRDefault="00F53DBB" w:rsidP="00F53DBB">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2A9CB264" w14:textId="77777777" w:rsidR="00F53DBB" w:rsidRPr="00F53DBB" w:rsidRDefault="00F53DBB" w:rsidP="00F53DBB">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F53DBB">
        <w:rPr>
          <w:rFonts w:ascii="Courier New" w:hAnsi="Courier New" w:cs="Courier New"/>
          <w:sz w:val="16"/>
          <w:szCs w:val="16"/>
        </w:rPr>
        <w:t>CREATE USER IF NOT EXISTS mate identified WITH caching_sha2_password by '#MYSQLPASSWORD';</w:t>
      </w:r>
    </w:p>
    <w:p w14:paraId="5874693D" w14:textId="77777777" w:rsidR="00F53DBB" w:rsidRPr="00F53DBB" w:rsidRDefault="00F53DBB" w:rsidP="00F53DBB">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F53DBB">
        <w:rPr>
          <w:rFonts w:ascii="Courier New" w:hAnsi="Courier New" w:cs="Courier New"/>
          <w:sz w:val="16"/>
          <w:szCs w:val="16"/>
        </w:rPr>
        <w:t>GRANT ALL on mate.* to 'mate'@'%' WITH GRANT OPTION;</w:t>
      </w:r>
    </w:p>
    <w:p w14:paraId="55FD6DB9" w14:textId="04F62ADF" w:rsidR="00F53DBB" w:rsidRDefault="00F53DBB" w:rsidP="00F53DBB">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F53DBB">
        <w:rPr>
          <w:rFonts w:ascii="Courier New" w:hAnsi="Courier New" w:cs="Courier New"/>
          <w:sz w:val="16"/>
          <w:szCs w:val="16"/>
        </w:rPr>
        <w:t>FLUSH PRIVILEGES;</w:t>
      </w:r>
    </w:p>
    <w:p w14:paraId="046298FD"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4F594B79"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SET PERSIST </w:t>
      </w:r>
      <w:proofErr w:type="spellStart"/>
      <w:r w:rsidRPr="00851B9A">
        <w:rPr>
          <w:rFonts w:ascii="Courier New" w:hAnsi="Courier New" w:cs="Courier New"/>
          <w:sz w:val="16"/>
          <w:szCs w:val="16"/>
        </w:rPr>
        <w:t>time_zone</w:t>
      </w:r>
      <w:proofErr w:type="spellEnd"/>
      <w:r w:rsidRPr="00851B9A">
        <w:rPr>
          <w:rFonts w:ascii="Courier New" w:hAnsi="Courier New" w:cs="Courier New"/>
          <w:sz w:val="16"/>
          <w:szCs w:val="16"/>
        </w:rPr>
        <w:t xml:space="preserve"> = '+00:00'; </w:t>
      </w:r>
    </w:p>
    <w:p w14:paraId="2FB144D6"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SET PERSIST </w:t>
      </w:r>
      <w:proofErr w:type="spellStart"/>
      <w:r w:rsidRPr="00851B9A">
        <w:rPr>
          <w:rFonts w:ascii="Courier New" w:hAnsi="Courier New" w:cs="Courier New"/>
          <w:sz w:val="16"/>
          <w:szCs w:val="16"/>
        </w:rPr>
        <w:t>binlog_expire_logs_seconds</w:t>
      </w:r>
      <w:proofErr w:type="spellEnd"/>
      <w:r w:rsidRPr="00851B9A">
        <w:rPr>
          <w:rFonts w:ascii="Courier New" w:hAnsi="Courier New" w:cs="Courier New"/>
          <w:sz w:val="16"/>
          <w:szCs w:val="16"/>
        </w:rPr>
        <w:t xml:space="preserve"> = 7200;</w:t>
      </w:r>
    </w:p>
    <w:p w14:paraId="3EAAA474"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SET PERSIST </w:t>
      </w:r>
      <w:proofErr w:type="spellStart"/>
      <w:r w:rsidRPr="00851B9A">
        <w:rPr>
          <w:rFonts w:ascii="Courier New" w:hAnsi="Courier New" w:cs="Courier New"/>
          <w:sz w:val="16"/>
          <w:szCs w:val="16"/>
        </w:rPr>
        <w:t>max_connections</w:t>
      </w:r>
      <w:proofErr w:type="spellEnd"/>
      <w:r w:rsidRPr="00851B9A">
        <w:rPr>
          <w:rFonts w:ascii="Courier New" w:hAnsi="Courier New" w:cs="Courier New"/>
          <w:sz w:val="16"/>
          <w:szCs w:val="16"/>
        </w:rPr>
        <w:t xml:space="preserve"> = 256;</w:t>
      </w:r>
    </w:p>
    <w:p w14:paraId="05045C2A" w14:textId="5D41D8DD" w:rsidR="00851B9A" w:rsidRPr="004941CF" w:rsidRDefault="00851B9A" w:rsidP="00140E93">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SET global </w:t>
      </w:r>
      <w:proofErr w:type="spellStart"/>
      <w:r w:rsidRPr="00851B9A">
        <w:rPr>
          <w:rFonts w:ascii="Courier New" w:hAnsi="Courier New" w:cs="Courier New"/>
          <w:sz w:val="16"/>
          <w:szCs w:val="16"/>
        </w:rPr>
        <w:t>max_allowed_packet</w:t>
      </w:r>
      <w:proofErr w:type="spellEnd"/>
      <w:r w:rsidRPr="00851B9A">
        <w:rPr>
          <w:rFonts w:ascii="Courier New" w:hAnsi="Courier New" w:cs="Courier New"/>
          <w:sz w:val="16"/>
          <w:szCs w:val="16"/>
        </w:rPr>
        <w:t xml:space="preserve"> = 1024*1024*10;</w:t>
      </w:r>
    </w:p>
    <w:p w14:paraId="7DFD209D" w14:textId="1BBDF4E7" w:rsidR="00407180" w:rsidRDefault="00407180" w:rsidP="00407180">
      <w:pPr>
        <w:pStyle w:val="Heading2"/>
      </w:pPr>
      <w:bookmarkStart w:id="1104" w:name="_Toc120867435"/>
      <w:r>
        <w:t>Microsoft SQL Server Syntax</w:t>
      </w:r>
      <w:bookmarkEnd w:id="1104"/>
    </w:p>
    <w:p w14:paraId="616905E0" w14:textId="5D9A0347" w:rsidR="005417E6" w:rsidRDefault="005417E6" w:rsidP="005417E6">
      <w:r w:rsidRPr="00561B1B">
        <w:rPr>
          <w:noProof/>
        </w:rPr>
        <mc:AlternateContent>
          <mc:Choice Requires="wps">
            <w:drawing>
              <wp:inline distT="0" distB="0" distL="0" distR="0" wp14:anchorId="787CA5B6" wp14:editId="1A71C8D1">
                <wp:extent cx="6267450" cy="560717"/>
                <wp:effectExtent l="0" t="0" r="19050" b="10795"/>
                <wp:docPr id="1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0" cy="560717"/>
                        </a:xfrm>
                        <a:prstGeom prst="bracketPair">
                          <a:avLst>
                            <a:gd name="adj" fmla="val 10754"/>
                          </a:avLst>
                        </a:prstGeom>
                        <a:noFill/>
                        <a:ln w="19050">
                          <a:solidFill>
                            <a:srgbClr val="BED632"/>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943634"/>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ffectLst>
                                <a:outerShdw dist="17961" dir="2700000" algn="ctr" rotWithShape="0">
                                  <a:srgbClr val="9BBB59">
                                    <a:gamma/>
                                    <a:shade val="60000"/>
                                    <a:invGamma/>
                                  </a:srgbClr>
                                </a:outerShdw>
                              </a:effectLst>
                            </a14:hiddenEffects>
                          </a:ext>
                        </a:extLst>
                      </wps:spPr>
                      <wps:txbx>
                        <w:txbxContent>
                          <w:p w14:paraId="138482C9" w14:textId="73FB5E85" w:rsidR="005417E6" w:rsidRPr="00140E93" w:rsidRDefault="005417E6" w:rsidP="00140E93">
                            <w:r w:rsidRPr="00DE4EEE">
                              <w:rPr>
                                <w:b/>
                                <w:i/>
                              </w:rPr>
                              <w:t xml:space="preserve">Note: </w:t>
                            </w:r>
                            <w:r w:rsidRPr="005417E6">
                              <w:rPr>
                                <w:b/>
                                <w:i/>
                              </w:rPr>
                              <w:t xml:space="preserve">(Microsoft SQL Server – Windows Authentication only) </w:t>
                            </w:r>
                            <w:r w:rsidRPr="00140E93">
                              <w:rPr>
                                <w:bCs/>
                                <w:i/>
                              </w:rPr>
                              <w:t xml:space="preserve">If you are using Windows Authentication, </w:t>
                            </w:r>
                            <w:r w:rsidR="00FB1C21">
                              <w:rPr>
                                <w:bCs/>
                                <w:i/>
                              </w:rPr>
                              <w:t>the service user must have the same permissions as the users below.</w:t>
                            </w:r>
                          </w:p>
                        </w:txbxContent>
                      </wps:txbx>
                      <wps:bodyPr rot="0" vert="horz" wrap="square" lIns="45720" tIns="45720" rIns="45720" bIns="45720" anchor="ctr" anchorCtr="0" upright="1">
                        <a:noAutofit/>
                      </wps:bodyPr>
                    </wps:wsp>
                  </a:graphicData>
                </a:graphic>
              </wp:inline>
            </w:drawing>
          </mc:Choice>
          <mc:Fallback>
            <w:pict>
              <v:shape w14:anchorId="787CA5B6" id="_x0000_s1028" type="#_x0000_t185" style="width:493.5pt;height:4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" adj="2323" strokecolor="#bed632" strokeweight="1.5pt">
                <v:textbox inset="3.6pt,,3.6pt">
                  <w:txbxContent>
                    <w:p w14:paraId="138482C9" w14:textId="73FB5E85" w:rsidR="005417E6" w:rsidRPr="00140E93" w:rsidRDefault="005417E6" w:rsidP="00140E93">
                      <w:r w:rsidRPr="00DE4EEE">
                        <w:rPr>
                          <w:b/>
                          <w:i/>
                        </w:rPr>
                        <w:t xml:space="preserve">Note: </w:t>
                      </w:r>
                      <w:r w:rsidRPr="005417E6">
                        <w:rPr>
                          <w:b/>
                          <w:i/>
                        </w:rPr>
                        <w:t xml:space="preserve">(Microsoft SQL Server – Windows Authentication only) </w:t>
                      </w:r>
                      <w:r w:rsidRPr="00140E93">
                        <w:rPr>
                          <w:bCs/>
                          <w:i/>
                        </w:rPr>
                        <w:t xml:space="preserve">If you are using Windows Authentication, </w:t>
                      </w:r>
                      <w:r w:rsidR="00FB1C21">
                        <w:rPr>
                          <w:bCs/>
                          <w:i/>
                        </w:rPr>
                        <w:t>the service user must have the same permissions as the users below.</w:t>
                      </w:r>
                    </w:p>
                  </w:txbxContent>
                </v:textbox>
                <w10:anchorlock/>
              </v:shape>
            </w:pict>
          </mc:Fallback>
        </mc:AlternateContent>
      </w:r>
    </w:p>
    <w:p w14:paraId="3DBB322D"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IF NOT EXISTS(SELECT * FROM </w:t>
      </w:r>
      <w:proofErr w:type="spellStart"/>
      <w:r w:rsidRPr="00851B9A">
        <w:rPr>
          <w:rFonts w:ascii="Courier New" w:hAnsi="Courier New" w:cs="Courier New"/>
          <w:sz w:val="16"/>
          <w:szCs w:val="16"/>
        </w:rPr>
        <w:t>sys.databases</w:t>
      </w:r>
      <w:proofErr w:type="spellEnd"/>
      <w:r w:rsidRPr="00851B9A">
        <w:rPr>
          <w:rFonts w:ascii="Courier New" w:hAnsi="Courier New" w:cs="Courier New"/>
          <w:sz w:val="16"/>
          <w:szCs w:val="16"/>
        </w:rPr>
        <w:t xml:space="preserve"> WHERE name = '</w:t>
      </w:r>
      <w:proofErr w:type="spellStart"/>
      <w:r w:rsidRPr="00851B9A">
        <w:rPr>
          <w:rFonts w:ascii="Courier New" w:hAnsi="Courier New" w:cs="Courier New"/>
          <w:sz w:val="16"/>
          <w:szCs w:val="16"/>
        </w:rPr>
        <w:t>vdms</w:t>
      </w:r>
      <w:proofErr w:type="spellEnd"/>
      <w:r w:rsidRPr="00851B9A">
        <w:rPr>
          <w:rFonts w:ascii="Courier New" w:hAnsi="Courier New" w:cs="Courier New"/>
          <w:sz w:val="16"/>
          <w:szCs w:val="16"/>
        </w:rPr>
        <w:t>')</w:t>
      </w:r>
    </w:p>
    <w:p w14:paraId="5180BAC5"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    CREATE DATABASE </w:t>
      </w:r>
      <w:proofErr w:type="spellStart"/>
      <w:r w:rsidRPr="00851B9A">
        <w:rPr>
          <w:rFonts w:ascii="Courier New" w:hAnsi="Courier New" w:cs="Courier New"/>
          <w:sz w:val="16"/>
          <w:szCs w:val="16"/>
        </w:rPr>
        <w:t>vdms</w:t>
      </w:r>
      <w:proofErr w:type="spellEnd"/>
      <w:r w:rsidRPr="00851B9A">
        <w:rPr>
          <w:rFonts w:ascii="Courier New" w:hAnsi="Courier New" w:cs="Courier New"/>
          <w:sz w:val="16"/>
          <w:szCs w:val="16"/>
        </w:rPr>
        <w:t xml:space="preserve">; </w:t>
      </w:r>
    </w:p>
    <w:p w14:paraId="5289E9E9"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0FDF8164"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IF NOT EXISTS(SELECT * FROM </w:t>
      </w:r>
      <w:proofErr w:type="spellStart"/>
      <w:r w:rsidRPr="00851B9A">
        <w:rPr>
          <w:rFonts w:ascii="Courier New" w:hAnsi="Courier New" w:cs="Courier New"/>
          <w:sz w:val="16"/>
          <w:szCs w:val="16"/>
        </w:rPr>
        <w:t>sys.databases</w:t>
      </w:r>
      <w:proofErr w:type="spellEnd"/>
      <w:r w:rsidRPr="00851B9A">
        <w:rPr>
          <w:rFonts w:ascii="Courier New" w:hAnsi="Courier New" w:cs="Courier New"/>
          <w:sz w:val="16"/>
          <w:szCs w:val="16"/>
        </w:rPr>
        <w:t xml:space="preserve"> WHERE name = 'mate')     </w:t>
      </w:r>
    </w:p>
    <w:p w14:paraId="0C738278"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4660DE5B"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    CREATE DATABASE mate; </w:t>
      </w:r>
    </w:p>
    <w:p w14:paraId="0D3F1BB5"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4916AFA4"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USE </w:t>
      </w:r>
      <w:proofErr w:type="spellStart"/>
      <w:r w:rsidRPr="00851B9A">
        <w:rPr>
          <w:rFonts w:ascii="Courier New" w:hAnsi="Courier New" w:cs="Courier New"/>
          <w:sz w:val="16"/>
          <w:szCs w:val="16"/>
        </w:rPr>
        <w:t>vdms</w:t>
      </w:r>
      <w:proofErr w:type="spellEnd"/>
      <w:r w:rsidRPr="00851B9A">
        <w:rPr>
          <w:rFonts w:ascii="Courier New" w:hAnsi="Courier New" w:cs="Courier New"/>
          <w:sz w:val="16"/>
          <w:szCs w:val="16"/>
        </w:rPr>
        <w:t xml:space="preserve">; </w:t>
      </w:r>
    </w:p>
    <w:p w14:paraId="065D0BF6"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3AA086A1"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IF NOT EXISTS(SELECT </w:t>
      </w:r>
      <w:proofErr w:type="spellStart"/>
      <w:r w:rsidRPr="00851B9A">
        <w:rPr>
          <w:rFonts w:ascii="Courier New" w:hAnsi="Courier New" w:cs="Courier New"/>
          <w:sz w:val="16"/>
          <w:szCs w:val="16"/>
        </w:rPr>
        <w:t>principal_id</w:t>
      </w:r>
      <w:proofErr w:type="spellEnd"/>
      <w:r w:rsidRPr="00851B9A">
        <w:rPr>
          <w:rFonts w:ascii="Courier New" w:hAnsi="Courier New" w:cs="Courier New"/>
          <w:sz w:val="16"/>
          <w:szCs w:val="16"/>
        </w:rPr>
        <w:t xml:space="preserve"> FROM </w:t>
      </w:r>
      <w:proofErr w:type="spellStart"/>
      <w:r w:rsidRPr="00851B9A">
        <w:rPr>
          <w:rFonts w:ascii="Courier New" w:hAnsi="Courier New" w:cs="Courier New"/>
          <w:sz w:val="16"/>
          <w:szCs w:val="16"/>
        </w:rPr>
        <w:t>sys.server_principals</w:t>
      </w:r>
      <w:proofErr w:type="spellEnd"/>
      <w:r w:rsidRPr="00851B9A">
        <w:rPr>
          <w:rFonts w:ascii="Courier New" w:hAnsi="Courier New" w:cs="Courier New"/>
          <w:sz w:val="16"/>
          <w:szCs w:val="16"/>
        </w:rPr>
        <w:t xml:space="preserve"> WHERE name = 'altimeter')     </w:t>
      </w:r>
    </w:p>
    <w:p w14:paraId="3B59930C"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    CREATE LOGIN altimeter WITH PASSWORD = '#SQLPASSWORD'; </w:t>
      </w:r>
    </w:p>
    <w:p w14:paraId="766B14EA"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050E41E2"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IF NOT EXISTS(SELECT </w:t>
      </w:r>
      <w:proofErr w:type="spellStart"/>
      <w:r w:rsidRPr="00851B9A">
        <w:rPr>
          <w:rFonts w:ascii="Courier New" w:hAnsi="Courier New" w:cs="Courier New"/>
          <w:sz w:val="16"/>
          <w:szCs w:val="16"/>
        </w:rPr>
        <w:t>principal_id</w:t>
      </w:r>
      <w:proofErr w:type="spellEnd"/>
      <w:r w:rsidRPr="00851B9A">
        <w:rPr>
          <w:rFonts w:ascii="Courier New" w:hAnsi="Courier New" w:cs="Courier New"/>
          <w:sz w:val="16"/>
          <w:szCs w:val="16"/>
        </w:rPr>
        <w:t xml:space="preserve"> FROM </w:t>
      </w:r>
      <w:proofErr w:type="spellStart"/>
      <w:r w:rsidRPr="00851B9A">
        <w:rPr>
          <w:rFonts w:ascii="Courier New" w:hAnsi="Courier New" w:cs="Courier New"/>
          <w:sz w:val="16"/>
          <w:szCs w:val="16"/>
        </w:rPr>
        <w:t>sys.database_principals</w:t>
      </w:r>
      <w:proofErr w:type="spellEnd"/>
      <w:r w:rsidRPr="00851B9A">
        <w:rPr>
          <w:rFonts w:ascii="Courier New" w:hAnsi="Courier New" w:cs="Courier New"/>
          <w:sz w:val="16"/>
          <w:szCs w:val="16"/>
        </w:rPr>
        <w:t xml:space="preserve"> WHERE name = 'altimeter')     </w:t>
      </w:r>
    </w:p>
    <w:p w14:paraId="0F022BBC"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    CREATE USER altimeter; </w:t>
      </w:r>
    </w:p>
    <w:p w14:paraId="61547A5A"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00E6AB3C"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GRANT CONTROL TO altimeter WITH GRANT OPTION; </w:t>
      </w:r>
    </w:p>
    <w:p w14:paraId="2C43DCCA"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4279E981"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USE mate; </w:t>
      </w:r>
    </w:p>
    <w:p w14:paraId="59FFE113"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486A8AF1"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IF NOT EXISTS(SELECT </w:t>
      </w:r>
      <w:proofErr w:type="spellStart"/>
      <w:r w:rsidRPr="00851B9A">
        <w:rPr>
          <w:rFonts w:ascii="Courier New" w:hAnsi="Courier New" w:cs="Courier New"/>
          <w:sz w:val="16"/>
          <w:szCs w:val="16"/>
        </w:rPr>
        <w:t>principal_id</w:t>
      </w:r>
      <w:proofErr w:type="spellEnd"/>
      <w:r w:rsidRPr="00851B9A">
        <w:rPr>
          <w:rFonts w:ascii="Courier New" w:hAnsi="Courier New" w:cs="Courier New"/>
          <w:sz w:val="16"/>
          <w:szCs w:val="16"/>
        </w:rPr>
        <w:t xml:space="preserve"> FROM </w:t>
      </w:r>
      <w:proofErr w:type="spellStart"/>
      <w:r w:rsidRPr="00851B9A">
        <w:rPr>
          <w:rFonts w:ascii="Courier New" w:hAnsi="Courier New" w:cs="Courier New"/>
          <w:sz w:val="16"/>
          <w:szCs w:val="16"/>
        </w:rPr>
        <w:t>sys.server_principals</w:t>
      </w:r>
      <w:proofErr w:type="spellEnd"/>
      <w:r w:rsidRPr="00851B9A">
        <w:rPr>
          <w:rFonts w:ascii="Courier New" w:hAnsi="Courier New" w:cs="Courier New"/>
          <w:sz w:val="16"/>
          <w:szCs w:val="16"/>
        </w:rPr>
        <w:t xml:space="preserve"> WHERE name = 'mate')     </w:t>
      </w:r>
    </w:p>
    <w:p w14:paraId="3A610EC0"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    CREATE LOGIN mate WITH PASSWORD = '#SQLPASSWORD'; </w:t>
      </w:r>
    </w:p>
    <w:p w14:paraId="387FB55D"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165D93EB"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IF NOT EXISTS(SELECT </w:t>
      </w:r>
      <w:proofErr w:type="spellStart"/>
      <w:r w:rsidRPr="00851B9A">
        <w:rPr>
          <w:rFonts w:ascii="Courier New" w:hAnsi="Courier New" w:cs="Courier New"/>
          <w:sz w:val="16"/>
          <w:szCs w:val="16"/>
        </w:rPr>
        <w:t>principal_id</w:t>
      </w:r>
      <w:proofErr w:type="spellEnd"/>
      <w:r w:rsidRPr="00851B9A">
        <w:rPr>
          <w:rFonts w:ascii="Courier New" w:hAnsi="Courier New" w:cs="Courier New"/>
          <w:sz w:val="16"/>
          <w:szCs w:val="16"/>
        </w:rPr>
        <w:t xml:space="preserve"> FROM </w:t>
      </w:r>
      <w:proofErr w:type="spellStart"/>
      <w:r w:rsidRPr="00851B9A">
        <w:rPr>
          <w:rFonts w:ascii="Courier New" w:hAnsi="Courier New" w:cs="Courier New"/>
          <w:sz w:val="16"/>
          <w:szCs w:val="16"/>
        </w:rPr>
        <w:t>sys.database_principals</w:t>
      </w:r>
      <w:proofErr w:type="spellEnd"/>
      <w:r w:rsidRPr="00851B9A">
        <w:rPr>
          <w:rFonts w:ascii="Courier New" w:hAnsi="Courier New" w:cs="Courier New"/>
          <w:sz w:val="16"/>
          <w:szCs w:val="16"/>
        </w:rPr>
        <w:t xml:space="preserve"> WHERE name = 'mate')     </w:t>
      </w:r>
    </w:p>
    <w:p w14:paraId="1F005DC3"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 xml:space="preserve">    CREATE USER mate; </w:t>
      </w:r>
    </w:p>
    <w:p w14:paraId="6C19CEF0" w14:textId="77777777" w:rsidR="00851B9A" w:rsidRPr="00851B9A"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p>
    <w:p w14:paraId="28A7112E" w14:textId="3524C9DF" w:rsidR="00851B9A" w:rsidRPr="004941CF" w:rsidRDefault="00851B9A" w:rsidP="00851B9A">
      <w:pPr>
        <w:pStyle w:val="ListParagraph"/>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90"/>
        <w:rPr>
          <w:rFonts w:ascii="Courier New" w:hAnsi="Courier New" w:cs="Courier New"/>
          <w:sz w:val="16"/>
          <w:szCs w:val="16"/>
        </w:rPr>
      </w:pPr>
      <w:r w:rsidRPr="00851B9A">
        <w:rPr>
          <w:rFonts w:ascii="Courier New" w:hAnsi="Courier New" w:cs="Courier New"/>
          <w:sz w:val="16"/>
          <w:szCs w:val="16"/>
        </w:rPr>
        <w:t>GRANT CONTROL TO mate WITH GRANT OPTION;</w:t>
      </w:r>
    </w:p>
    <w:p w14:paraId="181E1BB7" w14:textId="50E3D611" w:rsidR="00264677" w:rsidRPr="00444675" w:rsidRDefault="005B1569" w:rsidP="00DA73BF">
      <w:pPr>
        <w:pStyle w:val="Title"/>
        <w:ind w:left="720" w:hanging="720"/>
      </w:pPr>
      <w:bookmarkStart w:id="1105" w:name="_Toc76626706"/>
      <w:bookmarkStart w:id="1106" w:name="_Toc81481652"/>
      <w:bookmarkStart w:id="1107" w:name="_Toc86309771"/>
      <w:bookmarkStart w:id="1108" w:name="_Toc86310283"/>
      <w:bookmarkStart w:id="1109" w:name="_Toc86313771"/>
      <w:bookmarkStart w:id="1110" w:name="_Toc86317507"/>
      <w:bookmarkStart w:id="1111" w:name="_Toc86401901"/>
      <w:bookmarkStart w:id="1112" w:name="_Toc93398854"/>
      <w:bookmarkStart w:id="1113" w:name="_Toc94692359"/>
      <w:bookmarkStart w:id="1114" w:name="_Toc95805196"/>
      <w:bookmarkStart w:id="1115" w:name="_Toc96673255"/>
      <w:bookmarkStart w:id="1116" w:name="_Toc99455727"/>
      <w:bookmarkStart w:id="1117" w:name="_Toc99537157"/>
      <w:bookmarkStart w:id="1118" w:name="_Toc103094831"/>
      <w:bookmarkStart w:id="1119" w:name="_Toc103095125"/>
      <w:bookmarkStart w:id="1120" w:name="_Toc103246724"/>
      <w:bookmarkStart w:id="1121" w:name="_Toc103247049"/>
      <w:bookmarkStart w:id="1122" w:name="_Toc109121696"/>
      <w:bookmarkStart w:id="1123" w:name="_Toc109285095"/>
      <w:bookmarkStart w:id="1124" w:name="_Toc109731246"/>
      <w:bookmarkStart w:id="1125" w:name="_Toc111547068"/>
      <w:bookmarkStart w:id="1126" w:name="_Toc76626707"/>
      <w:bookmarkStart w:id="1127" w:name="_Toc81481653"/>
      <w:bookmarkStart w:id="1128" w:name="_Toc86309772"/>
      <w:bookmarkStart w:id="1129" w:name="_Toc86310284"/>
      <w:bookmarkStart w:id="1130" w:name="_Toc86313772"/>
      <w:bookmarkStart w:id="1131" w:name="_Toc86317508"/>
      <w:bookmarkStart w:id="1132" w:name="_Toc86401902"/>
      <w:bookmarkStart w:id="1133" w:name="_Toc93398855"/>
      <w:bookmarkStart w:id="1134" w:name="_Toc94692360"/>
      <w:bookmarkStart w:id="1135" w:name="_Toc95805197"/>
      <w:bookmarkStart w:id="1136" w:name="_Toc96673256"/>
      <w:bookmarkStart w:id="1137" w:name="_Toc99455728"/>
      <w:bookmarkStart w:id="1138" w:name="_Toc99537158"/>
      <w:bookmarkStart w:id="1139" w:name="_Toc103094832"/>
      <w:bookmarkStart w:id="1140" w:name="_Toc103095126"/>
      <w:bookmarkStart w:id="1141" w:name="_Toc103246725"/>
      <w:bookmarkStart w:id="1142" w:name="_Toc103247050"/>
      <w:bookmarkStart w:id="1143" w:name="_Toc109121697"/>
      <w:bookmarkStart w:id="1144" w:name="_Toc109285096"/>
      <w:bookmarkStart w:id="1145" w:name="_Toc109731247"/>
      <w:bookmarkStart w:id="1146" w:name="_Toc111547069"/>
      <w:bookmarkStart w:id="1147" w:name="_Toc76626708"/>
      <w:bookmarkStart w:id="1148" w:name="_Toc81481654"/>
      <w:bookmarkStart w:id="1149" w:name="_Toc86309773"/>
      <w:bookmarkStart w:id="1150" w:name="_Toc86310285"/>
      <w:bookmarkStart w:id="1151" w:name="_Toc86313773"/>
      <w:bookmarkStart w:id="1152" w:name="_Toc86317509"/>
      <w:bookmarkStart w:id="1153" w:name="_Toc86401903"/>
      <w:bookmarkStart w:id="1154" w:name="_Toc93398856"/>
      <w:bookmarkStart w:id="1155" w:name="_Toc94692361"/>
      <w:bookmarkStart w:id="1156" w:name="_Toc95805198"/>
      <w:bookmarkStart w:id="1157" w:name="_Toc96673257"/>
      <w:bookmarkStart w:id="1158" w:name="_Toc99455729"/>
      <w:bookmarkStart w:id="1159" w:name="_Toc99537159"/>
      <w:bookmarkStart w:id="1160" w:name="_Toc103094833"/>
      <w:bookmarkStart w:id="1161" w:name="_Toc103095127"/>
      <w:bookmarkStart w:id="1162" w:name="_Toc103246726"/>
      <w:bookmarkStart w:id="1163" w:name="_Toc103247051"/>
      <w:bookmarkStart w:id="1164" w:name="_Toc109121698"/>
      <w:bookmarkStart w:id="1165" w:name="_Toc109285097"/>
      <w:bookmarkStart w:id="1166" w:name="_Toc109731248"/>
      <w:bookmarkStart w:id="1167" w:name="_Toc111547070"/>
      <w:bookmarkStart w:id="1168" w:name="_Toc103094834"/>
      <w:bookmarkStart w:id="1169" w:name="_Toc103095128"/>
      <w:bookmarkStart w:id="1170" w:name="_Toc103246727"/>
      <w:bookmarkStart w:id="1171" w:name="_Toc103247052"/>
      <w:bookmarkStart w:id="1172" w:name="_Toc109121699"/>
      <w:bookmarkStart w:id="1173" w:name="_Toc109285098"/>
      <w:bookmarkStart w:id="1174" w:name="_Toc109731249"/>
      <w:bookmarkStart w:id="1175" w:name="_Toc111547071"/>
      <w:bookmarkStart w:id="1176" w:name="_Toc103094835"/>
      <w:bookmarkStart w:id="1177" w:name="_Toc103095129"/>
      <w:bookmarkStart w:id="1178" w:name="_Toc103246728"/>
      <w:bookmarkStart w:id="1179" w:name="_Toc103247053"/>
      <w:bookmarkStart w:id="1180" w:name="_Toc109121700"/>
      <w:bookmarkStart w:id="1181" w:name="_Toc109285099"/>
      <w:bookmarkStart w:id="1182" w:name="_Toc109731250"/>
      <w:bookmarkStart w:id="1183" w:name="_Toc111547072"/>
      <w:bookmarkStart w:id="1184" w:name="_Toc103094836"/>
      <w:bookmarkStart w:id="1185" w:name="_Toc103095130"/>
      <w:bookmarkStart w:id="1186" w:name="_Toc103246729"/>
      <w:bookmarkStart w:id="1187" w:name="_Toc103247054"/>
      <w:bookmarkStart w:id="1188" w:name="_Toc109121701"/>
      <w:bookmarkStart w:id="1189" w:name="_Toc109285100"/>
      <w:bookmarkStart w:id="1190" w:name="_Toc109731251"/>
      <w:bookmarkStart w:id="1191" w:name="_Toc111547073"/>
      <w:bookmarkStart w:id="1192" w:name="_Toc103094837"/>
      <w:bookmarkStart w:id="1193" w:name="_Toc103095131"/>
      <w:bookmarkStart w:id="1194" w:name="_Toc103246730"/>
      <w:bookmarkStart w:id="1195" w:name="_Toc103247055"/>
      <w:bookmarkStart w:id="1196" w:name="_Toc109121702"/>
      <w:bookmarkStart w:id="1197" w:name="_Toc109285101"/>
      <w:bookmarkStart w:id="1198" w:name="_Toc109731252"/>
      <w:bookmarkStart w:id="1199" w:name="_Toc111547074"/>
      <w:bookmarkStart w:id="1200" w:name="_Toc103094838"/>
      <w:bookmarkStart w:id="1201" w:name="_Toc103095132"/>
      <w:bookmarkStart w:id="1202" w:name="_Toc103246731"/>
      <w:bookmarkStart w:id="1203" w:name="_Toc103247056"/>
      <w:bookmarkStart w:id="1204" w:name="_Toc109121703"/>
      <w:bookmarkStart w:id="1205" w:name="_Toc109285102"/>
      <w:bookmarkStart w:id="1206" w:name="_Toc109731253"/>
      <w:bookmarkStart w:id="1207" w:name="_Toc111547075"/>
      <w:bookmarkStart w:id="1208" w:name="_Toc103094839"/>
      <w:bookmarkStart w:id="1209" w:name="_Toc103095133"/>
      <w:bookmarkStart w:id="1210" w:name="_Toc103246732"/>
      <w:bookmarkStart w:id="1211" w:name="_Toc103247057"/>
      <w:bookmarkStart w:id="1212" w:name="_Toc109121704"/>
      <w:bookmarkStart w:id="1213" w:name="_Toc109285103"/>
      <w:bookmarkStart w:id="1214" w:name="_Toc109731254"/>
      <w:bookmarkStart w:id="1215" w:name="_Toc111547076"/>
      <w:bookmarkStart w:id="1216" w:name="_Toc103094840"/>
      <w:bookmarkStart w:id="1217" w:name="_Toc103095134"/>
      <w:bookmarkStart w:id="1218" w:name="_Toc103246733"/>
      <w:bookmarkStart w:id="1219" w:name="_Toc103247058"/>
      <w:bookmarkStart w:id="1220" w:name="_Toc109121705"/>
      <w:bookmarkStart w:id="1221" w:name="_Toc109285104"/>
      <w:bookmarkStart w:id="1222" w:name="_Toc109731255"/>
      <w:bookmarkStart w:id="1223" w:name="_Toc111547077"/>
      <w:bookmarkStart w:id="1224" w:name="_Toc103094841"/>
      <w:bookmarkStart w:id="1225" w:name="_Toc103095135"/>
      <w:bookmarkStart w:id="1226" w:name="_Toc103246734"/>
      <w:bookmarkStart w:id="1227" w:name="_Toc103247059"/>
      <w:bookmarkStart w:id="1228" w:name="_Toc109121706"/>
      <w:bookmarkStart w:id="1229" w:name="_Toc109285105"/>
      <w:bookmarkStart w:id="1230" w:name="_Toc109731256"/>
      <w:bookmarkStart w:id="1231" w:name="_Toc111547078"/>
      <w:bookmarkStart w:id="1232" w:name="_Toc103094842"/>
      <w:bookmarkStart w:id="1233" w:name="_Toc103095136"/>
      <w:bookmarkStart w:id="1234" w:name="_Toc103246735"/>
      <w:bookmarkStart w:id="1235" w:name="_Toc103247060"/>
      <w:bookmarkStart w:id="1236" w:name="_Toc109121707"/>
      <w:bookmarkStart w:id="1237" w:name="_Toc109285106"/>
      <w:bookmarkStart w:id="1238" w:name="_Toc109731257"/>
      <w:bookmarkStart w:id="1239" w:name="_Toc111547079"/>
      <w:bookmarkStart w:id="1240" w:name="_Toc103094843"/>
      <w:bookmarkStart w:id="1241" w:name="_Toc103095137"/>
      <w:bookmarkStart w:id="1242" w:name="_Toc103246736"/>
      <w:bookmarkStart w:id="1243" w:name="_Toc103247061"/>
      <w:bookmarkStart w:id="1244" w:name="_Toc109121708"/>
      <w:bookmarkStart w:id="1245" w:name="_Toc109285107"/>
      <w:bookmarkStart w:id="1246" w:name="_Toc109731258"/>
      <w:bookmarkStart w:id="1247" w:name="_Toc111547080"/>
      <w:bookmarkStart w:id="1248" w:name="_Toc103094844"/>
      <w:bookmarkStart w:id="1249" w:name="_Toc103095138"/>
      <w:bookmarkStart w:id="1250" w:name="_Toc103246737"/>
      <w:bookmarkStart w:id="1251" w:name="_Toc103247062"/>
      <w:bookmarkStart w:id="1252" w:name="_Toc109121709"/>
      <w:bookmarkStart w:id="1253" w:name="_Toc109285108"/>
      <w:bookmarkStart w:id="1254" w:name="_Toc109731259"/>
      <w:bookmarkStart w:id="1255" w:name="_Toc111547081"/>
      <w:bookmarkStart w:id="1256" w:name="_If_You_Use"/>
      <w:bookmarkStart w:id="1257" w:name="_If_You_Are"/>
      <w:bookmarkStart w:id="1258" w:name="_Toc103246738"/>
      <w:bookmarkStart w:id="1259" w:name="_Toc103247063"/>
      <w:bookmarkStart w:id="1260" w:name="_Toc109121710"/>
      <w:bookmarkStart w:id="1261" w:name="_Toc109285109"/>
      <w:bookmarkStart w:id="1262" w:name="_Toc109731260"/>
      <w:bookmarkStart w:id="1263" w:name="_Toc111547082"/>
      <w:bookmarkStart w:id="1264" w:name="_Toc103246739"/>
      <w:bookmarkStart w:id="1265" w:name="_Toc103247064"/>
      <w:bookmarkStart w:id="1266" w:name="_Toc109121711"/>
      <w:bookmarkStart w:id="1267" w:name="_Toc109285110"/>
      <w:bookmarkStart w:id="1268" w:name="_Toc109731261"/>
      <w:bookmarkStart w:id="1269" w:name="_Toc111547083"/>
      <w:bookmarkStart w:id="1270" w:name="_Toc103246740"/>
      <w:bookmarkStart w:id="1271" w:name="_Toc103247065"/>
      <w:bookmarkStart w:id="1272" w:name="_Toc109121712"/>
      <w:bookmarkStart w:id="1273" w:name="_Toc109285111"/>
      <w:bookmarkStart w:id="1274" w:name="_Toc109731262"/>
      <w:bookmarkStart w:id="1275" w:name="_Toc111547084"/>
      <w:bookmarkStart w:id="1276" w:name="_Toc103246741"/>
      <w:bookmarkStart w:id="1277" w:name="_Toc103247066"/>
      <w:bookmarkStart w:id="1278" w:name="_Toc109121713"/>
      <w:bookmarkStart w:id="1279" w:name="_Toc109285112"/>
      <w:bookmarkStart w:id="1280" w:name="_Toc109731263"/>
      <w:bookmarkStart w:id="1281" w:name="_Toc111547085"/>
      <w:bookmarkStart w:id="1282" w:name="_Toc103246742"/>
      <w:bookmarkStart w:id="1283" w:name="_Toc103247067"/>
      <w:bookmarkStart w:id="1284" w:name="_Toc109121714"/>
      <w:bookmarkStart w:id="1285" w:name="_Toc109285113"/>
      <w:bookmarkStart w:id="1286" w:name="_Toc109731264"/>
      <w:bookmarkStart w:id="1287" w:name="_Toc111547086"/>
      <w:bookmarkStart w:id="1288" w:name="_Toc103246743"/>
      <w:bookmarkStart w:id="1289" w:name="_Toc103247068"/>
      <w:bookmarkStart w:id="1290" w:name="_Toc109121715"/>
      <w:bookmarkStart w:id="1291" w:name="_Toc109285114"/>
      <w:bookmarkStart w:id="1292" w:name="_Toc109731265"/>
      <w:bookmarkStart w:id="1293" w:name="_Toc111547087"/>
      <w:bookmarkStart w:id="1294" w:name="_Toc103246744"/>
      <w:bookmarkStart w:id="1295" w:name="_Toc103247069"/>
      <w:bookmarkStart w:id="1296" w:name="_Toc109121716"/>
      <w:bookmarkStart w:id="1297" w:name="_Toc109285115"/>
      <w:bookmarkStart w:id="1298" w:name="_Toc109731266"/>
      <w:bookmarkStart w:id="1299" w:name="_Toc111547088"/>
      <w:bookmarkStart w:id="1300" w:name="_Toc103246745"/>
      <w:bookmarkStart w:id="1301" w:name="_Toc103247070"/>
      <w:bookmarkStart w:id="1302" w:name="_Toc109121717"/>
      <w:bookmarkStart w:id="1303" w:name="_Toc109285116"/>
      <w:bookmarkStart w:id="1304" w:name="_Toc109731267"/>
      <w:bookmarkStart w:id="1305" w:name="_Toc111547089"/>
      <w:bookmarkStart w:id="1306" w:name="_Toc103246746"/>
      <w:bookmarkStart w:id="1307" w:name="_Toc103247071"/>
      <w:bookmarkStart w:id="1308" w:name="_Toc109121718"/>
      <w:bookmarkStart w:id="1309" w:name="_Toc109285117"/>
      <w:bookmarkStart w:id="1310" w:name="_Toc109731268"/>
      <w:bookmarkStart w:id="1311" w:name="_Toc111547090"/>
      <w:bookmarkStart w:id="1312" w:name="_Toc103246747"/>
      <w:bookmarkStart w:id="1313" w:name="_Toc103247072"/>
      <w:bookmarkStart w:id="1314" w:name="_Toc109121719"/>
      <w:bookmarkStart w:id="1315" w:name="_Toc109285118"/>
      <w:bookmarkStart w:id="1316" w:name="_Toc109731269"/>
      <w:bookmarkStart w:id="1317" w:name="_Toc111547091"/>
      <w:bookmarkStart w:id="1318" w:name="_Toc103246748"/>
      <w:bookmarkStart w:id="1319" w:name="_Toc103247073"/>
      <w:bookmarkStart w:id="1320" w:name="_Toc109121720"/>
      <w:bookmarkStart w:id="1321" w:name="_Toc109285119"/>
      <w:bookmarkStart w:id="1322" w:name="_Toc109731270"/>
      <w:bookmarkStart w:id="1323" w:name="_Toc111547092"/>
      <w:bookmarkStart w:id="1324" w:name="_Toc103246749"/>
      <w:bookmarkStart w:id="1325" w:name="_Toc103247074"/>
      <w:bookmarkStart w:id="1326" w:name="_Toc109121721"/>
      <w:bookmarkStart w:id="1327" w:name="_Toc109285120"/>
      <w:bookmarkStart w:id="1328" w:name="_Toc109731271"/>
      <w:bookmarkStart w:id="1329" w:name="_Toc111547093"/>
      <w:bookmarkStart w:id="1330" w:name="_Toc103246750"/>
      <w:bookmarkStart w:id="1331" w:name="_Toc103247075"/>
      <w:bookmarkStart w:id="1332" w:name="_Toc109121722"/>
      <w:bookmarkStart w:id="1333" w:name="_Toc109285121"/>
      <w:bookmarkStart w:id="1334" w:name="_Toc109731272"/>
      <w:bookmarkStart w:id="1335" w:name="_Toc111547094"/>
      <w:bookmarkStart w:id="1336" w:name="_Toc103246751"/>
      <w:bookmarkStart w:id="1337" w:name="_Toc103247076"/>
      <w:bookmarkStart w:id="1338" w:name="_Toc109121723"/>
      <w:bookmarkStart w:id="1339" w:name="_Toc109285122"/>
      <w:bookmarkStart w:id="1340" w:name="_Toc109731273"/>
      <w:bookmarkStart w:id="1341" w:name="_Toc111547095"/>
      <w:bookmarkStart w:id="1342" w:name="_Toc103246752"/>
      <w:bookmarkStart w:id="1343" w:name="_Toc103247077"/>
      <w:bookmarkStart w:id="1344" w:name="_Toc109121724"/>
      <w:bookmarkStart w:id="1345" w:name="_Toc109285123"/>
      <w:bookmarkStart w:id="1346" w:name="_Toc109731274"/>
      <w:bookmarkStart w:id="1347" w:name="_Toc111547096"/>
      <w:bookmarkStart w:id="1348" w:name="_Toc103246753"/>
      <w:bookmarkStart w:id="1349" w:name="_Toc103247078"/>
      <w:bookmarkStart w:id="1350" w:name="_Toc109121725"/>
      <w:bookmarkStart w:id="1351" w:name="_Toc109285124"/>
      <w:bookmarkStart w:id="1352" w:name="_Toc109731275"/>
      <w:bookmarkStart w:id="1353" w:name="_Toc111547097"/>
      <w:bookmarkStart w:id="1354" w:name="_Toc103246754"/>
      <w:bookmarkStart w:id="1355" w:name="_Toc103247079"/>
      <w:bookmarkStart w:id="1356" w:name="_Toc109121726"/>
      <w:bookmarkStart w:id="1357" w:name="_Toc109285125"/>
      <w:bookmarkStart w:id="1358" w:name="_Toc109731276"/>
      <w:bookmarkStart w:id="1359" w:name="_Toc111547098"/>
      <w:bookmarkStart w:id="1360" w:name="_Toc103246755"/>
      <w:bookmarkStart w:id="1361" w:name="_Toc103247080"/>
      <w:bookmarkStart w:id="1362" w:name="_Toc109121727"/>
      <w:bookmarkStart w:id="1363" w:name="_Toc109285126"/>
      <w:bookmarkStart w:id="1364" w:name="_Toc109731277"/>
      <w:bookmarkStart w:id="1365" w:name="_Toc111547099"/>
      <w:bookmarkStart w:id="1366" w:name="_Toc103246756"/>
      <w:bookmarkStart w:id="1367" w:name="_Toc103247081"/>
      <w:bookmarkStart w:id="1368" w:name="_Toc109121728"/>
      <w:bookmarkStart w:id="1369" w:name="_Toc109285127"/>
      <w:bookmarkStart w:id="1370" w:name="_Toc109731278"/>
      <w:bookmarkStart w:id="1371" w:name="_Toc111547100"/>
      <w:bookmarkStart w:id="1372" w:name="_Toc103246757"/>
      <w:bookmarkStart w:id="1373" w:name="_Toc103247082"/>
      <w:bookmarkStart w:id="1374" w:name="_Toc109121729"/>
      <w:bookmarkStart w:id="1375" w:name="_Toc109285128"/>
      <w:bookmarkStart w:id="1376" w:name="_Toc109731279"/>
      <w:bookmarkStart w:id="1377" w:name="_Toc111547101"/>
      <w:bookmarkStart w:id="1378" w:name="_Toc103246758"/>
      <w:bookmarkStart w:id="1379" w:name="_Toc103247083"/>
      <w:bookmarkStart w:id="1380" w:name="_Toc109121730"/>
      <w:bookmarkStart w:id="1381" w:name="_Toc109285129"/>
      <w:bookmarkStart w:id="1382" w:name="_Toc109731280"/>
      <w:bookmarkStart w:id="1383" w:name="_Toc111547102"/>
      <w:bookmarkStart w:id="1384" w:name="_Toc103246759"/>
      <w:bookmarkStart w:id="1385" w:name="_Toc103247084"/>
      <w:bookmarkStart w:id="1386" w:name="_Toc109121731"/>
      <w:bookmarkStart w:id="1387" w:name="_Toc109285130"/>
      <w:bookmarkStart w:id="1388" w:name="_Toc109731281"/>
      <w:bookmarkStart w:id="1389" w:name="_Toc111547103"/>
      <w:bookmarkStart w:id="1390" w:name="_Toc103246760"/>
      <w:bookmarkStart w:id="1391" w:name="_Toc103247085"/>
      <w:bookmarkStart w:id="1392" w:name="_Toc109121732"/>
      <w:bookmarkStart w:id="1393" w:name="_Toc109285131"/>
      <w:bookmarkStart w:id="1394" w:name="_Toc109731282"/>
      <w:bookmarkStart w:id="1395" w:name="_Toc111547104"/>
      <w:bookmarkStart w:id="1396" w:name="_Toc103246761"/>
      <w:bookmarkStart w:id="1397" w:name="_Toc103247086"/>
      <w:bookmarkStart w:id="1398" w:name="_Toc109121733"/>
      <w:bookmarkStart w:id="1399" w:name="_Toc109285132"/>
      <w:bookmarkStart w:id="1400" w:name="_Toc109731283"/>
      <w:bookmarkStart w:id="1401" w:name="_Toc111547105"/>
      <w:bookmarkStart w:id="1402" w:name="_Toc103246762"/>
      <w:bookmarkStart w:id="1403" w:name="_Toc103247087"/>
      <w:bookmarkStart w:id="1404" w:name="_Toc109121734"/>
      <w:bookmarkStart w:id="1405" w:name="_Toc109285133"/>
      <w:bookmarkStart w:id="1406" w:name="_Toc109731284"/>
      <w:bookmarkStart w:id="1407" w:name="_Toc111547106"/>
      <w:bookmarkStart w:id="1408" w:name="_Toc103246763"/>
      <w:bookmarkStart w:id="1409" w:name="_Toc103247088"/>
      <w:bookmarkStart w:id="1410" w:name="_Toc109121735"/>
      <w:bookmarkStart w:id="1411" w:name="_Toc109285134"/>
      <w:bookmarkStart w:id="1412" w:name="_Toc109731285"/>
      <w:bookmarkStart w:id="1413" w:name="_Toc111547107"/>
      <w:bookmarkStart w:id="1414" w:name="_Toc103246764"/>
      <w:bookmarkStart w:id="1415" w:name="_Toc103247089"/>
      <w:bookmarkStart w:id="1416" w:name="_Toc109121736"/>
      <w:bookmarkStart w:id="1417" w:name="_Toc109285135"/>
      <w:bookmarkStart w:id="1418" w:name="_Toc109731286"/>
      <w:bookmarkStart w:id="1419" w:name="_Toc111547108"/>
      <w:bookmarkStart w:id="1420" w:name="_Toc103246765"/>
      <w:bookmarkStart w:id="1421" w:name="_Toc103247090"/>
      <w:bookmarkStart w:id="1422" w:name="_Toc109121737"/>
      <w:bookmarkStart w:id="1423" w:name="_Toc109285136"/>
      <w:bookmarkStart w:id="1424" w:name="_Toc109731287"/>
      <w:bookmarkStart w:id="1425" w:name="_Toc111547109"/>
      <w:bookmarkStart w:id="1426" w:name="_Toc103246766"/>
      <w:bookmarkStart w:id="1427" w:name="_Toc103247091"/>
      <w:bookmarkStart w:id="1428" w:name="_Toc109121738"/>
      <w:bookmarkStart w:id="1429" w:name="_Toc109285137"/>
      <w:bookmarkStart w:id="1430" w:name="_Toc109731288"/>
      <w:bookmarkStart w:id="1431" w:name="_Toc111547110"/>
      <w:bookmarkStart w:id="1432" w:name="_Toc103246767"/>
      <w:bookmarkStart w:id="1433" w:name="_Toc103247092"/>
      <w:bookmarkStart w:id="1434" w:name="_Toc109121739"/>
      <w:bookmarkStart w:id="1435" w:name="_Toc109285138"/>
      <w:bookmarkStart w:id="1436" w:name="_Toc109731289"/>
      <w:bookmarkStart w:id="1437" w:name="_Toc111547111"/>
      <w:bookmarkStart w:id="1438" w:name="_Toc103246768"/>
      <w:bookmarkStart w:id="1439" w:name="_Toc103247093"/>
      <w:bookmarkStart w:id="1440" w:name="_Toc109121740"/>
      <w:bookmarkStart w:id="1441" w:name="_Toc109285139"/>
      <w:bookmarkStart w:id="1442" w:name="_Toc109731290"/>
      <w:bookmarkStart w:id="1443" w:name="_Toc111547112"/>
      <w:bookmarkStart w:id="1444" w:name="_Toc103094846"/>
      <w:bookmarkStart w:id="1445" w:name="_Toc103095140"/>
      <w:bookmarkStart w:id="1446" w:name="_Toc103246769"/>
      <w:bookmarkStart w:id="1447" w:name="_Toc103247094"/>
      <w:bookmarkStart w:id="1448" w:name="_Toc109121741"/>
      <w:bookmarkStart w:id="1449" w:name="_Toc109285140"/>
      <w:bookmarkStart w:id="1450" w:name="_Toc109731291"/>
      <w:bookmarkStart w:id="1451" w:name="_Toc111547113"/>
      <w:bookmarkStart w:id="1452" w:name="_Toc109121742"/>
      <w:bookmarkStart w:id="1453" w:name="_Toc109285141"/>
      <w:bookmarkStart w:id="1454" w:name="_Toc109731292"/>
      <w:bookmarkStart w:id="1455" w:name="_Toc111547114"/>
      <w:bookmarkStart w:id="1456" w:name="_Toc109121743"/>
      <w:bookmarkStart w:id="1457" w:name="_Toc109285142"/>
      <w:bookmarkStart w:id="1458" w:name="_Toc109731293"/>
      <w:bookmarkStart w:id="1459" w:name="_Toc111547115"/>
      <w:bookmarkStart w:id="1460" w:name="_Toc109121744"/>
      <w:bookmarkStart w:id="1461" w:name="_Toc109285143"/>
      <w:bookmarkStart w:id="1462" w:name="_Toc109731294"/>
      <w:bookmarkStart w:id="1463" w:name="_Toc111547116"/>
      <w:bookmarkStart w:id="1464" w:name="_Toc109121745"/>
      <w:bookmarkStart w:id="1465" w:name="_Toc109285144"/>
      <w:bookmarkStart w:id="1466" w:name="_Toc109731295"/>
      <w:bookmarkStart w:id="1467" w:name="_Toc111547117"/>
      <w:bookmarkStart w:id="1468" w:name="_Toc109121746"/>
      <w:bookmarkStart w:id="1469" w:name="_Toc109285145"/>
      <w:bookmarkStart w:id="1470" w:name="_Toc109731296"/>
      <w:bookmarkStart w:id="1471" w:name="_Toc111547118"/>
      <w:bookmarkStart w:id="1472" w:name="_Toc109121747"/>
      <w:bookmarkStart w:id="1473" w:name="_Toc109285146"/>
      <w:bookmarkStart w:id="1474" w:name="_Toc109731297"/>
      <w:bookmarkStart w:id="1475" w:name="_Toc111547119"/>
      <w:bookmarkStart w:id="1476" w:name="_Toc109121748"/>
      <w:bookmarkStart w:id="1477" w:name="_Toc109285147"/>
      <w:bookmarkStart w:id="1478" w:name="_Toc109731298"/>
      <w:bookmarkStart w:id="1479" w:name="_Toc111547120"/>
      <w:bookmarkStart w:id="1480" w:name="_Toc109121749"/>
      <w:bookmarkStart w:id="1481" w:name="_Toc109285148"/>
      <w:bookmarkStart w:id="1482" w:name="_Toc109731299"/>
      <w:bookmarkStart w:id="1483" w:name="_Toc111547121"/>
      <w:bookmarkStart w:id="1484" w:name="_Toc120867436"/>
      <w:bookmarkEnd w:id="98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r w:rsidRPr="00444675">
        <w:lastRenderedPageBreak/>
        <w:t>Install</w:t>
      </w:r>
      <w:r w:rsidR="00264677" w:rsidRPr="00444675">
        <w:t xml:space="preserve"> </w:t>
      </w:r>
      <w:r w:rsidR="00911873">
        <w:t xml:space="preserve">Ramp </w:t>
      </w:r>
      <w:proofErr w:type="spellStart"/>
      <w:r w:rsidR="00911873">
        <w:t>eCDN</w:t>
      </w:r>
      <w:proofErr w:type="spellEnd"/>
      <w:r w:rsidR="00911873">
        <w:t xml:space="preserve"> Components</w:t>
      </w:r>
      <w:bookmarkEnd w:id="1484"/>
      <w:r w:rsidR="005D13BD">
        <w:t xml:space="preserve"> </w:t>
      </w:r>
      <w:bookmarkStart w:id="1485" w:name="InstallingAltimeter"/>
      <w:bookmarkEnd w:id="1485"/>
    </w:p>
    <w:p w14:paraId="2C2B7DD8" w14:textId="0E7A4F64" w:rsidR="00FE3256" w:rsidRDefault="00E94957" w:rsidP="00F641B0">
      <w:r>
        <w:t>Th</w:t>
      </w:r>
      <w:r w:rsidR="005B69F6">
        <w:t xml:space="preserve">is chapter describes how to install </w:t>
      </w:r>
      <w:r w:rsidR="00911873">
        <w:t xml:space="preserve">the Ramp </w:t>
      </w:r>
      <w:proofErr w:type="spellStart"/>
      <w:r w:rsidR="00911873">
        <w:t>eCDN</w:t>
      </w:r>
      <w:proofErr w:type="spellEnd"/>
      <w:r w:rsidR="00911873">
        <w:t xml:space="preserve"> components in your environment</w:t>
      </w:r>
      <w:r w:rsidR="001709E0">
        <w:t xml:space="preserve">. </w:t>
      </w:r>
    </w:p>
    <w:p w14:paraId="79EB4D98" w14:textId="0A7134E8" w:rsidR="00772DD1" w:rsidRDefault="00772DD1" w:rsidP="00F641B0">
      <w:r w:rsidRPr="00772DD1">
        <w:rPr>
          <w:noProof/>
        </w:rPr>
        <mc:AlternateContent>
          <mc:Choice Requires="wps">
            <w:drawing>
              <wp:inline distT="0" distB="0" distL="0" distR="0" wp14:anchorId="426252FC" wp14:editId="564072E3">
                <wp:extent cx="6771736" cy="1035169"/>
                <wp:effectExtent l="0" t="0" r="10160" b="12700"/>
                <wp:docPr id="4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1736" cy="1035169"/>
                        </a:xfrm>
                        <a:prstGeom prst="bracketPair">
                          <a:avLst>
                            <a:gd name="adj" fmla="val 10754"/>
                          </a:avLst>
                        </a:prstGeom>
                        <a:noFill/>
                        <a:ln w="19050">
                          <a:solidFill>
                            <a:srgbClr val="BED632"/>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943634"/>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ffectLst>
                                <a:outerShdw dist="17961" dir="2700000" algn="ctr" rotWithShape="0">
                                  <a:srgbClr val="9BBB59">
                                    <a:gamma/>
                                    <a:shade val="60000"/>
                                    <a:invGamma/>
                                  </a:srgbClr>
                                </a:outerShdw>
                              </a:effectLst>
                            </a14:hiddenEffects>
                          </a:ext>
                        </a:extLst>
                      </wps:spPr>
                      <wps:txbx>
                        <w:txbxContent>
                          <w:p w14:paraId="2A7245F8" w14:textId="151526C7" w:rsidR="00FD2DE6" w:rsidRDefault="00772DD1">
                            <w:pPr>
                              <w:rPr>
                                <w:b/>
                                <w:i/>
                              </w:rPr>
                            </w:pPr>
                            <w:r w:rsidRPr="00DE4EEE">
                              <w:rPr>
                                <w:b/>
                                <w:i/>
                              </w:rPr>
                              <w:t xml:space="preserve">Note: </w:t>
                            </w:r>
                          </w:p>
                          <w:p w14:paraId="677D5EB5" w14:textId="1CEE2050" w:rsidR="00FD2DE6" w:rsidRDefault="00FD2DE6" w:rsidP="00FD2DE6">
                            <w:pPr>
                              <w:pStyle w:val="ListParagraph"/>
                              <w:numPr>
                                <w:ilvl w:val="0"/>
                                <w:numId w:val="192"/>
                              </w:numPr>
                              <w:rPr>
                                <w:b/>
                                <w:i/>
                              </w:rPr>
                            </w:pPr>
                            <w:r w:rsidRPr="00FD2DE6">
                              <w:rPr>
                                <w:b/>
                                <w:i/>
                              </w:rPr>
                              <w:t xml:space="preserve">To install Ramp </w:t>
                            </w:r>
                            <w:proofErr w:type="spellStart"/>
                            <w:r w:rsidRPr="00FD2DE6">
                              <w:rPr>
                                <w:b/>
                                <w:i/>
                              </w:rPr>
                              <w:t>eCDN</w:t>
                            </w:r>
                            <w:proofErr w:type="spellEnd"/>
                            <w:r w:rsidRPr="00FD2DE6">
                              <w:rPr>
                                <w:b/>
                                <w:i/>
                              </w:rPr>
                              <w:t xml:space="preserve"> components using the command line, see </w:t>
                            </w:r>
                            <w:r>
                              <w:rPr>
                                <w:b/>
                                <w:i/>
                              </w:rPr>
                              <w:br/>
                            </w:r>
                            <w:proofErr w:type="spellStart"/>
                            <w:r w:rsidRPr="00140E93">
                              <w:rPr>
                                <w:b/>
                                <w:i/>
                              </w:rPr>
                              <w:t>TechNote</w:t>
                            </w:r>
                            <w:proofErr w:type="spellEnd"/>
                            <w:r w:rsidRPr="00140E93">
                              <w:rPr>
                                <w:b/>
                                <w:i/>
                              </w:rPr>
                              <w:t xml:space="preserve"> – Ramp </w:t>
                            </w:r>
                            <w:proofErr w:type="spellStart"/>
                            <w:r w:rsidRPr="00140E93">
                              <w:rPr>
                                <w:b/>
                                <w:i/>
                              </w:rPr>
                              <w:t>eCDN</w:t>
                            </w:r>
                            <w:proofErr w:type="spellEnd"/>
                            <w:r w:rsidRPr="00140E93">
                              <w:rPr>
                                <w:b/>
                                <w:i/>
                              </w:rPr>
                              <w:t xml:space="preserve"> Command Line Installation.</w:t>
                            </w:r>
                          </w:p>
                          <w:p w14:paraId="765A63F1" w14:textId="750DEACD" w:rsidR="00FD2DE6" w:rsidRPr="00140E93" w:rsidRDefault="00FD2DE6" w:rsidP="00140E93">
                            <w:pPr>
                              <w:pStyle w:val="ListParagraph"/>
                              <w:numPr>
                                <w:ilvl w:val="0"/>
                                <w:numId w:val="192"/>
                              </w:numPr>
                              <w:rPr>
                                <w:b/>
                                <w:i/>
                              </w:rPr>
                            </w:pPr>
                            <w:r>
                              <w:rPr>
                                <w:b/>
                                <w:i/>
                              </w:rPr>
                              <w:t xml:space="preserve">If you are upgrading, see </w:t>
                            </w:r>
                            <w:hyperlink w:anchor="_Upgrade_Considerations_1" w:history="1">
                              <w:r w:rsidRPr="00FD2DE6">
                                <w:rPr>
                                  <w:rStyle w:val="Hyperlink"/>
                                  <w:b/>
                                  <w:i/>
                                </w:rPr>
                                <w:t>Upgrade Considerations</w:t>
                              </w:r>
                            </w:hyperlink>
                            <w:r w:rsidR="00D251DE">
                              <w:rPr>
                                <w:b/>
                                <w:i/>
                              </w:rPr>
                              <w:t xml:space="preserve"> to prepare your database</w:t>
                            </w:r>
                            <w:r>
                              <w:rPr>
                                <w:b/>
                                <w:i/>
                              </w:rPr>
                              <w:t>.</w:t>
                            </w:r>
                          </w:p>
                          <w:p w14:paraId="7B0106CF" w14:textId="77777777" w:rsidR="00772DD1" w:rsidRPr="005C47DD" w:rsidRDefault="00772DD1" w:rsidP="00140E93">
                            <w:pPr>
                              <w:rPr>
                                <w:iCs/>
                                <w:color w:val="7F7F7F" w:themeColor="text1" w:themeTint="80"/>
                                <w:sz w:val="16"/>
                                <w:szCs w:val="20"/>
                              </w:rPr>
                            </w:pPr>
                          </w:p>
                        </w:txbxContent>
                      </wps:txbx>
                      <wps:bodyPr rot="0" vert="horz" wrap="square" lIns="45720" tIns="45720" rIns="45720" bIns="45720" anchor="ctr" anchorCtr="0" upright="1">
                        <a:noAutofit/>
                      </wps:bodyPr>
                    </wps:wsp>
                  </a:graphicData>
                </a:graphic>
              </wp:inline>
            </w:drawing>
          </mc:Choice>
          <mc:Fallback>
            <w:pict>
              <v:shape w14:anchorId="426252FC" id="_x0000_s1029" type="#_x0000_t185" style="width:533.2pt;height: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" adj="2323" strokecolor="#bed632" strokeweight="1.5pt">
                <v:textbox inset="3.6pt,,3.6pt">
                  <w:txbxContent>
                    <w:p w14:paraId="2A7245F8" w14:textId="151526C7" w:rsidR="00FD2DE6" w:rsidRDefault="00772DD1">
                      <w:pPr>
                        <w:rPr>
                          <w:b/>
                          <w:i/>
                        </w:rPr>
                      </w:pPr>
                      <w:r w:rsidRPr="00DE4EEE">
                        <w:rPr>
                          <w:b/>
                          <w:i/>
                        </w:rPr>
                        <w:t xml:space="preserve">Note: </w:t>
                      </w:r>
                    </w:p>
                    <w:p w14:paraId="677D5EB5" w14:textId="1CEE2050" w:rsidR="00FD2DE6" w:rsidRDefault="00FD2DE6" w:rsidP="00FD2DE6">
                      <w:pPr>
                        <w:pStyle w:val="ListParagraph"/>
                        <w:numPr>
                          <w:ilvl w:val="0"/>
                          <w:numId w:val="192"/>
                        </w:numPr>
                        <w:rPr>
                          <w:b/>
                          <w:i/>
                        </w:rPr>
                      </w:pPr>
                      <w:r w:rsidRPr="00FD2DE6">
                        <w:rPr>
                          <w:b/>
                          <w:i/>
                        </w:rPr>
                        <w:t xml:space="preserve">To install Ramp </w:t>
                      </w:r>
                      <w:proofErr w:type="spellStart"/>
                      <w:r w:rsidRPr="00FD2DE6">
                        <w:rPr>
                          <w:b/>
                          <w:i/>
                        </w:rPr>
                        <w:t>eCDN</w:t>
                      </w:r>
                      <w:proofErr w:type="spellEnd"/>
                      <w:r w:rsidRPr="00FD2DE6">
                        <w:rPr>
                          <w:b/>
                          <w:i/>
                        </w:rPr>
                        <w:t xml:space="preserve"> components using the command line, see </w:t>
                      </w:r>
                      <w:r>
                        <w:rPr>
                          <w:b/>
                          <w:i/>
                        </w:rPr>
                        <w:br/>
                      </w:r>
                      <w:proofErr w:type="spellStart"/>
                      <w:r w:rsidRPr="00140E93">
                        <w:rPr>
                          <w:b/>
                          <w:i/>
                        </w:rPr>
                        <w:t>TechNote</w:t>
                      </w:r>
                      <w:proofErr w:type="spellEnd"/>
                      <w:r w:rsidRPr="00140E93">
                        <w:rPr>
                          <w:b/>
                          <w:i/>
                        </w:rPr>
                        <w:t xml:space="preserve"> – Ramp </w:t>
                      </w:r>
                      <w:proofErr w:type="spellStart"/>
                      <w:r w:rsidRPr="00140E93">
                        <w:rPr>
                          <w:b/>
                          <w:i/>
                        </w:rPr>
                        <w:t>eCDN</w:t>
                      </w:r>
                      <w:proofErr w:type="spellEnd"/>
                      <w:r w:rsidRPr="00140E93">
                        <w:rPr>
                          <w:b/>
                          <w:i/>
                        </w:rPr>
                        <w:t xml:space="preserve"> Command Line Installation.</w:t>
                      </w:r>
                    </w:p>
                    <w:p w14:paraId="765A63F1" w14:textId="750DEACD" w:rsidR="00FD2DE6" w:rsidRPr="00140E93" w:rsidRDefault="00FD2DE6" w:rsidP="00140E93">
                      <w:pPr>
                        <w:pStyle w:val="ListParagraph"/>
                        <w:numPr>
                          <w:ilvl w:val="0"/>
                          <w:numId w:val="192"/>
                        </w:numPr>
                        <w:rPr>
                          <w:b/>
                          <w:i/>
                        </w:rPr>
                      </w:pPr>
                      <w:r>
                        <w:rPr>
                          <w:b/>
                          <w:i/>
                        </w:rPr>
                        <w:t xml:space="preserve">If you are upgrading, see </w:t>
                      </w:r>
                      <w:hyperlink w:anchor="_Upgrade_Considerations_1" w:history="1">
                        <w:r w:rsidRPr="00FD2DE6">
                          <w:rPr>
                            <w:rStyle w:val="Hyperlink"/>
                            <w:b/>
                            <w:i/>
                          </w:rPr>
                          <w:t>Upgrade Considerations</w:t>
                        </w:r>
                      </w:hyperlink>
                      <w:r w:rsidR="00D251DE">
                        <w:rPr>
                          <w:b/>
                          <w:i/>
                        </w:rPr>
                        <w:t xml:space="preserve"> to prepare your database</w:t>
                      </w:r>
                      <w:r>
                        <w:rPr>
                          <w:b/>
                          <w:i/>
                        </w:rPr>
                        <w:t>.</w:t>
                      </w:r>
                    </w:p>
                    <w:p w14:paraId="7B0106CF" w14:textId="77777777" w:rsidR="00772DD1" w:rsidRPr="005C47DD" w:rsidRDefault="00772DD1" w:rsidP="00140E93">
                      <w:pPr>
                        <w:rPr>
                          <w:iCs/>
                          <w:color w:val="7F7F7F" w:themeColor="text1" w:themeTint="80"/>
                          <w:sz w:val="16"/>
                          <w:szCs w:val="20"/>
                        </w:rPr>
                      </w:pPr>
                    </w:p>
                  </w:txbxContent>
                </v:textbox>
                <w10:anchorlock/>
              </v:shape>
            </w:pict>
          </mc:Fallback>
        </mc:AlternateContent>
      </w:r>
    </w:p>
    <w:p w14:paraId="62E93C16" w14:textId="61AD1B89" w:rsidR="002A280D" w:rsidRDefault="002A280D" w:rsidP="00025D7C">
      <w:pPr>
        <w:pStyle w:val="Heading1"/>
      </w:pPr>
      <w:bookmarkStart w:id="1486" w:name="_Toc106878417"/>
      <w:bookmarkStart w:id="1487" w:name="_Toc106878504"/>
      <w:bookmarkStart w:id="1488" w:name="_Toc108071750"/>
      <w:bookmarkStart w:id="1489" w:name="_Toc108093247"/>
      <w:bookmarkStart w:id="1490" w:name="_Toc108101562"/>
      <w:bookmarkStart w:id="1491" w:name="_Toc108509165"/>
      <w:bookmarkStart w:id="1492" w:name="_Toc109121751"/>
      <w:bookmarkStart w:id="1493" w:name="_Toc109285150"/>
      <w:bookmarkStart w:id="1494" w:name="_Toc109731301"/>
      <w:bookmarkStart w:id="1495" w:name="_Toc111547123"/>
      <w:bookmarkStart w:id="1496" w:name="_Toc105593444"/>
      <w:bookmarkStart w:id="1497" w:name="_Toc105593928"/>
      <w:bookmarkStart w:id="1498" w:name="_Toc105758658"/>
      <w:bookmarkStart w:id="1499" w:name="_Toc105758744"/>
      <w:bookmarkStart w:id="1500" w:name="_Toc106878418"/>
      <w:bookmarkStart w:id="1501" w:name="_Toc106878505"/>
      <w:bookmarkStart w:id="1502" w:name="_Toc108071751"/>
      <w:bookmarkStart w:id="1503" w:name="_Toc108093248"/>
      <w:bookmarkStart w:id="1504" w:name="_Toc108101563"/>
      <w:bookmarkStart w:id="1505" w:name="_Toc108509166"/>
      <w:bookmarkStart w:id="1506" w:name="_Toc109121752"/>
      <w:bookmarkStart w:id="1507" w:name="_Toc109285151"/>
      <w:bookmarkStart w:id="1508" w:name="_Toc109731302"/>
      <w:bookmarkStart w:id="1509" w:name="_Toc111547124"/>
      <w:bookmarkStart w:id="1510" w:name="_Toc105593445"/>
      <w:bookmarkStart w:id="1511" w:name="_Toc105593929"/>
      <w:bookmarkStart w:id="1512" w:name="_Toc105758659"/>
      <w:bookmarkStart w:id="1513" w:name="_Toc105758745"/>
      <w:bookmarkStart w:id="1514" w:name="_Toc106878419"/>
      <w:bookmarkStart w:id="1515" w:name="_Toc106878506"/>
      <w:bookmarkStart w:id="1516" w:name="_Toc108071752"/>
      <w:bookmarkStart w:id="1517" w:name="_Toc108093249"/>
      <w:bookmarkStart w:id="1518" w:name="_Toc108101564"/>
      <w:bookmarkStart w:id="1519" w:name="_Toc108509167"/>
      <w:bookmarkStart w:id="1520" w:name="_Toc109121753"/>
      <w:bookmarkStart w:id="1521" w:name="_Toc109285152"/>
      <w:bookmarkStart w:id="1522" w:name="_Toc109731303"/>
      <w:bookmarkStart w:id="1523" w:name="_Toc111547125"/>
      <w:bookmarkStart w:id="1524" w:name="_Installing_the_AltitudeCDN"/>
      <w:bookmarkStart w:id="1525" w:name="_Upgrade_Considerations"/>
      <w:bookmarkStart w:id="1526" w:name="_Recommended_Component_Deployment"/>
      <w:bookmarkStart w:id="1527" w:name="_Toc120867437"/>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r>
        <w:t>Upgrade Considerations</w:t>
      </w:r>
      <w:bookmarkEnd w:id="1527"/>
    </w:p>
    <w:p w14:paraId="0BE129E4" w14:textId="62A40E94" w:rsidR="00217C7D" w:rsidRDefault="00217C7D" w:rsidP="002A280D">
      <w:r>
        <w:t xml:space="preserve">To upgrade </w:t>
      </w:r>
      <w:r w:rsidR="002A280D">
        <w:t xml:space="preserve">from </w:t>
      </w:r>
      <w:r>
        <w:t xml:space="preserve">an earlier version of Ramp </w:t>
      </w:r>
      <w:proofErr w:type="spellStart"/>
      <w:r>
        <w:t>eCDN</w:t>
      </w:r>
      <w:proofErr w:type="spellEnd"/>
      <w:r>
        <w:t>:</w:t>
      </w:r>
    </w:p>
    <w:p w14:paraId="7809EB29" w14:textId="2F9ECEFE" w:rsidR="00217C7D" w:rsidRDefault="00217C7D" w:rsidP="00217C7D">
      <w:pPr>
        <w:pStyle w:val="ListParagraph"/>
        <w:numPr>
          <w:ilvl w:val="0"/>
          <w:numId w:val="200"/>
        </w:numPr>
        <w:contextualSpacing w:val="0"/>
      </w:pPr>
      <w:r>
        <w:t xml:space="preserve">If you are upgrading </w:t>
      </w:r>
      <w:r w:rsidR="002A280D">
        <w:t xml:space="preserve">Ramp </w:t>
      </w:r>
      <w:proofErr w:type="spellStart"/>
      <w:r w:rsidR="002A280D">
        <w:t>eCDN</w:t>
      </w:r>
      <w:proofErr w:type="spellEnd"/>
      <w:r w:rsidR="002A280D">
        <w:t xml:space="preserve"> version 2.6/3.1/3.2, you must preserve some </w:t>
      </w:r>
      <w:r>
        <w:t xml:space="preserve">configuration </w:t>
      </w:r>
      <w:r w:rsidR="002A280D">
        <w:t xml:space="preserve">information from your existing environment </w:t>
      </w:r>
      <w:r>
        <w:t xml:space="preserve">as it is </w:t>
      </w:r>
      <w:r w:rsidR="00FD0C04">
        <w:t>used</w:t>
      </w:r>
      <w:r>
        <w:t xml:space="preserve"> during the upgrade process. </w:t>
      </w:r>
    </w:p>
    <w:p w14:paraId="55DF1F4A" w14:textId="060CA5D7" w:rsidR="002A280D" w:rsidRDefault="00217C7D" w:rsidP="006A2554">
      <w:pPr>
        <w:pStyle w:val="ListParagraph"/>
        <w:numPr>
          <w:ilvl w:val="0"/>
          <w:numId w:val="200"/>
        </w:numPr>
      </w:pPr>
      <w:r>
        <w:t xml:space="preserve">If you are upgrading from Ramp </w:t>
      </w:r>
      <w:proofErr w:type="spellStart"/>
      <w:r>
        <w:t>eCDN</w:t>
      </w:r>
      <w:proofErr w:type="spellEnd"/>
      <w:r>
        <w:t xml:space="preserve"> 3.3 or later, </w:t>
      </w:r>
      <w:r w:rsidR="00E01391">
        <w:t>the installer preserves your existing configuration information, and no further action is required.</w:t>
      </w:r>
    </w:p>
    <w:p w14:paraId="2E686555" w14:textId="0D83700E" w:rsidR="00217C7D" w:rsidRDefault="00D76C1C" w:rsidP="00D76C1C">
      <w:pPr>
        <w:pStyle w:val="Heading2"/>
      </w:pPr>
      <w:bookmarkStart w:id="1528" w:name="_Toc120867438"/>
      <w:r>
        <w:t xml:space="preserve">Upgrading from Ramp </w:t>
      </w:r>
      <w:proofErr w:type="spellStart"/>
      <w:r>
        <w:t>eCDN</w:t>
      </w:r>
      <w:proofErr w:type="spellEnd"/>
      <w:r>
        <w:t xml:space="preserve"> Version 2.6</w:t>
      </w:r>
      <w:bookmarkEnd w:id="1528"/>
    </w:p>
    <w:p w14:paraId="066E81E3" w14:textId="67D36BAD" w:rsidR="00D76C1C" w:rsidRDefault="00D76C1C" w:rsidP="00D76C1C">
      <w:r>
        <w:t>Before upgrading, do the following:</w:t>
      </w:r>
    </w:p>
    <w:p w14:paraId="34D6BF2A" w14:textId="77DD0C66" w:rsidR="00D76C1C" w:rsidRDefault="00416C67" w:rsidP="00416C67">
      <w:pPr>
        <w:pStyle w:val="ListParagraph"/>
        <w:numPr>
          <w:ilvl w:val="0"/>
          <w:numId w:val="201"/>
        </w:numPr>
        <w:contextualSpacing w:val="0"/>
      </w:pPr>
      <w:r>
        <w:t xml:space="preserve">Preserve the following </w:t>
      </w:r>
      <w:r w:rsidR="002E6D19">
        <w:t>Database C</w:t>
      </w:r>
      <w:r>
        <w:t xml:space="preserve">onnection </w:t>
      </w:r>
      <w:r w:rsidR="002E6D19">
        <w:t>S</w:t>
      </w:r>
      <w:r>
        <w:t>trings:</w:t>
      </w:r>
    </w:p>
    <w:p w14:paraId="4471230F" w14:textId="22A7926A" w:rsidR="00416C67" w:rsidRDefault="00416C67" w:rsidP="00416C67">
      <w:pPr>
        <w:pStyle w:val="ListParagraph"/>
        <w:numPr>
          <w:ilvl w:val="0"/>
          <w:numId w:val="202"/>
        </w:numPr>
        <w:contextualSpacing w:val="0"/>
      </w:pPr>
      <w:bookmarkStart w:id="1529" w:name="_Hlk114655480"/>
      <w:r>
        <w:t>Altimeter:</w:t>
      </w:r>
    </w:p>
    <w:p w14:paraId="11A8B498" w14:textId="508F39A4" w:rsidR="00416C67" w:rsidRDefault="00416C67" w:rsidP="00416C67">
      <w:pPr>
        <w:pStyle w:val="ListParagraph"/>
        <w:numPr>
          <w:ilvl w:val="1"/>
          <w:numId w:val="202"/>
        </w:numPr>
        <w:contextualSpacing w:val="0"/>
      </w:pPr>
      <w:r>
        <w:t>Copy the following file to a safe location that will not be overwritten:</w:t>
      </w:r>
    </w:p>
    <w:p w14:paraId="21A33081" w14:textId="449C3C33" w:rsidR="00416C67" w:rsidRDefault="00416C67" w:rsidP="00416C67">
      <w:pPr>
        <w:pStyle w:val="ListParagraph"/>
        <w:ind w:left="2160"/>
        <w:contextualSpacing w:val="0"/>
      </w:pPr>
      <w:r w:rsidRPr="00140E93">
        <w:rPr>
          <w:rFonts w:ascii="Courier New" w:hAnsi="Courier New" w:cs="Courier New"/>
        </w:rPr>
        <w:t>&lt;</w:t>
      </w:r>
      <w:proofErr w:type="spellStart"/>
      <w:r w:rsidRPr="00140E93">
        <w:rPr>
          <w:rFonts w:ascii="Courier New" w:hAnsi="Courier New" w:cs="Courier New"/>
        </w:rPr>
        <w:t>install</w:t>
      </w:r>
      <w:r>
        <w:rPr>
          <w:rFonts w:ascii="Courier New" w:hAnsi="Courier New" w:cs="Courier New"/>
        </w:rPr>
        <w:t>_</w:t>
      </w:r>
      <w:r w:rsidRPr="00140E93">
        <w:rPr>
          <w:rFonts w:ascii="Courier New" w:hAnsi="Courier New" w:cs="Courier New"/>
        </w:rPr>
        <w:t>directory</w:t>
      </w:r>
      <w:proofErr w:type="spellEnd"/>
      <w:r w:rsidRPr="00140E93">
        <w:rPr>
          <w:rFonts w:ascii="Courier New" w:hAnsi="Courier New" w:cs="Courier New"/>
        </w:rPr>
        <w:t>&gt;</w:t>
      </w:r>
      <w:r w:rsidR="002E6D19">
        <w:rPr>
          <w:rFonts w:ascii="Courier New" w:hAnsi="Courier New" w:cs="Courier New"/>
        </w:rPr>
        <w:t>/</w:t>
      </w:r>
      <w:r w:rsidR="002E6D19" w:rsidRPr="002E6D19">
        <w:rPr>
          <w:rFonts w:ascii="Courier New" w:hAnsi="Courier New" w:cs="Courier New"/>
        </w:rPr>
        <w:t>tomcat/webapps/</w:t>
      </w:r>
      <w:proofErr w:type="spellStart"/>
      <w:r w:rsidR="002E6D19" w:rsidRPr="002E6D19">
        <w:rPr>
          <w:rFonts w:ascii="Courier New" w:hAnsi="Courier New" w:cs="Courier New"/>
        </w:rPr>
        <w:t>vdms</w:t>
      </w:r>
      <w:proofErr w:type="spellEnd"/>
      <w:r w:rsidR="002E6D19" w:rsidRPr="002E6D19">
        <w:rPr>
          <w:rFonts w:ascii="Courier New" w:hAnsi="Courier New" w:cs="Courier New"/>
        </w:rPr>
        <w:t>/WEB-INF/context.xml</w:t>
      </w:r>
    </w:p>
    <w:p w14:paraId="6BF402B9" w14:textId="6CBF6769" w:rsidR="00416C67" w:rsidRDefault="002E6D19" w:rsidP="00416C67">
      <w:pPr>
        <w:pStyle w:val="ListParagraph"/>
        <w:numPr>
          <w:ilvl w:val="1"/>
          <w:numId w:val="202"/>
        </w:numPr>
        <w:contextualSpacing w:val="0"/>
      </w:pPr>
      <w:r>
        <w:t>In the context.xml file:</w:t>
      </w:r>
    </w:p>
    <w:p w14:paraId="05EF23E7" w14:textId="2E698F30" w:rsidR="002E6D19" w:rsidRDefault="002E6D19" w:rsidP="002E6D19">
      <w:pPr>
        <w:pStyle w:val="ListParagraph"/>
        <w:numPr>
          <w:ilvl w:val="2"/>
          <w:numId w:val="202"/>
        </w:numPr>
        <w:contextualSpacing w:val="0"/>
      </w:pPr>
      <w:r>
        <w:t xml:space="preserve">Locate the </w:t>
      </w:r>
      <w:r w:rsidR="001C44A0">
        <w:t xml:space="preserve">Altimeter </w:t>
      </w:r>
      <w:r>
        <w:t>Database Connection String in the XML element called “resources”.</w:t>
      </w:r>
    </w:p>
    <w:p w14:paraId="65713592" w14:textId="569A2B54" w:rsidR="00416C67" w:rsidRDefault="002E6D19" w:rsidP="00AB4274">
      <w:pPr>
        <w:pStyle w:val="ListParagraph"/>
        <w:numPr>
          <w:ilvl w:val="2"/>
          <w:numId w:val="202"/>
        </w:numPr>
        <w:contextualSpacing w:val="0"/>
      </w:pPr>
      <w:r>
        <w:t>Replace each instance o</w:t>
      </w:r>
      <w:r w:rsidR="00FF19A5">
        <w:t>f ‘</w:t>
      </w:r>
      <w:r>
        <w:t>&amp;amp</w:t>
      </w:r>
      <w:r w:rsidR="00FF19A5">
        <w:t xml:space="preserve">’ with ‘&amp;’ in the string, </w:t>
      </w:r>
      <w:r w:rsidR="00D64997">
        <w:t xml:space="preserve">then </w:t>
      </w:r>
      <w:r w:rsidR="00FF19A5">
        <w:t>save the file</w:t>
      </w:r>
      <w:r w:rsidR="00041BF5">
        <w:t>. Use</w:t>
      </w:r>
      <w:r w:rsidR="00672A11">
        <w:t xml:space="preserve"> this string during upgrade</w:t>
      </w:r>
      <w:r w:rsidR="00FF19A5">
        <w:t xml:space="preserve">. </w:t>
      </w:r>
      <w:bookmarkEnd w:id="1529"/>
    </w:p>
    <w:p w14:paraId="1E04824A" w14:textId="0C7ECF57" w:rsidR="001C44A0" w:rsidRDefault="001C44A0" w:rsidP="001C44A0">
      <w:pPr>
        <w:pStyle w:val="ListParagraph"/>
        <w:numPr>
          <w:ilvl w:val="0"/>
          <w:numId w:val="202"/>
        </w:numPr>
        <w:contextualSpacing w:val="0"/>
      </w:pPr>
      <w:r>
        <w:t>Core Analytics:</w:t>
      </w:r>
    </w:p>
    <w:p w14:paraId="2E07154B" w14:textId="77777777" w:rsidR="001C44A0" w:rsidRDefault="001C44A0" w:rsidP="001C44A0">
      <w:pPr>
        <w:pStyle w:val="ListParagraph"/>
        <w:numPr>
          <w:ilvl w:val="1"/>
          <w:numId w:val="202"/>
        </w:numPr>
        <w:contextualSpacing w:val="0"/>
      </w:pPr>
      <w:r>
        <w:t>Copy the following file to a safe location that will not be overwritten:</w:t>
      </w:r>
    </w:p>
    <w:p w14:paraId="60C8B1DD" w14:textId="05BCC205" w:rsidR="001C44A0" w:rsidRDefault="001C44A0" w:rsidP="001C44A0">
      <w:pPr>
        <w:pStyle w:val="ListParagraph"/>
        <w:ind w:left="2160"/>
        <w:contextualSpacing w:val="0"/>
      </w:pPr>
      <w:r w:rsidRPr="00140E93">
        <w:rPr>
          <w:rFonts w:ascii="Courier New" w:hAnsi="Courier New" w:cs="Courier New"/>
        </w:rPr>
        <w:t>&lt;</w:t>
      </w:r>
      <w:proofErr w:type="spellStart"/>
      <w:r w:rsidRPr="00140E93">
        <w:rPr>
          <w:rFonts w:ascii="Courier New" w:hAnsi="Courier New" w:cs="Courier New"/>
        </w:rPr>
        <w:t>install</w:t>
      </w:r>
      <w:r>
        <w:rPr>
          <w:rFonts w:ascii="Courier New" w:hAnsi="Courier New" w:cs="Courier New"/>
        </w:rPr>
        <w:t>_</w:t>
      </w:r>
      <w:r w:rsidRPr="00140E93">
        <w:rPr>
          <w:rFonts w:ascii="Courier New" w:hAnsi="Courier New" w:cs="Courier New"/>
        </w:rPr>
        <w:t>directory</w:t>
      </w:r>
      <w:proofErr w:type="spellEnd"/>
      <w:r w:rsidRPr="00140E93">
        <w:rPr>
          <w:rFonts w:ascii="Courier New" w:hAnsi="Courier New" w:cs="Courier New"/>
        </w:rPr>
        <w:t>&gt;</w:t>
      </w:r>
      <w:r w:rsidRPr="001C44A0">
        <w:rPr>
          <w:rFonts w:ascii="Courier New" w:hAnsi="Courier New" w:cs="Courier New"/>
        </w:rPr>
        <w:t>/</w:t>
      </w:r>
      <w:proofErr w:type="spellStart"/>
      <w:r w:rsidRPr="001C44A0">
        <w:rPr>
          <w:rFonts w:ascii="Courier New" w:hAnsi="Courier New" w:cs="Courier New"/>
        </w:rPr>
        <w:t>ConfigServer</w:t>
      </w:r>
      <w:proofErr w:type="spellEnd"/>
      <w:r w:rsidRPr="001C44A0">
        <w:rPr>
          <w:rFonts w:ascii="Courier New" w:hAnsi="Courier New" w:cs="Courier New"/>
        </w:rPr>
        <w:t>/R__</w:t>
      </w:r>
      <w:proofErr w:type="spellStart"/>
      <w:r w:rsidRPr="001C44A0">
        <w:rPr>
          <w:rFonts w:ascii="Courier New" w:hAnsi="Courier New" w:cs="Courier New"/>
        </w:rPr>
        <w:t>AddProperties.sql</w:t>
      </w:r>
      <w:proofErr w:type="spellEnd"/>
    </w:p>
    <w:p w14:paraId="0E5C6067" w14:textId="49EEEF7D" w:rsidR="001C44A0" w:rsidRDefault="001C44A0" w:rsidP="001C44A0">
      <w:pPr>
        <w:pStyle w:val="ListParagraph"/>
        <w:numPr>
          <w:ilvl w:val="1"/>
          <w:numId w:val="202"/>
        </w:numPr>
        <w:contextualSpacing w:val="0"/>
      </w:pPr>
      <w:r>
        <w:t xml:space="preserve">In the </w:t>
      </w:r>
      <w:r w:rsidRPr="001C44A0">
        <w:t>R__</w:t>
      </w:r>
      <w:proofErr w:type="spellStart"/>
      <w:r w:rsidRPr="001C44A0">
        <w:t>AddProperties.sql</w:t>
      </w:r>
      <w:proofErr w:type="spellEnd"/>
      <w:r>
        <w:t xml:space="preserve"> file, </w:t>
      </w:r>
      <w:r w:rsidR="00672A11">
        <w:t xml:space="preserve">locate the </w:t>
      </w:r>
      <w:r>
        <w:t>Core Analytics Database Connection String</w:t>
      </w:r>
      <w:r w:rsidR="00672A11">
        <w:t xml:space="preserve">  </w:t>
      </w:r>
      <w:r>
        <w:t>on line 2</w:t>
      </w:r>
      <w:r w:rsidR="005F0CCE">
        <w:t>. Use</w:t>
      </w:r>
      <w:r w:rsidR="00672A11">
        <w:t xml:space="preserve"> this string during upgrade</w:t>
      </w:r>
      <w:r>
        <w:t>.</w:t>
      </w:r>
    </w:p>
    <w:p w14:paraId="69F80BAC" w14:textId="6BE4C2B0" w:rsidR="001C44A0" w:rsidRDefault="001C44A0" w:rsidP="001C44A0">
      <w:pPr>
        <w:pStyle w:val="ListParagraph"/>
        <w:contextualSpacing w:val="0"/>
      </w:pPr>
    </w:p>
    <w:p w14:paraId="420DC7C8" w14:textId="25B62896" w:rsidR="001C44A0" w:rsidRDefault="001C44A0" w:rsidP="001C44A0">
      <w:pPr>
        <w:pStyle w:val="ListParagraph"/>
        <w:contextualSpacing w:val="0"/>
      </w:pPr>
    </w:p>
    <w:p w14:paraId="0866393B" w14:textId="2B264CE1" w:rsidR="00672A11" w:rsidRDefault="00672A11" w:rsidP="00672A11">
      <w:pPr>
        <w:pStyle w:val="ListParagraph"/>
        <w:numPr>
          <w:ilvl w:val="0"/>
          <w:numId w:val="201"/>
        </w:numPr>
        <w:contextualSpacing w:val="0"/>
      </w:pPr>
      <w:r>
        <w:lastRenderedPageBreak/>
        <w:t>(</w:t>
      </w:r>
      <w:r w:rsidRPr="007E585C">
        <w:rPr>
          <w:b/>
          <w:bCs/>
        </w:rPr>
        <w:t>If LDAP is used only</w:t>
      </w:r>
      <w:r>
        <w:t>) Preserve the following LDAP information:</w:t>
      </w:r>
    </w:p>
    <w:p w14:paraId="54AE3E7C" w14:textId="77777777" w:rsidR="00672A11" w:rsidRDefault="00672A11" w:rsidP="00672A11">
      <w:pPr>
        <w:pStyle w:val="ListParagraph"/>
        <w:numPr>
          <w:ilvl w:val="0"/>
          <w:numId w:val="202"/>
        </w:numPr>
        <w:contextualSpacing w:val="0"/>
      </w:pPr>
      <w:r>
        <w:t>Altimeter:</w:t>
      </w:r>
    </w:p>
    <w:p w14:paraId="3BA001C6" w14:textId="77777777" w:rsidR="00672A11" w:rsidRDefault="00672A11" w:rsidP="00672A11">
      <w:pPr>
        <w:pStyle w:val="ListParagraph"/>
        <w:numPr>
          <w:ilvl w:val="1"/>
          <w:numId w:val="202"/>
        </w:numPr>
        <w:contextualSpacing w:val="0"/>
      </w:pPr>
      <w:r>
        <w:t>Copy the following file to a safe location that will not be overwritten:</w:t>
      </w:r>
    </w:p>
    <w:p w14:paraId="0470E3E6" w14:textId="77777777" w:rsidR="00672A11" w:rsidRDefault="00672A11" w:rsidP="00672A11">
      <w:pPr>
        <w:pStyle w:val="ListParagraph"/>
        <w:ind w:left="2160"/>
        <w:contextualSpacing w:val="0"/>
      </w:pPr>
      <w:r w:rsidRPr="00140E93">
        <w:rPr>
          <w:rFonts w:ascii="Courier New" w:hAnsi="Courier New" w:cs="Courier New"/>
        </w:rPr>
        <w:t>&lt;</w:t>
      </w:r>
      <w:proofErr w:type="spellStart"/>
      <w:r w:rsidRPr="00140E93">
        <w:rPr>
          <w:rFonts w:ascii="Courier New" w:hAnsi="Courier New" w:cs="Courier New"/>
        </w:rPr>
        <w:t>install</w:t>
      </w:r>
      <w:r>
        <w:rPr>
          <w:rFonts w:ascii="Courier New" w:hAnsi="Courier New" w:cs="Courier New"/>
        </w:rPr>
        <w:t>_</w:t>
      </w:r>
      <w:r w:rsidRPr="00140E93">
        <w:rPr>
          <w:rFonts w:ascii="Courier New" w:hAnsi="Courier New" w:cs="Courier New"/>
        </w:rPr>
        <w:t>directory</w:t>
      </w:r>
      <w:proofErr w:type="spellEnd"/>
      <w:r w:rsidRPr="00140E93">
        <w:rPr>
          <w:rFonts w:ascii="Courier New" w:hAnsi="Courier New" w:cs="Courier New"/>
        </w:rPr>
        <w:t>&gt;</w:t>
      </w:r>
      <w:r>
        <w:rPr>
          <w:rFonts w:ascii="Courier New" w:hAnsi="Courier New" w:cs="Courier New"/>
        </w:rPr>
        <w:t>/</w:t>
      </w:r>
      <w:r w:rsidRPr="002E6D19">
        <w:rPr>
          <w:rFonts w:ascii="Courier New" w:hAnsi="Courier New" w:cs="Courier New"/>
        </w:rPr>
        <w:t>tomcat/webapps/</w:t>
      </w:r>
      <w:proofErr w:type="spellStart"/>
      <w:r w:rsidRPr="002E6D19">
        <w:rPr>
          <w:rFonts w:ascii="Courier New" w:hAnsi="Courier New" w:cs="Courier New"/>
        </w:rPr>
        <w:t>vdms</w:t>
      </w:r>
      <w:proofErr w:type="spellEnd"/>
      <w:r w:rsidRPr="002E6D19">
        <w:rPr>
          <w:rFonts w:ascii="Courier New" w:hAnsi="Courier New" w:cs="Courier New"/>
        </w:rPr>
        <w:t>/WEB-INF/context.xml</w:t>
      </w:r>
    </w:p>
    <w:p w14:paraId="29FD3EE9" w14:textId="29316857" w:rsidR="00672A11" w:rsidRDefault="00672A11" w:rsidP="005F0CCE">
      <w:pPr>
        <w:pStyle w:val="ListParagraph"/>
        <w:numPr>
          <w:ilvl w:val="1"/>
          <w:numId w:val="202"/>
        </w:numPr>
        <w:contextualSpacing w:val="0"/>
      </w:pPr>
      <w:r>
        <w:t>In the context.xml file</w:t>
      </w:r>
      <w:r w:rsidR="00594E18">
        <w:t>,</w:t>
      </w:r>
      <w:r w:rsidR="005F0CCE">
        <w:t xml:space="preserve"> l</w:t>
      </w:r>
      <w:r>
        <w:t xml:space="preserve">ocate the </w:t>
      </w:r>
      <w:r w:rsidR="005F0CCE">
        <w:t>LDAP information</w:t>
      </w:r>
      <w:r>
        <w:t xml:space="preserve"> in the XML element called “re</w:t>
      </w:r>
      <w:r w:rsidR="005F0CCE">
        <w:t>alm</w:t>
      </w:r>
      <w:r>
        <w:t>”.</w:t>
      </w:r>
      <w:r w:rsidR="005F0CCE">
        <w:t xml:space="preserve"> Use this information during upgrade.</w:t>
      </w:r>
    </w:p>
    <w:p w14:paraId="62D1A804" w14:textId="23FF081E" w:rsidR="007E585C" w:rsidRDefault="007E585C" w:rsidP="007E585C">
      <w:pPr>
        <w:pStyle w:val="ListParagraph"/>
        <w:numPr>
          <w:ilvl w:val="0"/>
          <w:numId w:val="201"/>
        </w:numPr>
        <w:contextualSpacing w:val="0"/>
      </w:pPr>
      <w:r>
        <w:t>(</w:t>
      </w:r>
      <w:r w:rsidRPr="007E585C">
        <w:rPr>
          <w:b/>
          <w:bCs/>
        </w:rPr>
        <w:t xml:space="preserve">If </w:t>
      </w:r>
      <w:r>
        <w:rPr>
          <w:b/>
          <w:bCs/>
        </w:rPr>
        <w:t>SSL</w:t>
      </w:r>
      <w:r w:rsidRPr="007E585C">
        <w:rPr>
          <w:b/>
          <w:bCs/>
        </w:rPr>
        <w:t xml:space="preserve"> is used only</w:t>
      </w:r>
      <w:r>
        <w:t>) Preserve the following SSL information:</w:t>
      </w:r>
    </w:p>
    <w:p w14:paraId="20278795" w14:textId="77777777" w:rsidR="007E585C" w:rsidRDefault="007E585C" w:rsidP="007E585C">
      <w:pPr>
        <w:pStyle w:val="ListParagraph"/>
        <w:numPr>
          <w:ilvl w:val="0"/>
          <w:numId w:val="202"/>
        </w:numPr>
        <w:contextualSpacing w:val="0"/>
      </w:pPr>
      <w:r>
        <w:t>Altimeter:</w:t>
      </w:r>
    </w:p>
    <w:p w14:paraId="278928B6" w14:textId="3B2C6704" w:rsidR="007E585C" w:rsidRDefault="007E585C" w:rsidP="007E585C">
      <w:pPr>
        <w:pStyle w:val="ListParagraph"/>
        <w:numPr>
          <w:ilvl w:val="1"/>
          <w:numId w:val="202"/>
        </w:numPr>
        <w:contextualSpacing w:val="0"/>
      </w:pPr>
      <w:r>
        <w:t>Copy the .PEM, .PKCS, or Java Key Store file to a safe location that will not be overwritten. Use the location of this file during upgrade.</w:t>
      </w:r>
    </w:p>
    <w:p w14:paraId="3178D7D9" w14:textId="5B6239A0" w:rsidR="000B598E" w:rsidRDefault="000B598E" w:rsidP="00F9540D">
      <w:pPr>
        <w:pStyle w:val="ListParagraph"/>
        <w:ind w:left="2160"/>
        <w:contextualSpacing w:val="0"/>
      </w:pPr>
      <w:r w:rsidRPr="00772DD1">
        <w:rPr>
          <w:noProof/>
        </w:rPr>
        <mc:AlternateContent>
          <mc:Choice Requires="wps">
            <w:drawing>
              <wp:inline distT="0" distB="0" distL="0" distR="0" wp14:anchorId="62499D31" wp14:editId="66C47B6D">
                <wp:extent cx="5175849" cy="1276710"/>
                <wp:effectExtent l="0" t="0" r="25400" b="19050"/>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5849" cy="1276710"/>
                        </a:xfrm>
                        <a:prstGeom prst="bracketPair">
                          <a:avLst>
                            <a:gd name="adj" fmla="val 10754"/>
                          </a:avLst>
                        </a:prstGeom>
                        <a:noFill/>
                        <a:ln w="19050">
                          <a:solidFill>
                            <a:srgbClr val="BED632"/>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943634"/>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ffectLst>
                                <a:outerShdw dist="17961" dir="2700000" algn="ctr" rotWithShape="0">
                                  <a:srgbClr val="9BBB59">
                                    <a:gamma/>
                                    <a:shade val="60000"/>
                                    <a:invGamma/>
                                  </a:srgbClr>
                                </a:outerShdw>
                              </a:effectLst>
                            </a14:hiddenEffects>
                          </a:ext>
                        </a:extLst>
                      </wps:spPr>
                      <wps:txbx>
                        <w:txbxContent>
                          <w:p w14:paraId="03FD800B" w14:textId="66210769" w:rsidR="000B598E" w:rsidRDefault="000B598E" w:rsidP="000B598E">
                            <w:pPr>
                              <w:rPr>
                                <w:bCs/>
                                <w:i/>
                              </w:rPr>
                            </w:pPr>
                            <w:r w:rsidRPr="00DE4EEE">
                              <w:rPr>
                                <w:b/>
                                <w:i/>
                              </w:rPr>
                              <w:t xml:space="preserve">Note: </w:t>
                            </w:r>
                            <w:r w:rsidR="00F9540D" w:rsidRPr="00F9540D">
                              <w:rPr>
                                <w:bCs/>
                                <w:i/>
                              </w:rPr>
                              <w:t xml:space="preserve">PEM files must be converted to .PKCS format for Ramp </w:t>
                            </w:r>
                            <w:proofErr w:type="spellStart"/>
                            <w:r w:rsidR="00F9540D" w:rsidRPr="00F9540D">
                              <w:rPr>
                                <w:bCs/>
                                <w:i/>
                              </w:rPr>
                              <w:t>eCDN</w:t>
                            </w:r>
                            <w:proofErr w:type="spellEnd"/>
                            <w:r w:rsidR="00F9540D" w:rsidRPr="00F9540D">
                              <w:rPr>
                                <w:bCs/>
                                <w:i/>
                              </w:rPr>
                              <w:t xml:space="preserve"> version 3.3 </w:t>
                            </w:r>
                            <w:r w:rsidR="00597A44">
                              <w:rPr>
                                <w:bCs/>
                                <w:i/>
                              </w:rPr>
                              <w:t>and</w:t>
                            </w:r>
                            <w:r w:rsidR="00F9540D" w:rsidRPr="00F9540D">
                              <w:rPr>
                                <w:bCs/>
                                <w:i/>
                              </w:rPr>
                              <w:t xml:space="preserve"> later. Ramp recommends using OpenSSL utility.</w:t>
                            </w:r>
                            <w:r w:rsidR="00F9540D">
                              <w:rPr>
                                <w:bCs/>
                                <w:i/>
                              </w:rPr>
                              <w:t xml:space="preserve"> For example:</w:t>
                            </w:r>
                          </w:p>
                          <w:p w14:paraId="4A3C2F1F" w14:textId="421D8472" w:rsidR="00F9540D" w:rsidRDefault="00F9540D" w:rsidP="000B598E">
                            <w:pPr>
                              <w:rPr>
                                <w:rFonts w:ascii="Courier New" w:hAnsi="Courier New" w:cs="Courier New"/>
                                <w:bCs/>
                                <w:iCs/>
                              </w:rPr>
                            </w:pPr>
                            <w:proofErr w:type="spellStart"/>
                            <w:r w:rsidRPr="00F9540D">
                              <w:rPr>
                                <w:rFonts w:ascii="Courier New" w:hAnsi="Courier New" w:cs="Courier New"/>
                                <w:bCs/>
                                <w:iCs/>
                              </w:rPr>
                              <w:t>openssl</w:t>
                            </w:r>
                            <w:proofErr w:type="spellEnd"/>
                            <w:r w:rsidRPr="00F9540D">
                              <w:rPr>
                                <w:rFonts w:ascii="Courier New" w:hAnsi="Courier New" w:cs="Courier New"/>
                                <w:bCs/>
                                <w:iCs/>
                              </w:rPr>
                              <w:t xml:space="preserve"> pkcs12 -export -out </w:t>
                            </w:r>
                            <w:r>
                              <w:rPr>
                                <w:rFonts w:ascii="Courier New" w:hAnsi="Courier New" w:cs="Courier New"/>
                                <w:bCs/>
                                <w:iCs/>
                              </w:rPr>
                              <w:t>&lt;</w:t>
                            </w:r>
                            <w:proofErr w:type="spellStart"/>
                            <w:r>
                              <w:rPr>
                                <w:rFonts w:ascii="Courier New" w:hAnsi="Courier New" w:cs="Courier New"/>
                                <w:bCs/>
                                <w:iCs/>
                              </w:rPr>
                              <w:t>output_file</w:t>
                            </w:r>
                            <w:r w:rsidR="00A31728">
                              <w:rPr>
                                <w:rFonts w:ascii="Courier New" w:hAnsi="Courier New" w:cs="Courier New"/>
                                <w:bCs/>
                                <w:iCs/>
                              </w:rPr>
                              <w:t>_</w:t>
                            </w:r>
                            <w:r>
                              <w:rPr>
                                <w:rFonts w:ascii="Courier New" w:hAnsi="Courier New" w:cs="Courier New"/>
                                <w:bCs/>
                                <w:iCs/>
                              </w:rPr>
                              <w:t>name</w:t>
                            </w:r>
                            <w:proofErr w:type="spellEnd"/>
                            <w:r>
                              <w:rPr>
                                <w:rFonts w:ascii="Courier New" w:hAnsi="Courier New" w:cs="Courier New"/>
                                <w:bCs/>
                                <w:iCs/>
                              </w:rPr>
                              <w:t>&gt;</w:t>
                            </w:r>
                            <w:r w:rsidRPr="00F9540D">
                              <w:rPr>
                                <w:rFonts w:ascii="Courier New" w:hAnsi="Courier New" w:cs="Courier New"/>
                                <w:bCs/>
                                <w:iCs/>
                              </w:rPr>
                              <w:t xml:space="preserve"> -</w:t>
                            </w:r>
                            <w:proofErr w:type="spellStart"/>
                            <w:r w:rsidRPr="00F9540D">
                              <w:rPr>
                                <w:rFonts w:ascii="Courier New" w:hAnsi="Courier New" w:cs="Courier New"/>
                                <w:bCs/>
                                <w:iCs/>
                              </w:rPr>
                              <w:t>inkey</w:t>
                            </w:r>
                            <w:proofErr w:type="spellEnd"/>
                            <w:r w:rsidRPr="00F9540D">
                              <w:rPr>
                                <w:rFonts w:ascii="Courier New" w:hAnsi="Courier New" w:cs="Courier New"/>
                                <w:bCs/>
                                <w:iCs/>
                              </w:rPr>
                              <w:t xml:space="preserve"> </w:t>
                            </w:r>
                            <w:r>
                              <w:rPr>
                                <w:rFonts w:ascii="Courier New" w:hAnsi="Courier New" w:cs="Courier New"/>
                                <w:bCs/>
                                <w:iCs/>
                              </w:rPr>
                              <w:t>&lt;</w:t>
                            </w:r>
                            <w:proofErr w:type="spellStart"/>
                            <w:r>
                              <w:rPr>
                                <w:rFonts w:ascii="Courier New" w:hAnsi="Courier New" w:cs="Courier New"/>
                                <w:bCs/>
                                <w:iCs/>
                              </w:rPr>
                              <w:t>input_pem_</w:t>
                            </w:r>
                            <w:r w:rsidR="00A31728">
                              <w:rPr>
                                <w:rFonts w:ascii="Courier New" w:hAnsi="Courier New" w:cs="Courier New"/>
                                <w:bCs/>
                                <w:iCs/>
                              </w:rPr>
                              <w:t>certificate_key</w:t>
                            </w:r>
                            <w:proofErr w:type="spellEnd"/>
                            <w:r>
                              <w:rPr>
                                <w:rFonts w:ascii="Courier New" w:hAnsi="Courier New" w:cs="Courier New"/>
                                <w:bCs/>
                                <w:iCs/>
                              </w:rPr>
                              <w:t>&gt;</w:t>
                            </w:r>
                            <w:r w:rsidR="00A31728">
                              <w:rPr>
                                <w:rFonts w:ascii="Courier New" w:hAnsi="Courier New" w:cs="Courier New"/>
                                <w:bCs/>
                                <w:iCs/>
                              </w:rPr>
                              <w:t xml:space="preserve"> </w:t>
                            </w:r>
                            <w:r w:rsidRPr="00F9540D">
                              <w:rPr>
                                <w:rFonts w:ascii="Courier New" w:hAnsi="Courier New" w:cs="Courier New"/>
                                <w:bCs/>
                                <w:iCs/>
                              </w:rPr>
                              <w:t xml:space="preserve">-in </w:t>
                            </w:r>
                            <w:r w:rsidR="00A31728">
                              <w:rPr>
                                <w:rFonts w:ascii="Courier New" w:hAnsi="Courier New" w:cs="Courier New"/>
                                <w:bCs/>
                                <w:iCs/>
                              </w:rPr>
                              <w:t>&lt;</w:t>
                            </w:r>
                            <w:proofErr w:type="spellStart"/>
                            <w:r w:rsidR="00A31728">
                              <w:rPr>
                                <w:rFonts w:ascii="Courier New" w:hAnsi="Courier New" w:cs="Courier New"/>
                                <w:bCs/>
                                <w:iCs/>
                              </w:rPr>
                              <w:t>input_pem_certificate_file_name</w:t>
                            </w:r>
                            <w:proofErr w:type="spellEnd"/>
                            <w:r w:rsidR="00A31728">
                              <w:rPr>
                                <w:rFonts w:ascii="Courier New" w:hAnsi="Courier New" w:cs="Courier New"/>
                                <w:bCs/>
                                <w:iCs/>
                              </w:rPr>
                              <w:t>&gt;</w:t>
                            </w:r>
                          </w:p>
                          <w:p w14:paraId="016ED41F" w14:textId="5A443D4C" w:rsidR="00A31728" w:rsidRPr="00A31728" w:rsidRDefault="00A31728" w:rsidP="000B598E">
                            <w:pPr>
                              <w:rPr>
                                <w:rFonts w:cs="Open Sans"/>
                                <w:bCs/>
                                <w:i/>
                              </w:rPr>
                            </w:pPr>
                            <w:r>
                              <w:rPr>
                                <w:rFonts w:cs="Open Sans"/>
                                <w:bCs/>
                                <w:i/>
                              </w:rPr>
                              <w:t>For more information, see the OpenSSL documentation.</w:t>
                            </w:r>
                          </w:p>
                        </w:txbxContent>
                      </wps:txbx>
                      <wps:bodyPr rot="0" vert="horz" wrap="square" lIns="45720" tIns="45720" rIns="45720" bIns="45720" anchor="ctr" anchorCtr="0" upright="1">
                        <a:noAutofit/>
                      </wps:bodyPr>
                    </wps:wsp>
                  </a:graphicData>
                </a:graphic>
              </wp:inline>
            </w:drawing>
          </mc:Choice>
          <mc:Fallback>
            <w:pict>
              <v:shape w14:anchorId="62499D31" id="_x0000_s1030" type="#_x0000_t185" style="width:407.55pt;height:10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" adj="2323" strokecolor="#bed632" strokeweight="1.5pt">
                <v:textbox inset="3.6pt,,3.6pt">
                  <w:txbxContent>
                    <w:p w14:paraId="03FD800B" w14:textId="66210769" w:rsidR="000B598E" w:rsidRDefault="000B598E" w:rsidP="000B598E">
                      <w:pPr>
                        <w:rPr>
                          <w:bCs/>
                          <w:i/>
                        </w:rPr>
                      </w:pPr>
                      <w:r w:rsidRPr="00DE4EEE">
                        <w:rPr>
                          <w:b/>
                          <w:i/>
                        </w:rPr>
                        <w:t xml:space="preserve">Note: </w:t>
                      </w:r>
                      <w:r w:rsidR="00F9540D" w:rsidRPr="00F9540D">
                        <w:rPr>
                          <w:bCs/>
                          <w:i/>
                        </w:rPr>
                        <w:t xml:space="preserve">PEM files must be converted to .PKCS format for Ramp </w:t>
                      </w:r>
                      <w:proofErr w:type="spellStart"/>
                      <w:r w:rsidR="00F9540D" w:rsidRPr="00F9540D">
                        <w:rPr>
                          <w:bCs/>
                          <w:i/>
                        </w:rPr>
                        <w:t>eCDN</w:t>
                      </w:r>
                      <w:proofErr w:type="spellEnd"/>
                      <w:r w:rsidR="00F9540D" w:rsidRPr="00F9540D">
                        <w:rPr>
                          <w:bCs/>
                          <w:i/>
                        </w:rPr>
                        <w:t xml:space="preserve"> version 3.3 </w:t>
                      </w:r>
                      <w:r w:rsidR="00597A44">
                        <w:rPr>
                          <w:bCs/>
                          <w:i/>
                        </w:rPr>
                        <w:t>and</w:t>
                      </w:r>
                      <w:r w:rsidR="00F9540D" w:rsidRPr="00F9540D">
                        <w:rPr>
                          <w:bCs/>
                          <w:i/>
                        </w:rPr>
                        <w:t xml:space="preserve"> later. Ramp recommends using OpenSSL utility.</w:t>
                      </w:r>
                      <w:r w:rsidR="00F9540D">
                        <w:rPr>
                          <w:bCs/>
                          <w:i/>
                        </w:rPr>
                        <w:t xml:space="preserve"> For example:</w:t>
                      </w:r>
                    </w:p>
                    <w:p w14:paraId="4A3C2F1F" w14:textId="421D8472" w:rsidR="00F9540D" w:rsidRDefault="00F9540D" w:rsidP="000B598E">
                      <w:pPr>
                        <w:rPr>
                          <w:rFonts w:ascii="Courier New" w:hAnsi="Courier New" w:cs="Courier New"/>
                          <w:bCs/>
                          <w:iCs/>
                        </w:rPr>
                      </w:pPr>
                      <w:proofErr w:type="spellStart"/>
                      <w:r w:rsidRPr="00F9540D">
                        <w:rPr>
                          <w:rFonts w:ascii="Courier New" w:hAnsi="Courier New" w:cs="Courier New"/>
                          <w:bCs/>
                          <w:iCs/>
                        </w:rPr>
                        <w:t>openssl</w:t>
                      </w:r>
                      <w:proofErr w:type="spellEnd"/>
                      <w:r w:rsidRPr="00F9540D">
                        <w:rPr>
                          <w:rFonts w:ascii="Courier New" w:hAnsi="Courier New" w:cs="Courier New"/>
                          <w:bCs/>
                          <w:iCs/>
                        </w:rPr>
                        <w:t xml:space="preserve"> pkcs12 -export -out </w:t>
                      </w:r>
                      <w:r>
                        <w:rPr>
                          <w:rFonts w:ascii="Courier New" w:hAnsi="Courier New" w:cs="Courier New"/>
                          <w:bCs/>
                          <w:iCs/>
                        </w:rPr>
                        <w:t>&lt;</w:t>
                      </w:r>
                      <w:proofErr w:type="spellStart"/>
                      <w:r>
                        <w:rPr>
                          <w:rFonts w:ascii="Courier New" w:hAnsi="Courier New" w:cs="Courier New"/>
                          <w:bCs/>
                          <w:iCs/>
                        </w:rPr>
                        <w:t>output_file</w:t>
                      </w:r>
                      <w:r w:rsidR="00A31728">
                        <w:rPr>
                          <w:rFonts w:ascii="Courier New" w:hAnsi="Courier New" w:cs="Courier New"/>
                          <w:bCs/>
                          <w:iCs/>
                        </w:rPr>
                        <w:t>_</w:t>
                      </w:r>
                      <w:r>
                        <w:rPr>
                          <w:rFonts w:ascii="Courier New" w:hAnsi="Courier New" w:cs="Courier New"/>
                          <w:bCs/>
                          <w:iCs/>
                        </w:rPr>
                        <w:t>name</w:t>
                      </w:r>
                      <w:proofErr w:type="spellEnd"/>
                      <w:r>
                        <w:rPr>
                          <w:rFonts w:ascii="Courier New" w:hAnsi="Courier New" w:cs="Courier New"/>
                          <w:bCs/>
                          <w:iCs/>
                        </w:rPr>
                        <w:t>&gt;</w:t>
                      </w:r>
                      <w:r w:rsidRPr="00F9540D">
                        <w:rPr>
                          <w:rFonts w:ascii="Courier New" w:hAnsi="Courier New" w:cs="Courier New"/>
                          <w:bCs/>
                          <w:iCs/>
                        </w:rPr>
                        <w:t xml:space="preserve"> -</w:t>
                      </w:r>
                      <w:proofErr w:type="spellStart"/>
                      <w:r w:rsidRPr="00F9540D">
                        <w:rPr>
                          <w:rFonts w:ascii="Courier New" w:hAnsi="Courier New" w:cs="Courier New"/>
                          <w:bCs/>
                          <w:iCs/>
                        </w:rPr>
                        <w:t>inkey</w:t>
                      </w:r>
                      <w:proofErr w:type="spellEnd"/>
                      <w:r w:rsidRPr="00F9540D">
                        <w:rPr>
                          <w:rFonts w:ascii="Courier New" w:hAnsi="Courier New" w:cs="Courier New"/>
                          <w:bCs/>
                          <w:iCs/>
                        </w:rPr>
                        <w:t xml:space="preserve"> </w:t>
                      </w:r>
                      <w:r>
                        <w:rPr>
                          <w:rFonts w:ascii="Courier New" w:hAnsi="Courier New" w:cs="Courier New"/>
                          <w:bCs/>
                          <w:iCs/>
                        </w:rPr>
                        <w:t>&lt;</w:t>
                      </w:r>
                      <w:proofErr w:type="spellStart"/>
                      <w:r>
                        <w:rPr>
                          <w:rFonts w:ascii="Courier New" w:hAnsi="Courier New" w:cs="Courier New"/>
                          <w:bCs/>
                          <w:iCs/>
                        </w:rPr>
                        <w:t>input_pem_</w:t>
                      </w:r>
                      <w:r w:rsidR="00A31728">
                        <w:rPr>
                          <w:rFonts w:ascii="Courier New" w:hAnsi="Courier New" w:cs="Courier New"/>
                          <w:bCs/>
                          <w:iCs/>
                        </w:rPr>
                        <w:t>certificate_key</w:t>
                      </w:r>
                      <w:proofErr w:type="spellEnd"/>
                      <w:r>
                        <w:rPr>
                          <w:rFonts w:ascii="Courier New" w:hAnsi="Courier New" w:cs="Courier New"/>
                          <w:bCs/>
                          <w:iCs/>
                        </w:rPr>
                        <w:t>&gt;</w:t>
                      </w:r>
                      <w:r w:rsidR="00A31728">
                        <w:rPr>
                          <w:rFonts w:ascii="Courier New" w:hAnsi="Courier New" w:cs="Courier New"/>
                          <w:bCs/>
                          <w:iCs/>
                        </w:rPr>
                        <w:t xml:space="preserve"> </w:t>
                      </w:r>
                      <w:r w:rsidRPr="00F9540D">
                        <w:rPr>
                          <w:rFonts w:ascii="Courier New" w:hAnsi="Courier New" w:cs="Courier New"/>
                          <w:bCs/>
                          <w:iCs/>
                        </w:rPr>
                        <w:t xml:space="preserve">-in </w:t>
                      </w:r>
                      <w:r w:rsidR="00A31728">
                        <w:rPr>
                          <w:rFonts w:ascii="Courier New" w:hAnsi="Courier New" w:cs="Courier New"/>
                          <w:bCs/>
                          <w:iCs/>
                        </w:rPr>
                        <w:t>&lt;</w:t>
                      </w:r>
                      <w:proofErr w:type="spellStart"/>
                      <w:r w:rsidR="00A31728">
                        <w:rPr>
                          <w:rFonts w:ascii="Courier New" w:hAnsi="Courier New" w:cs="Courier New"/>
                          <w:bCs/>
                          <w:iCs/>
                        </w:rPr>
                        <w:t>input_pem_certificate_file_name</w:t>
                      </w:r>
                      <w:proofErr w:type="spellEnd"/>
                      <w:r w:rsidR="00A31728">
                        <w:rPr>
                          <w:rFonts w:ascii="Courier New" w:hAnsi="Courier New" w:cs="Courier New"/>
                          <w:bCs/>
                          <w:iCs/>
                        </w:rPr>
                        <w:t>&gt;</w:t>
                      </w:r>
                    </w:p>
                    <w:p w14:paraId="016ED41F" w14:textId="5A443D4C" w:rsidR="00A31728" w:rsidRPr="00A31728" w:rsidRDefault="00A31728" w:rsidP="000B598E">
                      <w:pPr>
                        <w:rPr>
                          <w:rFonts w:cs="Open Sans"/>
                          <w:bCs/>
                          <w:i/>
                        </w:rPr>
                      </w:pPr>
                      <w:r>
                        <w:rPr>
                          <w:rFonts w:cs="Open Sans"/>
                          <w:bCs/>
                          <w:i/>
                        </w:rPr>
                        <w:t>For more information, see the OpenSSL documentation.</w:t>
                      </w:r>
                    </w:p>
                  </w:txbxContent>
                </v:textbox>
                <w10:anchorlock/>
              </v:shape>
            </w:pict>
          </mc:Fallback>
        </mc:AlternateContent>
      </w:r>
    </w:p>
    <w:p w14:paraId="327456A2" w14:textId="60ADEA00" w:rsidR="00D76C1C" w:rsidRDefault="00D76C1C" w:rsidP="00D76C1C">
      <w:pPr>
        <w:pStyle w:val="Heading2"/>
      </w:pPr>
      <w:bookmarkStart w:id="1530" w:name="_Toc120867439"/>
      <w:r>
        <w:t xml:space="preserve">Upgrading from Ramp </w:t>
      </w:r>
      <w:proofErr w:type="spellStart"/>
      <w:r>
        <w:t>eCDN</w:t>
      </w:r>
      <w:proofErr w:type="spellEnd"/>
      <w:r>
        <w:t xml:space="preserve"> Version 3.1/3.2</w:t>
      </w:r>
      <w:bookmarkEnd w:id="1530"/>
    </w:p>
    <w:p w14:paraId="0F826324" w14:textId="77777777" w:rsidR="001F5188" w:rsidRDefault="001F5188" w:rsidP="001F5188">
      <w:r>
        <w:t>Before upgrading, do the following:</w:t>
      </w:r>
    </w:p>
    <w:p w14:paraId="18221EFE" w14:textId="77777777" w:rsidR="001F5188" w:rsidRDefault="001F5188" w:rsidP="003B2FF7">
      <w:pPr>
        <w:pStyle w:val="ListParagraph"/>
        <w:numPr>
          <w:ilvl w:val="0"/>
          <w:numId w:val="203"/>
        </w:numPr>
        <w:contextualSpacing w:val="0"/>
      </w:pPr>
      <w:r>
        <w:t>Preserve the following Database Connection Strings:</w:t>
      </w:r>
    </w:p>
    <w:p w14:paraId="700BBD1E" w14:textId="77777777" w:rsidR="001F5188" w:rsidRDefault="001F5188" w:rsidP="001F5188">
      <w:pPr>
        <w:pStyle w:val="ListParagraph"/>
        <w:numPr>
          <w:ilvl w:val="0"/>
          <w:numId w:val="202"/>
        </w:numPr>
        <w:contextualSpacing w:val="0"/>
      </w:pPr>
      <w:r>
        <w:t>Altimeter:</w:t>
      </w:r>
    </w:p>
    <w:p w14:paraId="0D630AFF" w14:textId="77777777" w:rsidR="001F5188" w:rsidRDefault="001F5188" w:rsidP="001F5188">
      <w:pPr>
        <w:pStyle w:val="ListParagraph"/>
        <w:numPr>
          <w:ilvl w:val="1"/>
          <w:numId w:val="202"/>
        </w:numPr>
        <w:contextualSpacing w:val="0"/>
      </w:pPr>
      <w:r>
        <w:t>Copy the following file to a safe location that will not be overwritten:</w:t>
      </w:r>
    </w:p>
    <w:p w14:paraId="2BA98179" w14:textId="3A95E500" w:rsidR="001F5188" w:rsidRDefault="001F5188" w:rsidP="001F5188">
      <w:pPr>
        <w:pStyle w:val="ListParagraph"/>
        <w:ind w:left="2160"/>
        <w:contextualSpacing w:val="0"/>
      </w:pPr>
      <w:r w:rsidRPr="00140E93">
        <w:rPr>
          <w:rFonts w:ascii="Courier New" w:hAnsi="Courier New" w:cs="Courier New"/>
        </w:rPr>
        <w:t>&lt;</w:t>
      </w:r>
      <w:proofErr w:type="spellStart"/>
      <w:r w:rsidRPr="00140E93">
        <w:rPr>
          <w:rFonts w:ascii="Courier New" w:hAnsi="Courier New" w:cs="Courier New"/>
        </w:rPr>
        <w:t>install</w:t>
      </w:r>
      <w:r>
        <w:rPr>
          <w:rFonts w:ascii="Courier New" w:hAnsi="Courier New" w:cs="Courier New"/>
        </w:rPr>
        <w:t>_</w:t>
      </w:r>
      <w:r w:rsidRPr="00140E93">
        <w:rPr>
          <w:rFonts w:ascii="Courier New" w:hAnsi="Courier New" w:cs="Courier New"/>
        </w:rPr>
        <w:t>directory</w:t>
      </w:r>
      <w:proofErr w:type="spellEnd"/>
      <w:r w:rsidRPr="00140E93">
        <w:rPr>
          <w:rFonts w:ascii="Courier New" w:hAnsi="Courier New" w:cs="Courier New"/>
        </w:rPr>
        <w:t>&gt;</w:t>
      </w:r>
      <w:r>
        <w:rPr>
          <w:rFonts w:ascii="Courier New" w:hAnsi="Courier New" w:cs="Courier New"/>
        </w:rPr>
        <w:t>/</w:t>
      </w:r>
      <w:proofErr w:type="spellStart"/>
      <w:r w:rsidR="00552557">
        <w:rPr>
          <w:rFonts w:ascii="Courier New" w:hAnsi="Courier New" w:cs="Courier New"/>
        </w:rPr>
        <w:t>coreanalytics</w:t>
      </w:r>
      <w:proofErr w:type="spellEnd"/>
      <w:r w:rsidR="00AE2E31" w:rsidRPr="00AE2E31">
        <w:rPr>
          <w:rFonts w:ascii="Courier New" w:hAnsi="Courier New" w:cs="Courier New"/>
        </w:rPr>
        <w:t>/</w:t>
      </w:r>
      <w:proofErr w:type="spellStart"/>
      <w:r w:rsidR="00AE2E31" w:rsidRPr="00AE2E31">
        <w:rPr>
          <w:rFonts w:ascii="Courier New" w:hAnsi="Courier New" w:cs="Courier New"/>
        </w:rPr>
        <w:t>application.properties</w:t>
      </w:r>
      <w:proofErr w:type="spellEnd"/>
    </w:p>
    <w:p w14:paraId="29862360" w14:textId="0F86689A" w:rsidR="001F5188" w:rsidRDefault="001F5188" w:rsidP="00552557">
      <w:pPr>
        <w:pStyle w:val="ListParagraph"/>
        <w:numPr>
          <w:ilvl w:val="1"/>
          <w:numId w:val="202"/>
        </w:numPr>
        <w:contextualSpacing w:val="0"/>
      </w:pPr>
      <w:r>
        <w:t xml:space="preserve">In the </w:t>
      </w:r>
      <w:proofErr w:type="spellStart"/>
      <w:r w:rsidR="00AE2E31">
        <w:t>application.properties</w:t>
      </w:r>
      <w:proofErr w:type="spellEnd"/>
      <w:r>
        <w:t xml:space="preserve"> file</w:t>
      </w:r>
      <w:r w:rsidR="00AE2E31">
        <w:t>, l</w:t>
      </w:r>
      <w:r>
        <w:t>ocate the Altimeter Database Connection String</w:t>
      </w:r>
      <w:bookmarkStart w:id="1531" w:name="_Hlk114657876"/>
      <w:r>
        <w:t xml:space="preserve"> in the </w:t>
      </w:r>
      <w:r w:rsidR="00552557">
        <w:t>property</w:t>
      </w:r>
      <w:r>
        <w:t xml:space="preserve"> called “</w:t>
      </w:r>
      <w:r w:rsidR="00552557" w:rsidRPr="00552557">
        <w:t>vdms.database.url</w:t>
      </w:r>
      <w:r>
        <w:t>”.</w:t>
      </w:r>
      <w:r w:rsidR="00552557">
        <w:t xml:space="preserve"> </w:t>
      </w:r>
      <w:r>
        <w:t>Use this string during upgrade.</w:t>
      </w:r>
      <w:bookmarkEnd w:id="1531"/>
      <w:r>
        <w:t xml:space="preserve"> </w:t>
      </w:r>
    </w:p>
    <w:p w14:paraId="1A07E6FB" w14:textId="77777777" w:rsidR="001F5188" w:rsidRDefault="001F5188" w:rsidP="001F5188">
      <w:pPr>
        <w:pStyle w:val="ListParagraph"/>
        <w:numPr>
          <w:ilvl w:val="0"/>
          <w:numId w:val="202"/>
        </w:numPr>
        <w:contextualSpacing w:val="0"/>
      </w:pPr>
      <w:r>
        <w:t>Core Analytics:</w:t>
      </w:r>
    </w:p>
    <w:p w14:paraId="3C34DB23" w14:textId="77777777" w:rsidR="001F5188" w:rsidRDefault="001F5188" w:rsidP="001F5188">
      <w:pPr>
        <w:pStyle w:val="ListParagraph"/>
        <w:numPr>
          <w:ilvl w:val="1"/>
          <w:numId w:val="202"/>
        </w:numPr>
        <w:contextualSpacing w:val="0"/>
      </w:pPr>
      <w:r>
        <w:t>Copy the following file to a safe location that will not be overwritten:</w:t>
      </w:r>
    </w:p>
    <w:p w14:paraId="52C7B125" w14:textId="70945639" w:rsidR="001F5188" w:rsidRDefault="001F5188" w:rsidP="001F5188">
      <w:pPr>
        <w:pStyle w:val="ListParagraph"/>
        <w:ind w:left="2160"/>
        <w:contextualSpacing w:val="0"/>
      </w:pPr>
      <w:r w:rsidRPr="00140E93">
        <w:rPr>
          <w:rFonts w:ascii="Courier New" w:hAnsi="Courier New" w:cs="Courier New"/>
        </w:rPr>
        <w:t>&lt;</w:t>
      </w:r>
      <w:proofErr w:type="spellStart"/>
      <w:r w:rsidRPr="00140E93">
        <w:rPr>
          <w:rFonts w:ascii="Courier New" w:hAnsi="Courier New" w:cs="Courier New"/>
        </w:rPr>
        <w:t>install</w:t>
      </w:r>
      <w:r>
        <w:rPr>
          <w:rFonts w:ascii="Courier New" w:hAnsi="Courier New" w:cs="Courier New"/>
        </w:rPr>
        <w:t>_</w:t>
      </w:r>
      <w:r w:rsidRPr="00140E93">
        <w:rPr>
          <w:rFonts w:ascii="Courier New" w:hAnsi="Courier New" w:cs="Courier New"/>
        </w:rPr>
        <w:t>directory</w:t>
      </w:r>
      <w:proofErr w:type="spellEnd"/>
      <w:r w:rsidRPr="00140E93">
        <w:rPr>
          <w:rFonts w:ascii="Courier New" w:hAnsi="Courier New" w:cs="Courier New"/>
        </w:rPr>
        <w:t>&gt;</w:t>
      </w:r>
      <w:r w:rsidRPr="001C44A0">
        <w:rPr>
          <w:rFonts w:ascii="Courier New" w:hAnsi="Courier New" w:cs="Courier New"/>
        </w:rPr>
        <w:t>/</w:t>
      </w:r>
      <w:proofErr w:type="spellStart"/>
      <w:r w:rsidR="00552557" w:rsidRPr="00552557">
        <w:rPr>
          <w:rFonts w:ascii="Courier New" w:hAnsi="Courier New" w:cs="Courier New"/>
        </w:rPr>
        <w:t>coreanalytics</w:t>
      </w:r>
      <w:proofErr w:type="spellEnd"/>
      <w:r w:rsidR="00552557" w:rsidRPr="00552557">
        <w:rPr>
          <w:rFonts w:ascii="Courier New" w:hAnsi="Courier New" w:cs="Courier New"/>
        </w:rPr>
        <w:t>/</w:t>
      </w:r>
      <w:proofErr w:type="spellStart"/>
      <w:r w:rsidR="00552557" w:rsidRPr="00552557">
        <w:rPr>
          <w:rFonts w:ascii="Courier New" w:hAnsi="Courier New" w:cs="Courier New"/>
        </w:rPr>
        <w:t>application.properties</w:t>
      </w:r>
      <w:proofErr w:type="spellEnd"/>
    </w:p>
    <w:p w14:paraId="51E3B3B4" w14:textId="4CF9E8A4" w:rsidR="001F5188" w:rsidRDefault="001F5188" w:rsidP="001F5188">
      <w:pPr>
        <w:pStyle w:val="ListParagraph"/>
        <w:numPr>
          <w:ilvl w:val="1"/>
          <w:numId w:val="202"/>
        </w:numPr>
        <w:contextualSpacing w:val="0"/>
      </w:pPr>
      <w:r>
        <w:t xml:space="preserve">In the </w:t>
      </w:r>
      <w:proofErr w:type="spellStart"/>
      <w:r w:rsidR="00552557">
        <w:t>application.properties</w:t>
      </w:r>
      <w:proofErr w:type="spellEnd"/>
      <w:r>
        <w:t xml:space="preserve"> file, locate the Core Analytics Database Connection String </w:t>
      </w:r>
      <w:r w:rsidR="00552557" w:rsidRPr="00552557">
        <w:t>in the property called “</w:t>
      </w:r>
      <w:r w:rsidR="00552557">
        <w:t>mate</w:t>
      </w:r>
      <w:r w:rsidR="00552557" w:rsidRPr="00552557">
        <w:t>.database.url”. Use this string during upgrade</w:t>
      </w:r>
      <w:r>
        <w:t>.</w:t>
      </w:r>
    </w:p>
    <w:p w14:paraId="62E9EADB" w14:textId="5CDCBCF1" w:rsidR="001F5188" w:rsidRDefault="001F5188" w:rsidP="003B2FF7">
      <w:pPr>
        <w:pStyle w:val="ListParagraph"/>
        <w:numPr>
          <w:ilvl w:val="0"/>
          <w:numId w:val="203"/>
        </w:numPr>
        <w:contextualSpacing w:val="0"/>
      </w:pPr>
      <w:r>
        <w:t>(</w:t>
      </w:r>
      <w:r w:rsidRPr="007E585C">
        <w:rPr>
          <w:b/>
          <w:bCs/>
        </w:rPr>
        <w:t>If LDAP is used only</w:t>
      </w:r>
      <w:r>
        <w:t>) Preserve the following LDAP information:</w:t>
      </w:r>
    </w:p>
    <w:p w14:paraId="1B496436" w14:textId="69962C5A" w:rsidR="00B51148" w:rsidRDefault="00B51148" w:rsidP="00B51148">
      <w:pPr>
        <w:pStyle w:val="ListParagraph"/>
        <w:contextualSpacing w:val="0"/>
      </w:pPr>
    </w:p>
    <w:p w14:paraId="41307680" w14:textId="77777777" w:rsidR="00B51148" w:rsidRDefault="00B51148" w:rsidP="00B51148">
      <w:pPr>
        <w:pStyle w:val="ListParagraph"/>
        <w:contextualSpacing w:val="0"/>
      </w:pPr>
    </w:p>
    <w:p w14:paraId="42E3CF7D" w14:textId="77777777" w:rsidR="001F5188" w:rsidRDefault="001F5188" w:rsidP="001F5188">
      <w:pPr>
        <w:pStyle w:val="ListParagraph"/>
        <w:numPr>
          <w:ilvl w:val="0"/>
          <w:numId w:val="202"/>
        </w:numPr>
        <w:contextualSpacing w:val="0"/>
      </w:pPr>
      <w:r>
        <w:lastRenderedPageBreak/>
        <w:t>Altimeter:</w:t>
      </w:r>
    </w:p>
    <w:p w14:paraId="389BD8E2" w14:textId="77777777" w:rsidR="001F5188" w:rsidRDefault="001F5188" w:rsidP="001F5188">
      <w:pPr>
        <w:pStyle w:val="ListParagraph"/>
        <w:numPr>
          <w:ilvl w:val="1"/>
          <w:numId w:val="202"/>
        </w:numPr>
        <w:contextualSpacing w:val="0"/>
      </w:pPr>
      <w:r>
        <w:t>Copy the following file to a safe location that will not be overwritten:</w:t>
      </w:r>
    </w:p>
    <w:p w14:paraId="4DDC3436" w14:textId="77777777" w:rsidR="001F5188" w:rsidRDefault="001F5188" w:rsidP="001F5188">
      <w:pPr>
        <w:pStyle w:val="ListParagraph"/>
        <w:ind w:left="2160"/>
        <w:contextualSpacing w:val="0"/>
      </w:pPr>
      <w:r w:rsidRPr="00140E93">
        <w:rPr>
          <w:rFonts w:ascii="Courier New" w:hAnsi="Courier New" w:cs="Courier New"/>
        </w:rPr>
        <w:t>&lt;</w:t>
      </w:r>
      <w:proofErr w:type="spellStart"/>
      <w:r w:rsidRPr="00140E93">
        <w:rPr>
          <w:rFonts w:ascii="Courier New" w:hAnsi="Courier New" w:cs="Courier New"/>
        </w:rPr>
        <w:t>install</w:t>
      </w:r>
      <w:r>
        <w:rPr>
          <w:rFonts w:ascii="Courier New" w:hAnsi="Courier New" w:cs="Courier New"/>
        </w:rPr>
        <w:t>_</w:t>
      </w:r>
      <w:r w:rsidRPr="00140E93">
        <w:rPr>
          <w:rFonts w:ascii="Courier New" w:hAnsi="Courier New" w:cs="Courier New"/>
        </w:rPr>
        <w:t>directory</w:t>
      </w:r>
      <w:proofErr w:type="spellEnd"/>
      <w:r w:rsidRPr="00140E93">
        <w:rPr>
          <w:rFonts w:ascii="Courier New" w:hAnsi="Courier New" w:cs="Courier New"/>
        </w:rPr>
        <w:t>&gt;</w:t>
      </w:r>
      <w:r>
        <w:rPr>
          <w:rFonts w:ascii="Courier New" w:hAnsi="Courier New" w:cs="Courier New"/>
        </w:rPr>
        <w:t>/</w:t>
      </w:r>
      <w:r w:rsidRPr="002E6D19">
        <w:rPr>
          <w:rFonts w:ascii="Courier New" w:hAnsi="Courier New" w:cs="Courier New"/>
        </w:rPr>
        <w:t>tomcat/webapps/</w:t>
      </w:r>
      <w:proofErr w:type="spellStart"/>
      <w:r w:rsidRPr="002E6D19">
        <w:rPr>
          <w:rFonts w:ascii="Courier New" w:hAnsi="Courier New" w:cs="Courier New"/>
        </w:rPr>
        <w:t>vdms</w:t>
      </w:r>
      <w:proofErr w:type="spellEnd"/>
      <w:r w:rsidRPr="002E6D19">
        <w:rPr>
          <w:rFonts w:ascii="Courier New" w:hAnsi="Courier New" w:cs="Courier New"/>
        </w:rPr>
        <w:t>/WEB-INF/context.xml</w:t>
      </w:r>
    </w:p>
    <w:p w14:paraId="13CBDADB" w14:textId="3703D072" w:rsidR="001F5188" w:rsidRDefault="001F5188" w:rsidP="001F5188">
      <w:pPr>
        <w:pStyle w:val="ListParagraph"/>
        <w:numPr>
          <w:ilvl w:val="1"/>
          <w:numId w:val="202"/>
        </w:numPr>
        <w:contextualSpacing w:val="0"/>
      </w:pPr>
      <w:r>
        <w:t>In the context.xml file</w:t>
      </w:r>
      <w:r w:rsidR="00594E18">
        <w:t>,</w:t>
      </w:r>
      <w:r>
        <w:t xml:space="preserve"> locate the LDAP information in the XML element called “realm”. Use this information during upgrade.</w:t>
      </w:r>
    </w:p>
    <w:p w14:paraId="19354FD5" w14:textId="056FD144" w:rsidR="00594E18" w:rsidRDefault="00594E18" w:rsidP="00594E18">
      <w:pPr>
        <w:pStyle w:val="ListParagraph"/>
        <w:numPr>
          <w:ilvl w:val="0"/>
          <w:numId w:val="202"/>
        </w:numPr>
        <w:contextualSpacing w:val="0"/>
      </w:pPr>
      <w:r>
        <w:t>Core Analytics:</w:t>
      </w:r>
    </w:p>
    <w:p w14:paraId="2D444FD5" w14:textId="77777777" w:rsidR="00594E18" w:rsidRDefault="00594E18" w:rsidP="00594E18">
      <w:pPr>
        <w:pStyle w:val="ListParagraph"/>
        <w:numPr>
          <w:ilvl w:val="1"/>
          <w:numId w:val="202"/>
        </w:numPr>
        <w:contextualSpacing w:val="0"/>
      </w:pPr>
      <w:r>
        <w:t>Copy the following file to a safe location that will not be overwritten:</w:t>
      </w:r>
    </w:p>
    <w:p w14:paraId="30B773B9" w14:textId="5494256B" w:rsidR="00594E18" w:rsidRDefault="00594E18" w:rsidP="00594E18">
      <w:pPr>
        <w:pStyle w:val="ListParagraph"/>
        <w:ind w:left="2160"/>
        <w:contextualSpacing w:val="0"/>
      </w:pPr>
      <w:r w:rsidRPr="00140E93">
        <w:rPr>
          <w:rFonts w:ascii="Courier New" w:hAnsi="Courier New" w:cs="Courier New"/>
        </w:rPr>
        <w:t>&lt;</w:t>
      </w:r>
      <w:proofErr w:type="spellStart"/>
      <w:r w:rsidRPr="00140E93">
        <w:rPr>
          <w:rFonts w:ascii="Courier New" w:hAnsi="Courier New" w:cs="Courier New"/>
        </w:rPr>
        <w:t>install</w:t>
      </w:r>
      <w:r>
        <w:rPr>
          <w:rFonts w:ascii="Courier New" w:hAnsi="Courier New" w:cs="Courier New"/>
        </w:rPr>
        <w:t>_</w:t>
      </w:r>
      <w:r w:rsidRPr="00140E93">
        <w:rPr>
          <w:rFonts w:ascii="Courier New" w:hAnsi="Courier New" w:cs="Courier New"/>
        </w:rPr>
        <w:t>directory</w:t>
      </w:r>
      <w:proofErr w:type="spellEnd"/>
      <w:r w:rsidRPr="00140E93">
        <w:rPr>
          <w:rFonts w:ascii="Courier New" w:hAnsi="Courier New" w:cs="Courier New"/>
        </w:rPr>
        <w:t>&gt;</w:t>
      </w:r>
      <w:r>
        <w:rPr>
          <w:rFonts w:ascii="Courier New" w:hAnsi="Courier New" w:cs="Courier New"/>
        </w:rPr>
        <w:t>/</w:t>
      </w:r>
      <w:proofErr w:type="spellStart"/>
      <w:r w:rsidR="00A063E6" w:rsidRPr="00A063E6">
        <w:rPr>
          <w:rFonts w:ascii="Courier New" w:hAnsi="Courier New" w:cs="Courier New"/>
        </w:rPr>
        <w:t>coreanalytics</w:t>
      </w:r>
      <w:proofErr w:type="spellEnd"/>
      <w:r w:rsidR="00A063E6" w:rsidRPr="00A063E6">
        <w:rPr>
          <w:rFonts w:ascii="Courier New" w:hAnsi="Courier New" w:cs="Courier New"/>
        </w:rPr>
        <w:t>/</w:t>
      </w:r>
      <w:proofErr w:type="spellStart"/>
      <w:r w:rsidR="00A063E6" w:rsidRPr="00A063E6">
        <w:rPr>
          <w:rFonts w:ascii="Courier New" w:hAnsi="Courier New" w:cs="Courier New"/>
        </w:rPr>
        <w:t>applicat</w:t>
      </w:r>
      <w:r w:rsidR="00A063E6">
        <w:rPr>
          <w:rFonts w:ascii="Courier New" w:hAnsi="Courier New" w:cs="Courier New"/>
        </w:rPr>
        <w:t>i</w:t>
      </w:r>
      <w:r w:rsidR="00A063E6" w:rsidRPr="00A063E6">
        <w:rPr>
          <w:rFonts w:ascii="Courier New" w:hAnsi="Courier New" w:cs="Courier New"/>
        </w:rPr>
        <w:t>on.properties</w:t>
      </w:r>
      <w:proofErr w:type="spellEnd"/>
    </w:p>
    <w:p w14:paraId="286080AE" w14:textId="25F5E53E" w:rsidR="00594E18" w:rsidRDefault="00594E18" w:rsidP="00594E18">
      <w:pPr>
        <w:pStyle w:val="ListParagraph"/>
        <w:numPr>
          <w:ilvl w:val="1"/>
          <w:numId w:val="202"/>
        </w:numPr>
        <w:contextualSpacing w:val="0"/>
      </w:pPr>
      <w:r>
        <w:t xml:space="preserve">In the </w:t>
      </w:r>
      <w:proofErr w:type="spellStart"/>
      <w:r w:rsidR="00C16DA0" w:rsidRPr="00C16DA0">
        <w:t>application.properties</w:t>
      </w:r>
      <w:proofErr w:type="spellEnd"/>
      <w:r>
        <w:t xml:space="preserve"> file, locate the LDAP information</w:t>
      </w:r>
      <w:r w:rsidR="00C16DA0">
        <w:t xml:space="preserve">. </w:t>
      </w:r>
      <w:r>
        <w:t>Use this information during upgrade.</w:t>
      </w:r>
    </w:p>
    <w:p w14:paraId="0E97B1DE" w14:textId="77777777" w:rsidR="001F5188" w:rsidRDefault="001F5188" w:rsidP="003B2FF7">
      <w:pPr>
        <w:pStyle w:val="ListParagraph"/>
        <w:numPr>
          <w:ilvl w:val="0"/>
          <w:numId w:val="203"/>
        </w:numPr>
        <w:contextualSpacing w:val="0"/>
      </w:pPr>
      <w:r>
        <w:t>(</w:t>
      </w:r>
      <w:r w:rsidRPr="007E585C">
        <w:rPr>
          <w:b/>
          <w:bCs/>
        </w:rPr>
        <w:t xml:space="preserve">If </w:t>
      </w:r>
      <w:r>
        <w:rPr>
          <w:b/>
          <w:bCs/>
        </w:rPr>
        <w:t>SSL</w:t>
      </w:r>
      <w:r w:rsidRPr="007E585C">
        <w:rPr>
          <w:b/>
          <w:bCs/>
        </w:rPr>
        <w:t xml:space="preserve"> is used only</w:t>
      </w:r>
      <w:r>
        <w:t>) Preserve the following SSL information:</w:t>
      </w:r>
    </w:p>
    <w:p w14:paraId="6C8F4EDD" w14:textId="77777777" w:rsidR="001F5188" w:rsidRDefault="001F5188" w:rsidP="001F5188">
      <w:pPr>
        <w:pStyle w:val="ListParagraph"/>
        <w:numPr>
          <w:ilvl w:val="0"/>
          <w:numId w:val="202"/>
        </w:numPr>
        <w:contextualSpacing w:val="0"/>
      </w:pPr>
      <w:r>
        <w:t>Altimeter:</w:t>
      </w:r>
    </w:p>
    <w:p w14:paraId="50D15D7C" w14:textId="1F4572CE" w:rsidR="001F5188" w:rsidRDefault="001F5188" w:rsidP="001F5188">
      <w:pPr>
        <w:pStyle w:val="ListParagraph"/>
        <w:numPr>
          <w:ilvl w:val="1"/>
          <w:numId w:val="202"/>
        </w:numPr>
        <w:contextualSpacing w:val="0"/>
      </w:pPr>
      <w:r>
        <w:t>Copy the</w:t>
      </w:r>
      <w:r w:rsidR="00C16DA0">
        <w:t xml:space="preserve"> </w:t>
      </w:r>
      <w:r>
        <w:t>.PKCS</w:t>
      </w:r>
      <w:r w:rsidR="00C16DA0">
        <w:t xml:space="preserve"> </w:t>
      </w:r>
      <w:r>
        <w:t>file to a safe location that will not be overwritten. Use the location of this file during upgrade.</w:t>
      </w:r>
    </w:p>
    <w:p w14:paraId="709F138F" w14:textId="786557E1" w:rsidR="00025D7C" w:rsidRDefault="00025D7C" w:rsidP="00025D7C">
      <w:pPr>
        <w:pStyle w:val="Heading1"/>
      </w:pPr>
      <w:bookmarkStart w:id="1532" w:name="_Toc120867440"/>
      <w:r>
        <w:t xml:space="preserve">Recommended Deployment </w:t>
      </w:r>
      <w:r w:rsidR="0043298B">
        <w:t xml:space="preserve">Order and </w:t>
      </w:r>
      <w:r>
        <w:t>Model</w:t>
      </w:r>
      <w:bookmarkEnd w:id="1532"/>
    </w:p>
    <w:p w14:paraId="21BE577A" w14:textId="7E9A2379" w:rsidR="00025D7C" w:rsidRDefault="00025D7C" w:rsidP="00025D7C">
      <w:r>
        <w:t xml:space="preserve">Ramp </w:t>
      </w:r>
      <w:r w:rsidRPr="00F255B7">
        <w:t xml:space="preserve">recommends </w:t>
      </w:r>
      <w:r>
        <w:t xml:space="preserve">deploying the Ramp </w:t>
      </w:r>
      <w:proofErr w:type="spellStart"/>
      <w:r>
        <w:t>eCDN</w:t>
      </w:r>
      <w:proofErr w:type="spellEnd"/>
      <w:r>
        <w:t xml:space="preserve"> components </w:t>
      </w:r>
      <w:r w:rsidR="00F47A77">
        <w:t>in the following order</w:t>
      </w:r>
      <w:r>
        <w:t>:</w:t>
      </w:r>
    </w:p>
    <w:tbl>
      <w:tblPr>
        <w:tblStyle w:val="GridTable2-Accent2121"/>
        <w:tblW w:w="10170" w:type="dxa"/>
        <w:tblLayout w:type="fixed"/>
        <w:tblLook w:val="04A0" w:firstRow="1" w:lastRow="0" w:firstColumn="1" w:lastColumn="0" w:noHBand="0" w:noVBand="1"/>
      </w:tblPr>
      <w:tblGrid>
        <w:gridCol w:w="2430"/>
        <w:gridCol w:w="7740"/>
      </w:tblGrid>
      <w:tr w:rsidR="00025D7C" w:rsidRPr="003564FA" w14:paraId="756D3974" w14:textId="77777777" w:rsidTr="00140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E2EA6FC" w14:textId="6442A869" w:rsidR="00025D7C" w:rsidRPr="003564FA" w:rsidRDefault="00025D7C" w:rsidP="00470E02">
            <w:pPr>
              <w:spacing w:after="0"/>
              <w:rPr>
                <w:color w:val="274756"/>
              </w:rPr>
            </w:pPr>
            <w:bookmarkStart w:id="1533" w:name="_Hlk105588584"/>
            <w:r>
              <w:rPr>
                <w:color w:val="274756"/>
              </w:rPr>
              <w:t>Component(s)</w:t>
            </w:r>
            <w:r w:rsidRPr="003564FA">
              <w:rPr>
                <w:color w:val="274756"/>
              </w:rPr>
              <w:t xml:space="preserve"> </w:t>
            </w:r>
          </w:p>
        </w:tc>
        <w:tc>
          <w:tcPr>
            <w:tcW w:w="7740" w:type="dxa"/>
          </w:tcPr>
          <w:p w14:paraId="775AE76D" w14:textId="77777777" w:rsidR="00025D7C" w:rsidRPr="00446D62" w:rsidRDefault="00025D7C" w:rsidP="00470E02">
            <w:pPr>
              <w:spacing w:after="0"/>
              <w:ind w:left="72"/>
              <w:cnfStyle w:val="100000000000" w:firstRow="1" w:lastRow="0" w:firstColumn="0" w:lastColumn="0" w:oddVBand="0" w:evenVBand="0" w:oddHBand="0" w:evenHBand="0" w:firstRowFirstColumn="0" w:firstRowLastColumn="0" w:lastRowFirstColumn="0" w:lastRowLastColumn="0"/>
              <w:rPr>
                <w:color w:val="274756"/>
              </w:rPr>
            </w:pPr>
            <w:r w:rsidRPr="00446D62">
              <w:rPr>
                <w:color w:val="274756"/>
              </w:rPr>
              <w:t>Ramp Recommendation</w:t>
            </w:r>
          </w:p>
        </w:tc>
      </w:tr>
      <w:tr w:rsidR="00025D7C" w:rsidRPr="003564FA" w14:paraId="7C81692F"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top w:val="single" w:sz="12" w:space="0" w:color="7CB2CC" w:themeColor="accent2" w:themeTint="99"/>
              <w:bottom w:val="single" w:sz="4" w:space="0" w:color="7CB2CC" w:themeColor="accent2" w:themeTint="99"/>
            </w:tcBorders>
          </w:tcPr>
          <w:p w14:paraId="7A4216E4" w14:textId="42071468" w:rsidR="00025D7C" w:rsidRPr="00140E93" w:rsidRDefault="00E46FE8" w:rsidP="00140E93">
            <w:pPr>
              <w:rPr>
                <w:color w:val="274756"/>
              </w:rPr>
            </w:pPr>
            <w:r>
              <w:rPr>
                <w:color w:val="274756"/>
              </w:rPr>
              <w:t>1. Altimeter and Core Analytics</w:t>
            </w:r>
          </w:p>
        </w:tc>
        <w:tc>
          <w:tcPr>
            <w:tcW w:w="7740" w:type="dxa"/>
            <w:tcBorders>
              <w:top w:val="single" w:sz="12" w:space="0" w:color="7CB2CC" w:themeColor="accent2" w:themeTint="99"/>
              <w:bottom w:val="single" w:sz="4" w:space="0" w:color="7CB2CC" w:themeColor="accent2" w:themeTint="99"/>
            </w:tcBorders>
          </w:tcPr>
          <w:p w14:paraId="38E3D909" w14:textId="27D569E3" w:rsidR="001327EC" w:rsidRDefault="00395782">
            <w:pPr>
              <w:cnfStyle w:val="000000100000" w:firstRow="0" w:lastRow="0" w:firstColumn="0" w:lastColumn="0" w:oddVBand="0" w:evenVBand="0" w:oddHBand="1" w:evenHBand="0" w:firstRowFirstColumn="0" w:firstRowLastColumn="0" w:lastRowFirstColumn="0" w:lastRowLastColumn="0"/>
              <w:rPr>
                <w:color w:val="274756"/>
              </w:rPr>
            </w:pPr>
            <w:r w:rsidRPr="00395782">
              <w:rPr>
                <w:color w:val="274756"/>
              </w:rPr>
              <w:t xml:space="preserve">Altimeter and Core Analytics </w:t>
            </w:r>
            <w:r w:rsidR="00F47A77">
              <w:rPr>
                <w:color w:val="274756"/>
              </w:rPr>
              <w:t xml:space="preserve">are </w:t>
            </w:r>
            <w:r w:rsidR="0043298B">
              <w:rPr>
                <w:color w:val="274756"/>
              </w:rPr>
              <w:t xml:space="preserve">deployed </w:t>
            </w:r>
            <w:r w:rsidR="00F47A77">
              <w:rPr>
                <w:color w:val="274756"/>
              </w:rPr>
              <w:t>on the same host</w:t>
            </w:r>
            <w:r w:rsidRPr="00395782">
              <w:rPr>
                <w:color w:val="274756"/>
              </w:rPr>
              <w:t xml:space="preserve">, and </w:t>
            </w:r>
            <w:r w:rsidR="0043298B">
              <w:rPr>
                <w:color w:val="274756"/>
              </w:rPr>
              <w:t xml:space="preserve">are connected to the </w:t>
            </w:r>
            <w:r>
              <w:rPr>
                <w:color w:val="274756"/>
              </w:rPr>
              <w:t xml:space="preserve">database </w:t>
            </w:r>
            <w:r w:rsidRPr="00395782">
              <w:rPr>
                <w:color w:val="274756"/>
              </w:rPr>
              <w:t>you configured in</w:t>
            </w:r>
            <w:r>
              <w:rPr>
                <w:color w:val="274756"/>
              </w:rPr>
              <w:t xml:space="preserve"> </w:t>
            </w:r>
            <w:hyperlink w:anchor="PreparingtheAltimeterDatabase" w:history="1">
              <w:r w:rsidRPr="00395782">
                <w:rPr>
                  <w:rStyle w:val="Hyperlink"/>
                </w:rPr>
                <w:t>Prepar</w:t>
              </w:r>
              <w:r>
                <w:rPr>
                  <w:rStyle w:val="Hyperlink"/>
                </w:rPr>
                <w:t xml:space="preserve">e the </w:t>
              </w:r>
              <w:r w:rsidRPr="00395782">
                <w:rPr>
                  <w:rStyle w:val="Hyperlink"/>
                </w:rPr>
                <w:t>Database</w:t>
              </w:r>
            </w:hyperlink>
            <w:r w:rsidRPr="00395782">
              <w:rPr>
                <w:color w:val="274756"/>
              </w:rPr>
              <w:t>.</w:t>
            </w:r>
          </w:p>
          <w:p w14:paraId="2307C79C" w14:textId="7B66D76D" w:rsidR="0084060D" w:rsidRPr="00140E93" w:rsidRDefault="0084060D" w:rsidP="00140E93">
            <w:pPr>
              <w:cnfStyle w:val="000000100000" w:firstRow="0" w:lastRow="0" w:firstColumn="0" w:lastColumn="0" w:oddVBand="0" w:evenVBand="0" w:oddHBand="1" w:evenHBand="0" w:firstRowFirstColumn="0" w:firstRowLastColumn="0" w:lastRowFirstColumn="0" w:lastRowLastColumn="0"/>
              <w:rPr>
                <w:i/>
                <w:iCs/>
                <w:color w:val="274756"/>
              </w:rPr>
            </w:pPr>
            <w:r w:rsidRPr="00140E93">
              <w:rPr>
                <w:b/>
                <w:bCs/>
                <w:i/>
                <w:iCs/>
                <w:color w:val="274756"/>
              </w:rPr>
              <w:t>Note:</w:t>
            </w:r>
            <w:r w:rsidRPr="00140E93">
              <w:rPr>
                <w:i/>
                <w:iCs/>
                <w:color w:val="274756"/>
              </w:rPr>
              <w:t xml:space="preserve"> </w:t>
            </w:r>
            <w:r w:rsidRPr="00140E93">
              <w:rPr>
                <w:b/>
                <w:bCs/>
                <w:i/>
                <w:iCs/>
                <w:color w:val="274756"/>
              </w:rPr>
              <w:t xml:space="preserve">To use Altimeter High Availability Mode, </w:t>
            </w:r>
            <w:r w:rsidR="008211A5" w:rsidRPr="00140E93">
              <w:rPr>
                <w:b/>
                <w:bCs/>
                <w:i/>
                <w:iCs/>
                <w:color w:val="274756"/>
              </w:rPr>
              <w:t xml:space="preserve">during installation, connect </w:t>
            </w:r>
            <w:r w:rsidRPr="00140E93">
              <w:rPr>
                <w:b/>
                <w:bCs/>
                <w:i/>
                <w:iCs/>
                <w:color w:val="274756"/>
              </w:rPr>
              <w:t>each Altimeter to the same database</w:t>
            </w:r>
            <w:r w:rsidR="008211A5" w:rsidRPr="00140E93">
              <w:rPr>
                <w:b/>
                <w:bCs/>
                <w:i/>
                <w:iCs/>
                <w:color w:val="274756"/>
              </w:rPr>
              <w:t>.</w:t>
            </w:r>
          </w:p>
        </w:tc>
      </w:tr>
      <w:tr w:rsidR="00025D7C" w:rsidRPr="003564FA" w14:paraId="5A5BF8A5" w14:textId="77777777" w:rsidTr="00140E93">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7CB2CC" w:themeColor="accent2" w:themeTint="99"/>
              <w:bottom w:val="single" w:sz="4" w:space="0" w:color="7CB2CC" w:themeColor="accent2" w:themeTint="99"/>
            </w:tcBorders>
          </w:tcPr>
          <w:p w14:paraId="0BAD3526" w14:textId="70D5482A" w:rsidR="00025D7C" w:rsidRPr="00140E93" w:rsidRDefault="00E46FE8" w:rsidP="00140E93">
            <w:pPr>
              <w:rPr>
                <w:color w:val="274756"/>
              </w:rPr>
            </w:pPr>
            <w:r>
              <w:rPr>
                <w:color w:val="274756"/>
              </w:rPr>
              <w:t>2. Data Broker</w:t>
            </w:r>
          </w:p>
        </w:tc>
        <w:tc>
          <w:tcPr>
            <w:tcW w:w="7740" w:type="dxa"/>
            <w:tcBorders>
              <w:top w:val="single" w:sz="4" w:space="0" w:color="7CB2CC" w:themeColor="accent2" w:themeTint="99"/>
              <w:bottom w:val="single" w:sz="4" w:space="0" w:color="7CB2CC" w:themeColor="accent2" w:themeTint="99"/>
            </w:tcBorders>
          </w:tcPr>
          <w:p w14:paraId="4AD1F75F" w14:textId="099A94AD" w:rsidR="00A2096C" w:rsidRDefault="00454963" w:rsidP="00025D7C">
            <w:pPr>
              <w:cnfStyle w:val="000000000000" w:firstRow="0" w:lastRow="0" w:firstColumn="0" w:lastColumn="0" w:oddVBand="0" w:evenVBand="0" w:oddHBand="0" w:evenHBand="0" w:firstRowFirstColumn="0" w:firstRowLastColumn="0" w:lastRowFirstColumn="0" w:lastRowLastColumn="0"/>
              <w:rPr>
                <w:color w:val="274756"/>
              </w:rPr>
            </w:pPr>
            <w:r w:rsidRPr="00454963">
              <w:rPr>
                <w:color w:val="274756"/>
              </w:rPr>
              <w:t xml:space="preserve">Data Broker can be deployed on the Altimeter/Core </w:t>
            </w:r>
            <w:r w:rsidR="0084060D">
              <w:rPr>
                <w:color w:val="274756"/>
              </w:rPr>
              <w:t>Analytics</w:t>
            </w:r>
            <w:r w:rsidRPr="00454963">
              <w:rPr>
                <w:color w:val="274756"/>
              </w:rPr>
              <w:t xml:space="preserve"> host, but for large environments, </w:t>
            </w:r>
            <w:r w:rsidR="00030020">
              <w:rPr>
                <w:color w:val="274756"/>
              </w:rPr>
              <w:t>Data Broker requires a separate host.</w:t>
            </w:r>
            <w:r w:rsidRPr="00454963">
              <w:rPr>
                <w:color w:val="274756"/>
              </w:rPr>
              <w:t xml:space="preserve"> </w:t>
            </w:r>
          </w:p>
          <w:p w14:paraId="532C022A" w14:textId="7382DA64" w:rsidR="00025D7C" w:rsidRPr="00193241" w:rsidRDefault="00A2096C" w:rsidP="00140E93">
            <w:pPr>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Data Broker </w:t>
            </w:r>
            <w:r w:rsidR="0043298B">
              <w:rPr>
                <w:color w:val="274756"/>
              </w:rPr>
              <w:t xml:space="preserve">is connected to the </w:t>
            </w:r>
            <w:r w:rsidR="00454963" w:rsidRPr="00454963">
              <w:rPr>
                <w:color w:val="274756"/>
              </w:rPr>
              <w:t>database you configured in</w:t>
            </w:r>
            <w:r>
              <w:rPr>
                <w:color w:val="274756"/>
              </w:rPr>
              <w:t xml:space="preserve"> </w:t>
            </w:r>
            <w:hyperlink w:anchor="PreparingtheAltimeterDatabase" w:history="1">
              <w:r w:rsidRPr="00395782">
                <w:rPr>
                  <w:rStyle w:val="Hyperlink"/>
                </w:rPr>
                <w:t>Prepar</w:t>
              </w:r>
              <w:r>
                <w:rPr>
                  <w:rStyle w:val="Hyperlink"/>
                </w:rPr>
                <w:t xml:space="preserve">e the </w:t>
              </w:r>
              <w:r w:rsidRPr="00395782">
                <w:rPr>
                  <w:rStyle w:val="Hyperlink"/>
                </w:rPr>
                <w:t>Database</w:t>
              </w:r>
            </w:hyperlink>
            <w:r>
              <w:rPr>
                <w:color w:val="274756"/>
              </w:rPr>
              <w:t xml:space="preserve">, but can also be set to </w:t>
            </w:r>
            <w:r w:rsidRPr="00A2096C">
              <w:rPr>
                <w:color w:val="274756"/>
              </w:rPr>
              <w:t>forward data to a service (Pass-Though Mode)</w:t>
            </w:r>
            <w:r>
              <w:rPr>
                <w:color w:val="274756"/>
              </w:rPr>
              <w:t xml:space="preserve"> </w:t>
            </w:r>
            <w:r w:rsidR="0043298B">
              <w:rPr>
                <w:color w:val="274756"/>
              </w:rPr>
              <w:t>following installation.</w:t>
            </w:r>
          </w:p>
        </w:tc>
      </w:tr>
      <w:tr w:rsidR="00025D7C" w:rsidRPr="003564FA" w14:paraId="30AED77F"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7CB2CC" w:themeColor="accent2" w:themeTint="99"/>
            </w:tcBorders>
          </w:tcPr>
          <w:p w14:paraId="43B9EBE2" w14:textId="21F3490D" w:rsidR="00025D7C" w:rsidRDefault="00E46FE8" w:rsidP="00470E02">
            <w:pPr>
              <w:rPr>
                <w:color w:val="274756"/>
              </w:rPr>
            </w:pPr>
            <w:r>
              <w:rPr>
                <w:color w:val="274756"/>
              </w:rPr>
              <w:t xml:space="preserve">3. </w:t>
            </w:r>
            <w:proofErr w:type="spellStart"/>
            <w:r>
              <w:rPr>
                <w:color w:val="274756"/>
              </w:rPr>
              <w:t>OmniCache</w:t>
            </w:r>
            <w:proofErr w:type="spellEnd"/>
          </w:p>
        </w:tc>
        <w:tc>
          <w:tcPr>
            <w:tcW w:w="7740" w:type="dxa"/>
            <w:tcBorders>
              <w:top w:val="single" w:sz="4" w:space="0" w:color="7CB2CC" w:themeColor="accent2" w:themeTint="99"/>
            </w:tcBorders>
          </w:tcPr>
          <w:p w14:paraId="4E9B2387" w14:textId="6E611E76" w:rsidR="00025D7C" w:rsidRPr="00193241" w:rsidRDefault="00F04FE2" w:rsidP="00025D7C">
            <w:pPr>
              <w:cnfStyle w:val="000000100000" w:firstRow="0" w:lastRow="0" w:firstColumn="0" w:lastColumn="0" w:oddVBand="0" w:evenVBand="0" w:oddHBand="1" w:evenHBand="0" w:firstRowFirstColumn="0" w:firstRowLastColumn="0" w:lastRowFirstColumn="0" w:lastRowLastColumn="0"/>
              <w:rPr>
                <w:color w:val="274756"/>
              </w:rPr>
            </w:pPr>
            <w:proofErr w:type="spellStart"/>
            <w:r>
              <w:rPr>
                <w:color w:val="274756"/>
              </w:rPr>
              <w:t>OmniCache</w:t>
            </w:r>
            <w:proofErr w:type="spellEnd"/>
            <w:r>
              <w:rPr>
                <w:color w:val="274756"/>
              </w:rPr>
              <w:t xml:space="preserve"> nodes</w:t>
            </w:r>
            <w:r w:rsidRPr="00F04FE2">
              <w:rPr>
                <w:color w:val="274756"/>
              </w:rPr>
              <w:t xml:space="preserve"> require separate hosts, deployed in your network architecture where they can best satisfy your throughput, video quality, and optimization requirements.</w:t>
            </w:r>
          </w:p>
        </w:tc>
      </w:tr>
      <w:tr w:rsidR="00025D7C" w:rsidRPr="003564FA" w14:paraId="7AAF246A" w14:textId="77777777" w:rsidTr="00140E93">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7CB2CC" w:themeColor="accent2" w:themeTint="99"/>
              <w:bottom w:val="single" w:sz="4" w:space="0" w:color="7CB2CC" w:themeColor="accent2" w:themeTint="99"/>
            </w:tcBorders>
          </w:tcPr>
          <w:p w14:paraId="1369F01C" w14:textId="16289D5A" w:rsidR="00025D7C" w:rsidRDefault="00E46FE8" w:rsidP="00470E02">
            <w:pPr>
              <w:rPr>
                <w:color w:val="274756"/>
              </w:rPr>
            </w:pPr>
            <w:r>
              <w:rPr>
                <w:color w:val="274756"/>
              </w:rPr>
              <w:t xml:space="preserve">4. </w:t>
            </w:r>
            <w:r w:rsidR="00395782">
              <w:rPr>
                <w:color w:val="274756"/>
              </w:rPr>
              <w:t>Multicast+ Sender</w:t>
            </w:r>
          </w:p>
        </w:tc>
        <w:tc>
          <w:tcPr>
            <w:tcW w:w="7740" w:type="dxa"/>
            <w:tcBorders>
              <w:top w:val="single" w:sz="4" w:space="0" w:color="7CB2CC" w:themeColor="accent2" w:themeTint="99"/>
              <w:bottom w:val="single" w:sz="4" w:space="0" w:color="7CB2CC" w:themeColor="accent2" w:themeTint="99"/>
            </w:tcBorders>
          </w:tcPr>
          <w:p w14:paraId="622D309F" w14:textId="5F5A1402" w:rsidR="00025D7C" w:rsidRPr="00193241" w:rsidRDefault="00A2096C" w:rsidP="00025D7C">
            <w:pPr>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Multicast+ Senders </w:t>
            </w:r>
            <w:r w:rsidR="00030020">
              <w:rPr>
                <w:color w:val="274756"/>
              </w:rPr>
              <w:t>require separate host</w:t>
            </w:r>
            <w:r w:rsidR="00F04FE2">
              <w:rPr>
                <w:color w:val="274756"/>
              </w:rPr>
              <w:t>s</w:t>
            </w:r>
            <w:r w:rsidR="00030020">
              <w:rPr>
                <w:color w:val="274756"/>
              </w:rPr>
              <w:t xml:space="preserve">, </w:t>
            </w:r>
            <w:r w:rsidR="00F04FE2">
              <w:rPr>
                <w:color w:val="274756"/>
              </w:rPr>
              <w:t xml:space="preserve">deployed </w:t>
            </w:r>
            <w:r w:rsidR="00030020">
              <w:rPr>
                <w:color w:val="274756"/>
              </w:rPr>
              <w:t xml:space="preserve">in your network architecture </w:t>
            </w:r>
            <w:r w:rsidR="00F04FE2">
              <w:rPr>
                <w:color w:val="274756"/>
              </w:rPr>
              <w:t xml:space="preserve">where they can best </w:t>
            </w:r>
            <w:r w:rsidR="00F04FE2" w:rsidRPr="00F04FE2">
              <w:rPr>
                <w:color w:val="274756"/>
              </w:rPr>
              <w:t>satisfy your throughput, video quality, and optimization requirements.</w:t>
            </w:r>
          </w:p>
        </w:tc>
      </w:tr>
      <w:tr w:rsidR="00395782" w:rsidRPr="003564FA" w14:paraId="3F059243"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7CB2CC" w:themeColor="accent2" w:themeTint="99"/>
            </w:tcBorders>
          </w:tcPr>
          <w:p w14:paraId="3B938FF5" w14:textId="4C5EE67D" w:rsidR="00395782" w:rsidRDefault="00E46FE8" w:rsidP="00470E02">
            <w:pPr>
              <w:rPr>
                <w:color w:val="274756"/>
              </w:rPr>
            </w:pPr>
            <w:r>
              <w:rPr>
                <w:color w:val="274756"/>
              </w:rPr>
              <w:t xml:space="preserve">5. </w:t>
            </w:r>
            <w:r w:rsidR="00395782">
              <w:rPr>
                <w:color w:val="274756"/>
              </w:rPr>
              <w:t>Multicast+ Receiver</w:t>
            </w:r>
          </w:p>
        </w:tc>
        <w:tc>
          <w:tcPr>
            <w:tcW w:w="7740" w:type="dxa"/>
            <w:tcBorders>
              <w:top w:val="single" w:sz="4" w:space="0" w:color="7CB2CC" w:themeColor="accent2" w:themeTint="99"/>
            </w:tcBorders>
          </w:tcPr>
          <w:p w14:paraId="27067D67" w14:textId="3A15EBEE" w:rsidR="00395782" w:rsidRPr="00193241" w:rsidRDefault="00F04FE2" w:rsidP="00025D7C">
            <w:pPr>
              <w:cnfStyle w:val="000000100000" w:firstRow="0" w:lastRow="0" w:firstColumn="0" w:lastColumn="0" w:oddVBand="0" w:evenVBand="0" w:oddHBand="1" w:evenHBand="0" w:firstRowFirstColumn="0" w:firstRowLastColumn="0" w:lastRowFirstColumn="0" w:lastRowLastColumn="0"/>
              <w:rPr>
                <w:color w:val="274756"/>
              </w:rPr>
            </w:pPr>
            <w:r>
              <w:rPr>
                <w:color w:val="274756"/>
              </w:rPr>
              <w:t xml:space="preserve">Multicast+ Receivers are deployed </w:t>
            </w:r>
            <w:r w:rsidR="001C3E95">
              <w:rPr>
                <w:color w:val="274756"/>
              </w:rPr>
              <w:t xml:space="preserve">on </w:t>
            </w:r>
            <w:proofErr w:type="gramStart"/>
            <w:r w:rsidR="001C3E95">
              <w:rPr>
                <w:color w:val="274756"/>
              </w:rPr>
              <w:t>clients</w:t>
            </w:r>
            <w:proofErr w:type="gramEnd"/>
            <w:r w:rsidR="001C3E95">
              <w:rPr>
                <w:color w:val="274756"/>
              </w:rPr>
              <w:t xml:space="preserve"> hosts. For more information, see the </w:t>
            </w:r>
            <w:r w:rsidR="001C3E95" w:rsidRPr="00140E93">
              <w:rPr>
                <w:i/>
                <w:iCs/>
                <w:color w:val="274756"/>
              </w:rPr>
              <w:t>Multicast+ Receiver Deployment Guide</w:t>
            </w:r>
            <w:r w:rsidR="001C3E95">
              <w:rPr>
                <w:color w:val="274756"/>
              </w:rPr>
              <w:t>.</w:t>
            </w:r>
          </w:p>
        </w:tc>
      </w:tr>
      <w:bookmarkEnd w:id="1533"/>
    </w:tbl>
    <w:p w14:paraId="7079F8C0" w14:textId="7DFEF744" w:rsidR="00014429" w:rsidRDefault="00014429" w:rsidP="00014429">
      <w:r>
        <w:br w:type="page"/>
      </w:r>
    </w:p>
    <w:p w14:paraId="0FE0B68B" w14:textId="381E0A58" w:rsidR="00F83F70" w:rsidRDefault="00F83F70" w:rsidP="00272E3B">
      <w:pPr>
        <w:pStyle w:val="Heading1"/>
      </w:pPr>
      <w:bookmarkStart w:id="1534" w:name="_Toc105593453"/>
      <w:bookmarkStart w:id="1535" w:name="_Toc105593937"/>
      <w:bookmarkStart w:id="1536" w:name="_Toc105758667"/>
      <w:bookmarkStart w:id="1537" w:name="_Toc105758753"/>
      <w:bookmarkStart w:id="1538" w:name="_Toc106878427"/>
      <w:bookmarkStart w:id="1539" w:name="_Toc106878514"/>
      <w:bookmarkStart w:id="1540" w:name="_Toc108071760"/>
      <w:bookmarkStart w:id="1541" w:name="_Toc108093257"/>
      <w:bookmarkStart w:id="1542" w:name="_Toc108101572"/>
      <w:bookmarkStart w:id="1543" w:name="_Toc108509175"/>
      <w:bookmarkStart w:id="1544" w:name="_Toc109121761"/>
      <w:bookmarkStart w:id="1545" w:name="_Toc109285160"/>
      <w:bookmarkStart w:id="1546" w:name="_Toc109731311"/>
      <w:bookmarkStart w:id="1547" w:name="_Toc111547133"/>
      <w:bookmarkStart w:id="1548" w:name="_Toc105593454"/>
      <w:bookmarkStart w:id="1549" w:name="_Toc105593938"/>
      <w:bookmarkStart w:id="1550" w:name="_Toc105758668"/>
      <w:bookmarkStart w:id="1551" w:name="_Toc105758754"/>
      <w:bookmarkStart w:id="1552" w:name="_Toc106878428"/>
      <w:bookmarkStart w:id="1553" w:name="_Toc106878515"/>
      <w:bookmarkStart w:id="1554" w:name="_Toc108071761"/>
      <w:bookmarkStart w:id="1555" w:name="_Toc108093258"/>
      <w:bookmarkStart w:id="1556" w:name="_Toc108101573"/>
      <w:bookmarkStart w:id="1557" w:name="_Toc108509176"/>
      <w:bookmarkStart w:id="1558" w:name="_Toc109121762"/>
      <w:bookmarkStart w:id="1559" w:name="_Toc109285161"/>
      <w:bookmarkStart w:id="1560" w:name="_Toc109731312"/>
      <w:bookmarkStart w:id="1561" w:name="_Toc111547134"/>
      <w:bookmarkStart w:id="1562" w:name="_Toc105593455"/>
      <w:bookmarkStart w:id="1563" w:name="_Toc105593939"/>
      <w:bookmarkStart w:id="1564" w:name="_Toc105758669"/>
      <w:bookmarkStart w:id="1565" w:name="_Toc105758755"/>
      <w:bookmarkStart w:id="1566" w:name="_Toc106878429"/>
      <w:bookmarkStart w:id="1567" w:name="_Toc106878516"/>
      <w:bookmarkStart w:id="1568" w:name="_Toc108071762"/>
      <w:bookmarkStart w:id="1569" w:name="_Toc108093259"/>
      <w:bookmarkStart w:id="1570" w:name="_Toc108101574"/>
      <w:bookmarkStart w:id="1571" w:name="_Toc108509177"/>
      <w:bookmarkStart w:id="1572" w:name="_Toc109121763"/>
      <w:bookmarkStart w:id="1573" w:name="_Toc109285162"/>
      <w:bookmarkStart w:id="1574" w:name="_Toc109731313"/>
      <w:bookmarkStart w:id="1575" w:name="_Toc111547135"/>
      <w:bookmarkStart w:id="1576" w:name="_Toc105593456"/>
      <w:bookmarkStart w:id="1577" w:name="_Toc105593940"/>
      <w:bookmarkStart w:id="1578" w:name="_Toc105758670"/>
      <w:bookmarkStart w:id="1579" w:name="_Toc105758756"/>
      <w:bookmarkStart w:id="1580" w:name="_Toc106878430"/>
      <w:bookmarkStart w:id="1581" w:name="_Toc106878517"/>
      <w:bookmarkStart w:id="1582" w:name="_Toc108071763"/>
      <w:bookmarkStart w:id="1583" w:name="_Toc108093260"/>
      <w:bookmarkStart w:id="1584" w:name="_Toc108101575"/>
      <w:bookmarkStart w:id="1585" w:name="_Toc108509178"/>
      <w:bookmarkStart w:id="1586" w:name="_Toc109121764"/>
      <w:bookmarkStart w:id="1587" w:name="_Toc109285163"/>
      <w:bookmarkStart w:id="1588" w:name="_Toc109731314"/>
      <w:bookmarkStart w:id="1589" w:name="_Toc111547136"/>
      <w:bookmarkStart w:id="1590" w:name="_Toc105593457"/>
      <w:bookmarkStart w:id="1591" w:name="_Toc105593941"/>
      <w:bookmarkStart w:id="1592" w:name="_Toc105758671"/>
      <w:bookmarkStart w:id="1593" w:name="_Toc105758757"/>
      <w:bookmarkStart w:id="1594" w:name="_Toc106878431"/>
      <w:bookmarkStart w:id="1595" w:name="_Toc106878518"/>
      <w:bookmarkStart w:id="1596" w:name="_Toc108071764"/>
      <w:bookmarkStart w:id="1597" w:name="_Toc108093261"/>
      <w:bookmarkStart w:id="1598" w:name="_Toc108101576"/>
      <w:bookmarkStart w:id="1599" w:name="_Toc108509179"/>
      <w:bookmarkStart w:id="1600" w:name="_Toc109121765"/>
      <w:bookmarkStart w:id="1601" w:name="_Toc109285164"/>
      <w:bookmarkStart w:id="1602" w:name="_Toc109731315"/>
      <w:bookmarkStart w:id="1603" w:name="_Toc111547137"/>
      <w:bookmarkStart w:id="1604" w:name="_Toc105593458"/>
      <w:bookmarkStart w:id="1605" w:name="_Toc105593942"/>
      <w:bookmarkStart w:id="1606" w:name="_Toc105758672"/>
      <w:bookmarkStart w:id="1607" w:name="_Toc105758758"/>
      <w:bookmarkStart w:id="1608" w:name="_Toc106878432"/>
      <w:bookmarkStart w:id="1609" w:name="_Toc106878519"/>
      <w:bookmarkStart w:id="1610" w:name="_Toc108071765"/>
      <w:bookmarkStart w:id="1611" w:name="_Toc108093262"/>
      <w:bookmarkStart w:id="1612" w:name="_Toc108101577"/>
      <w:bookmarkStart w:id="1613" w:name="_Toc108509180"/>
      <w:bookmarkStart w:id="1614" w:name="_Toc109121766"/>
      <w:bookmarkStart w:id="1615" w:name="_Toc109285165"/>
      <w:bookmarkStart w:id="1616" w:name="_Toc109731316"/>
      <w:bookmarkStart w:id="1617" w:name="_Toc111547138"/>
      <w:bookmarkStart w:id="1618" w:name="_Toc105593459"/>
      <w:bookmarkStart w:id="1619" w:name="_Toc105593943"/>
      <w:bookmarkStart w:id="1620" w:name="_Toc105758673"/>
      <w:bookmarkStart w:id="1621" w:name="_Toc105758759"/>
      <w:bookmarkStart w:id="1622" w:name="_Toc106878433"/>
      <w:bookmarkStart w:id="1623" w:name="_Toc106878520"/>
      <w:bookmarkStart w:id="1624" w:name="_Toc108071766"/>
      <w:bookmarkStart w:id="1625" w:name="_Toc108093263"/>
      <w:bookmarkStart w:id="1626" w:name="_Toc108101578"/>
      <w:bookmarkStart w:id="1627" w:name="_Toc108509181"/>
      <w:bookmarkStart w:id="1628" w:name="_Toc109121767"/>
      <w:bookmarkStart w:id="1629" w:name="_Toc109285166"/>
      <w:bookmarkStart w:id="1630" w:name="_Toc109731317"/>
      <w:bookmarkStart w:id="1631" w:name="_Toc111547139"/>
      <w:bookmarkStart w:id="1632" w:name="_Toc105593460"/>
      <w:bookmarkStart w:id="1633" w:name="_Toc105593944"/>
      <w:bookmarkStart w:id="1634" w:name="_Toc105758674"/>
      <w:bookmarkStart w:id="1635" w:name="_Toc105758760"/>
      <w:bookmarkStart w:id="1636" w:name="_Toc106878434"/>
      <w:bookmarkStart w:id="1637" w:name="_Toc106878521"/>
      <w:bookmarkStart w:id="1638" w:name="_Toc108071767"/>
      <w:bookmarkStart w:id="1639" w:name="_Toc108093264"/>
      <w:bookmarkStart w:id="1640" w:name="_Toc108101579"/>
      <w:bookmarkStart w:id="1641" w:name="_Toc108509182"/>
      <w:bookmarkStart w:id="1642" w:name="_Toc109121768"/>
      <w:bookmarkStart w:id="1643" w:name="_Toc109285167"/>
      <w:bookmarkStart w:id="1644" w:name="_Toc109731318"/>
      <w:bookmarkStart w:id="1645" w:name="_Toc111547140"/>
      <w:bookmarkStart w:id="1646" w:name="_Upgrading_MySQL_Connector/J"/>
      <w:bookmarkStart w:id="1647" w:name="_Installing_the_AltitudeCDN_1"/>
      <w:bookmarkStart w:id="1648" w:name="_Install_the_Ramp"/>
      <w:bookmarkStart w:id="1649" w:name="_Hlk105062275"/>
      <w:bookmarkStart w:id="1650" w:name="_Toc120867441"/>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r>
        <w:lastRenderedPageBreak/>
        <w:t xml:space="preserve">Install </w:t>
      </w:r>
      <w:r w:rsidR="00014429">
        <w:t>the Ramp Components</w:t>
      </w:r>
      <w:bookmarkEnd w:id="1650"/>
    </w:p>
    <w:p w14:paraId="3AC7B6E8" w14:textId="093F1532" w:rsidR="00F83F70" w:rsidRDefault="00F83F70" w:rsidP="00F83F70">
      <w:r>
        <w:t xml:space="preserve">To install </w:t>
      </w:r>
      <w:r w:rsidR="00014429">
        <w:t>the Ramp components on the host</w:t>
      </w:r>
      <w:r>
        <w:t>:</w:t>
      </w:r>
    </w:p>
    <w:p w14:paraId="1AC0B5E7" w14:textId="77777777" w:rsidR="00F83F70" w:rsidRDefault="00F83F70" w:rsidP="00F83F70">
      <w:pPr>
        <w:spacing w:before="120"/>
      </w:pPr>
      <w:r w:rsidRPr="004F7055">
        <w:rPr>
          <w:noProof/>
        </w:rPr>
        <mc:AlternateContent>
          <mc:Choice Requires="wps">
            <w:drawing>
              <wp:inline distT="0" distB="0" distL="0" distR="0" wp14:anchorId="0954FDD8" wp14:editId="4E0E5F9C">
                <wp:extent cx="6469812" cy="966159"/>
                <wp:effectExtent l="0" t="0" r="26670" b="24765"/>
                <wp:docPr id="3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69812" cy="966159"/>
                        </a:xfrm>
                        <a:prstGeom prst="bracketPair">
                          <a:avLst>
                            <a:gd name="adj" fmla="val 10754"/>
                          </a:avLst>
                        </a:prstGeom>
                        <a:noFill/>
                        <a:ln w="19050">
                          <a:solidFill>
                            <a:srgbClr val="BED632"/>
                          </a:solidFill>
                          <a:round/>
                          <a:headEnd/>
                          <a:tailEnd/>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943634"/>
                              </a:solidFill>
                            </a14:hiddenFill>
                          </a:ext>
                          <a:ext uri="{AF507438-7753-43e0-B8FC-AC1667EBCBE1}">
                            <a14:hiddenEffects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17961" dir="2700000" algn="ctr" rotWithShape="0">
                                  <a:srgbClr val="9BBB59">
                                    <a:gamma/>
                                    <a:shade val="60000"/>
                                    <a:invGamma/>
                                  </a:srgbClr>
                                </a:outerShdw>
                              </a:effectLst>
                            </a14:hiddenEffects>
                          </a:ext>
                        </a:extLst>
                      </wps:spPr>
                      <wps:txbx>
                        <w:txbxContent>
                          <w:p w14:paraId="2C969B97" w14:textId="77777777" w:rsidR="00A91064" w:rsidRDefault="00F83F70" w:rsidP="00F83F70">
                            <w:pPr>
                              <w:pStyle w:val="ListParagraph"/>
                              <w:spacing w:after="0"/>
                              <w:ind w:left="0"/>
                              <w:jc w:val="both"/>
                              <w:rPr>
                                <w:i/>
                              </w:rPr>
                            </w:pPr>
                            <w:r w:rsidRPr="007F45B7">
                              <w:rPr>
                                <w:b/>
                                <w:i/>
                              </w:rPr>
                              <w:t>Note:</w:t>
                            </w:r>
                            <w:r w:rsidRPr="007F45B7">
                              <w:rPr>
                                <w:i/>
                              </w:rPr>
                              <w:t xml:space="preserve"> </w:t>
                            </w:r>
                            <w:r>
                              <w:rPr>
                                <w:i/>
                              </w:rPr>
                              <w:t xml:space="preserve"> </w:t>
                            </w:r>
                          </w:p>
                          <w:p w14:paraId="73C8BD3F" w14:textId="508C0FB5" w:rsidR="00A91064" w:rsidRDefault="00F83F70" w:rsidP="00A91064">
                            <w:pPr>
                              <w:pStyle w:val="ListParagraph"/>
                              <w:numPr>
                                <w:ilvl w:val="0"/>
                                <w:numId w:val="199"/>
                              </w:numPr>
                              <w:spacing w:after="0"/>
                              <w:jc w:val="both"/>
                              <w:rPr>
                                <w:i/>
                              </w:rPr>
                            </w:pPr>
                            <w:r w:rsidRPr="00CA4574">
                              <w:rPr>
                                <w:i/>
                              </w:rPr>
                              <w:t xml:space="preserve">You need administrator rights on the target machine to use the </w:t>
                            </w:r>
                            <w:r>
                              <w:rPr>
                                <w:i/>
                              </w:rPr>
                              <w:t xml:space="preserve">Ramp </w:t>
                            </w:r>
                            <w:proofErr w:type="spellStart"/>
                            <w:r>
                              <w:rPr>
                                <w:i/>
                              </w:rPr>
                              <w:t>eCDN</w:t>
                            </w:r>
                            <w:proofErr w:type="spellEnd"/>
                            <w:r w:rsidRPr="00CA4574">
                              <w:rPr>
                                <w:i/>
                              </w:rPr>
                              <w:t xml:space="preserve"> Installer</w:t>
                            </w:r>
                            <w:r w:rsidR="00A91064">
                              <w:rPr>
                                <w:i/>
                              </w:rPr>
                              <w:t>.</w:t>
                            </w:r>
                          </w:p>
                          <w:p w14:paraId="4E7C09C8" w14:textId="197ADDD8" w:rsidR="00F83F70" w:rsidRPr="00CA4574" w:rsidRDefault="00A91064" w:rsidP="003F094A">
                            <w:pPr>
                              <w:pStyle w:val="ListParagraph"/>
                              <w:numPr>
                                <w:ilvl w:val="0"/>
                                <w:numId w:val="199"/>
                              </w:numPr>
                              <w:spacing w:after="0"/>
                              <w:jc w:val="both"/>
                              <w:rPr>
                                <w:i/>
                              </w:rPr>
                            </w:pPr>
                            <w:r>
                              <w:rPr>
                                <w:i/>
                              </w:rPr>
                              <w:t>After installation, if component configuration settings</w:t>
                            </w:r>
                            <w:r w:rsidR="00D43029">
                              <w:rPr>
                                <w:i/>
                              </w:rPr>
                              <w:t xml:space="preserve"> must be changed</w:t>
                            </w:r>
                            <w:r>
                              <w:rPr>
                                <w:i/>
                              </w:rPr>
                              <w:t xml:space="preserve">, re-run the installer with </w:t>
                            </w:r>
                            <w:r w:rsidR="00D43029">
                              <w:rPr>
                                <w:i/>
                              </w:rPr>
                              <w:t>the</w:t>
                            </w:r>
                            <w:r>
                              <w:rPr>
                                <w:i/>
                              </w:rPr>
                              <w:t xml:space="preserve"> new settings to update the installed </w:t>
                            </w:r>
                            <w:r w:rsidR="00D43029">
                              <w:rPr>
                                <w:i/>
                              </w:rPr>
                              <w:t>c</w:t>
                            </w:r>
                            <w:r>
                              <w:rPr>
                                <w:i/>
                              </w:rPr>
                              <w:t xml:space="preserve">omponent. </w:t>
                            </w:r>
                          </w:p>
                        </w:txbxContent>
                      </wps:txbx>
                      <wps:bodyPr rot="0" vert="horz" wrap="square" lIns="45720" tIns="45720" rIns="45720" bIns="45720" anchor="ctr" anchorCtr="0" upright="1">
                        <a:noAutofit/>
                      </wps:bodyPr>
                    </wps:wsp>
                  </a:graphicData>
                </a:graphic>
              </wp:inline>
            </w:drawing>
          </mc:Choice>
          <mc:Fallback>
            <w:pict>
              <v:shape w14:anchorId="0954FDD8" id="_x0000_s1031" type="#_x0000_t185" style="width:509.45pt;height:76.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" adj="2323" strokecolor="#bed632" strokeweight="1.5pt">
                <v:textbox inset="3.6pt,,3.6pt">
                  <w:txbxContent>
                    <w:p w14:paraId="2C969B97" w14:textId="77777777" w:rsidR="00A91064" w:rsidRDefault="00F83F70" w:rsidP="00F83F70">
                      <w:pPr>
                        <w:pStyle w:val="ListParagraph"/>
                        <w:spacing w:after="0"/>
                        <w:ind w:left="0"/>
                        <w:jc w:val="both"/>
                        <w:rPr>
                          <w:i/>
                        </w:rPr>
                      </w:pPr>
                      <w:r w:rsidRPr="007F45B7">
                        <w:rPr>
                          <w:b/>
                          <w:i/>
                        </w:rPr>
                        <w:t>Note:</w:t>
                      </w:r>
                      <w:r w:rsidRPr="007F45B7">
                        <w:rPr>
                          <w:i/>
                        </w:rPr>
                        <w:t xml:space="preserve"> </w:t>
                      </w:r>
                      <w:r>
                        <w:rPr>
                          <w:i/>
                        </w:rPr>
                        <w:t xml:space="preserve"> </w:t>
                      </w:r>
                    </w:p>
                    <w:p w14:paraId="73C8BD3F" w14:textId="508C0FB5" w:rsidR="00A91064" w:rsidRDefault="00F83F70" w:rsidP="00A91064">
                      <w:pPr>
                        <w:pStyle w:val="ListParagraph"/>
                        <w:numPr>
                          <w:ilvl w:val="0"/>
                          <w:numId w:val="199"/>
                        </w:numPr>
                        <w:spacing w:after="0"/>
                        <w:jc w:val="both"/>
                        <w:rPr>
                          <w:i/>
                        </w:rPr>
                      </w:pPr>
                      <w:r w:rsidRPr="00CA4574">
                        <w:rPr>
                          <w:i/>
                        </w:rPr>
                        <w:t xml:space="preserve">You need administrator rights on the target machine to use the </w:t>
                      </w:r>
                      <w:r>
                        <w:rPr>
                          <w:i/>
                        </w:rPr>
                        <w:t xml:space="preserve">Ramp </w:t>
                      </w:r>
                      <w:proofErr w:type="spellStart"/>
                      <w:r>
                        <w:rPr>
                          <w:i/>
                        </w:rPr>
                        <w:t>eCDN</w:t>
                      </w:r>
                      <w:proofErr w:type="spellEnd"/>
                      <w:r w:rsidRPr="00CA4574">
                        <w:rPr>
                          <w:i/>
                        </w:rPr>
                        <w:t xml:space="preserve"> Installer</w:t>
                      </w:r>
                      <w:r w:rsidR="00A91064">
                        <w:rPr>
                          <w:i/>
                        </w:rPr>
                        <w:t>.</w:t>
                      </w:r>
                    </w:p>
                    <w:p w14:paraId="4E7C09C8" w14:textId="197ADDD8" w:rsidR="00F83F70" w:rsidRPr="00CA4574" w:rsidRDefault="00A91064" w:rsidP="003F094A">
                      <w:pPr>
                        <w:pStyle w:val="ListParagraph"/>
                        <w:numPr>
                          <w:ilvl w:val="0"/>
                          <w:numId w:val="199"/>
                        </w:numPr>
                        <w:spacing w:after="0"/>
                        <w:jc w:val="both"/>
                        <w:rPr>
                          <w:i/>
                        </w:rPr>
                      </w:pPr>
                      <w:r>
                        <w:rPr>
                          <w:i/>
                        </w:rPr>
                        <w:t>After installation, if component configuration settings</w:t>
                      </w:r>
                      <w:r w:rsidR="00D43029">
                        <w:rPr>
                          <w:i/>
                        </w:rPr>
                        <w:t xml:space="preserve"> must be changed</w:t>
                      </w:r>
                      <w:r>
                        <w:rPr>
                          <w:i/>
                        </w:rPr>
                        <w:t xml:space="preserve">, re-run the installer with </w:t>
                      </w:r>
                      <w:r w:rsidR="00D43029">
                        <w:rPr>
                          <w:i/>
                        </w:rPr>
                        <w:t>the</w:t>
                      </w:r>
                      <w:r>
                        <w:rPr>
                          <w:i/>
                        </w:rPr>
                        <w:t xml:space="preserve"> new settings to update the installed </w:t>
                      </w:r>
                      <w:r w:rsidR="00D43029">
                        <w:rPr>
                          <w:i/>
                        </w:rPr>
                        <w:t>c</w:t>
                      </w:r>
                      <w:r>
                        <w:rPr>
                          <w:i/>
                        </w:rPr>
                        <w:t xml:space="preserve">omponent. </w:t>
                      </w:r>
                    </w:p>
                  </w:txbxContent>
                </v:textbox>
                <w10:anchorlock/>
              </v:shape>
            </w:pict>
          </mc:Fallback>
        </mc:AlternateContent>
      </w:r>
    </w:p>
    <w:p w14:paraId="5757CF4A" w14:textId="69FDD8D8" w:rsidR="00F83F70" w:rsidRPr="00EA240A" w:rsidRDefault="007258DC" w:rsidP="00140E93">
      <w:pPr>
        <w:numPr>
          <w:ilvl w:val="0"/>
          <w:numId w:val="63"/>
        </w:numPr>
        <w:spacing w:line="240" w:lineRule="auto"/>
      </w:pPr>
      <w:bookmarkStart w:id="1651" w:name="_Hlk106789874"/>
      <w:r>
        <w:t xml:space="preserve">Download the Ramp </w:t>
      </w:r>
      <w:proofErr w:type="spellStart"/>
      <w:r>
        <w:t>eC</w:t>
      </w:r>
      <w:r w:rsidR="00F83F70">
        <w:t>DN</w:t>
      </w:r>
      <w:proofErr w:type="spellEnd"/>
      <w:r w:rsidR="00F83F70">
        <w:t xml:space="preserve"> </w:t>
      </w:r>
      <w:r w:rsidR="00B85123">
        <w:t>distribution</w:t>
      </w:r>
      <w:r w:rsidR="00F83F70" w:rsidRPr="00EA240A">
        <w:t xml:space="preserve"> from </w:t>
      </w:r>
      <w:r w:rsidR="00F83F70" w:rsidRPr="00EA240A">
        <w:rPr>
          <w:rFonts w:ascii="Courier New" w:hAnsi="Courier New" w:cs="Courier New"/>
        </w:rPr>
        <w:t>http://connect.ramp</w:t>
      </w:r>
      <w:r w:rsidR="00F83F70">
        <w:rPr>
          <w:rFonts w:ascii="Courier New" w:hAnsi="Courier New" w:cs="Courier New"/>
        </w:rPr>
        <w:t>ecdn</w:t>
      </w:r>
      <w:r w:rsidR="00F83F70" w:rsidRPr="00EA240A">
        <w:rPr>
          <w:rFonts w:ascii="Courier New" w:hAnsi="Courier New" w:cs="Courier New"/>
        </w:rPr>
        <w:t>.com</w:t>
      </w:r>
      <w:r w:rsidR="00F83F70" w:rsidRPr="00EA240A">
        <w:t xml:space="preserve"> </w:t>
      </w:r>
      <w:r>
        <w:t xml:space="preserve">(for example, </w:t>
      </w:r>
      <w:r>
        <w:rPr>
          <w:rFonts w:ascii="Courier New" w:hAnsi="Courier New" w:cs="Courier New"/>
        </w:rPr>
        <w:t>rampecdn</w:t>
      </w:r>
      <w:r w:rsidRPr="00EA240A">
        <w:rPr>
          <w:rFonts w:ascii="Courier New" w:hAnsi="Courier New" w:cs="Courier New"/>
        </w:rPr>
        <w:t>-</w:t>
      </w:r>
      <w:r w:rsidRPr="00EA240A">
        <w:rPr>
          <w:rFonts w:ascii="Courier New" w:hAnsi="Courier New" w:cs="Courier New"/>
          <w:i/>
        </w:rPr>
        <w:t>n.n.n</w:t>
      </w:r>
      <w:r w:rsidRPr="00EA240A">
        <w:rPr>
          <w:rFonts w:ascii="Courier New" w:hAnsi="Courier New" w:cs="Courier New"/>
        </w:rPr>
        <w:t>.zip</w:t>
      </w:r>
      <w:r>
        <w:t xml:space="preserve">) to the target host for the component. </w:t>
      </w:r>
    </w:p>
    <w:p w14:paraId="5EB81F86" w14:textId="77777777" w:rsidR="00F83F70" w:rsidRPr="00EA240A" w:rsidRDefault="00F83F70" w:rsidP="00F83F70">
      <w:pPr>
        <w:numPr>
          <w:ilvl w:val="0"/>
          <w:numId w:val="63"/>
        </w:numPr>
        <w:spacing w:line="240" w:lineRule="auto"/>
        <w:ind w:left="763"/>
      </w:pPr>
      <w:r w:rsidRPr="00EA240A">
        <w:t>Using a file compression utility, unzip the distribution.</w:t>
      </w:r>
    </w:p>
    <w:p w14:paraId="589E491F" w14:textId="55FF7E4A" w:rsidR="00F83F70" w:rsidRDefault="00F83F70" w:rsidP="00F83F70">
      <w:pPr>
        <w:numPr>
          <w:ilvl w:val="0"/>
          <w:numId w:val="63"/>
        </w:numPr>
        <w:spacing w:line="240" w:lineRule="auto"/>
        <w:ind w:left="763"/>
      </w:pPr>
      <w:r w:rsidRPr="00EA240A">
        <w:t xml:space="preserve">Locate the </w:t>
      </w:r>
      <w:r w:rsidR="00B70BAD">
        <w:t xml:space="preserve">Ramp </w:t>
      </w:r>
      <w:proofErr w:type="spellStart"/>
      <w:r w:rsidR="00B70BAD">
        <w:t>eCDN</w:t>
      </w:r>
      <w:proofErr w:type="spellEnd"/>
      <w:r w:rsidR="00B70BAD">
        <w:t xml:space="preserve"> </w:t>
      </w:r>
      <w:r w:rsidR="00AC14BE">
        <w:t xml:space="preserve">installer </w:t>
      </w:r>
      <w:r w:rsidRPr="00EA240A">
        <w:t>file</w:t>
      </w:r>
      <w:r>
        <w:t>. For example:</w:t>
      </w:r>
    </w:p>
    <w:p w14:paraId="459CB573" w14:textId="017094D3" w:rsidR="007258DC" w:rsidRPr="00140E93" w:rsidRDefault="007258DC" w:rsidP="00140E93">
      <w:pPr>
        <w:pStyle w:val="ListParagraph"/>
        <w:numPr>
          <w:ilvl w:val="0"/>
          <w:numId w:val="140"/>
        </w:numPr>
        <w:spacing w:line="240" w:lineRule="auto"/>
        <w:rPr>
          <w:b/>
          <w:bCs/>
        </w:rPr>
      </w:pPr>
      <w:bookmarkStart w:id="1652" w:name="_Hlk105587252"/>
      <w:r w:rsidRPr="00140E93">
        <w:rPr>
          <w:b/>
          <w:bCs/>
        </w:rPr>
        <w:t>Windows:</w:t>
      </w:r>
    </w:p>
    <w:p w14:paraId="4B680440" w14:textId="0B3D66B6" w:rsidR="00F83F70" w:rsidRPr="00EA240A" w:rsidRDefault="00F83F70" w:rsidP="00140E93">
      <w:pPr>
        <w:spacing w:line="240" w:lineRule="auto"/>
        <w:ind w:left="1530"/>
        <w:rPr>
          <w:rFonts w:ascii="Courier New" w:hAnsi="Courier New" w:cs="Courier New"/>
        </w:rPr>
      </w:pPr>
      <w:r w:rsidRPr="00EA240A">
        <w:rPr>
          <w:rFonts w:ascii="Courier New" w:hAnsi="Courier New" w:cs="Courier New"/>
        </w:rPr>
        <w:t>C:\</w:t>
      </w:r>
      <w:r w:rsidRPr="00CA4574">
        <w:rPr>
          <w:rFonts w:ascii="Courier New" w:hAnsi="Courier New" w:cs="Courier New"/>
          <w:i/>
          <w:iCs/>
        </w:rPr>
        <w:t>download_location</w:t>
      </w:r>
      <w:r w:rsidRPr="00EA240A">
        <w:rPr>
          <w:rFonts w:ascii="Courier New" w:hAnsi="Courier New" w:cs="Courier New"/>
        </w:rPr>
        <w:t>\</w:t>
      </w:r>
      <w:r w:rsidR="007258DC">
        <w:rPr>
          <w:rFonts w:ascii="Courier New" w:hAnsi="Courier New" w:cs="Courier New"/>
        </w:rPr>
        <w:t>rampecdn</w:t>
      </w:r>
      <w:r w:rsidRPr="00EA240A">
        <w:rPr>
          <w:rFonts w:ascii="Courier New" w:hAnsi="Courier New" w:cs="Courier New"/>
        </w:rPr>
        <w:t>-</w:t>
      </w:r>
      <w:r w:rsidRPr="00EA240A">
        <w:rPr>
          <w:rFonts w:ascii="Courier New" w:hAnsi="Courier New" w:cs="Courier New"/>
          <w:i/>
        </w:rPr>
        <w:t>n.n.n</w:t>
      </w:r>
      <w:r w:rsidRPr="00EA240A">
        <w:rPr>
          <w:rFonts w:ascii="Courier New" w:hAnsi="Courier New" w:cs="Courier New"/>
        </w:rPr>
        <w:t>\</w:t>
      </w:r>
      <w:r w:rsidR="007E18D4" w:rsidRPr="007E18D4">
        <w:rPr>
          <w:rFonts w:ascii="Courier New" w:hAnsi="Courier New" w:cs="Courier New"/>
        </w:rPr>
        <w:t>rampecdn-n.n.n</w:t>
      </w:r>
      <w:r w:rsidR="007E18D4">
        <w:rPr>
          <w:rFonts w:ascii="Courier New" w:hAnsi="Courier New" w:cs="Courier New"/>
        </w:rPr>
        <w:t>\</w:t>
      </w:r>
      <w:r w:rsidR="007F1ADB" w:rsidRPr="00EA240A">
        <w:rPr>
          <w:rFonts w:ascii="Courier New" w:hAnsi="Courier New" w:cs="Courier New"/>
        </w:rPr>
        <w:t xml:space="preserve"> </w:t>
      </w:r>
      <w:r w:rsidRPr="00EA240A">
        <w:rPr>
          <w:rFonts w:ascii="Courier New" w:hAnsi="Courier New" w:cs="Courier New"/>
        </w:rPr>
        <w:br/>
      </w:r>
      <w:r w:rsidR="00FD5DDD">
        <w:rPr>
          <w:rFonts w:ascii="Courier New" w:hAnsi="Courier New" w:cs="Courier New"/>
        </w:rPr>
        <w:t>ramp</w:t>
      </w:r>
      <w:r w:rsidR="00B92F9F" w:rsidRPr="00B92F9F">
        <w:rPr>
          <w:rFonts w:ascii="Courier New" w:hAnsi="Courier New" w:cs="Courier New"/>
        </w:rPr>
        <w:t>e</w:t>
      </w:r>
      <w:r w:rsidR="00FD5DDD">
        <w:rPr>
          <w:rFonts w:ascii="Courier New" w:hAnsi="Courier New" w:cs="Courier New"/>
        </w:rPr>
        <w:t>cdn</w:t>
      </w:r>
      <w:r w:rsidR="00B92F9F" w:rsidRPr="00B92F9F">
        <w:rPr>
          <w:rFonts w:ascii="Courier New" w:hAnsi="Courier New" w:cs="Courier New"/>
        </w:rPr>
        <w:t>-</w:t>
      </w:r>
      <w:r w:rsidR="00B92F9F">
        <w:rPr>
          <w:rFonts w:ascii="Courier New" w:hAnsi="Courier New" w:cs="Courier New"/>
        </w:rPr>
        <w:t>n.n.n</w:t>
      </w:r>
      <w:r w:rsidR="00B92F9F" w:rsidRPr="00B92F9F">
        <w:rPr>
          <w:rFonts w:ascii="Courier New" w:hAnsi="Courier New" w:cs="Courier New"/>
        </w:rPr>
        <w:t>-windows-x64-installer.exe</w:t>
      </w:r>
      <w:r w:rsidRPr="00EA240A">
        <w:rPr>
          <w:rFonts w:ascii="Courier New" w:hAnsi="Courier New" w:cs="Courier New"/>
        </w:rPr>
        <w:t xml:space="preserve"> </w:t>
      </w:r>
      <w:bookmarkEnd w:id="1652"/>
      <w:r w:rsidRPr="00EA240A">
        <w:rPr>
          <w:rFonts w:ascii="Courier New" w:hAnsi="Courier New" w:cs="Courier New"/>
        </w:rPr>
        <w:t xml:space="preserve"> </w:t>
      </w:r>
    </w:p>
    <w:bookmarkEnd w:id="1651"/>
    <w:p w14:paraId="35CAB680" w14:textId="0DAEB5A6" w:rsidR="008D28B7" w:rsidRPr="00140E93" w:rsidRDefault="008D28B7" w:rsidP="008D28B7">
      <w:pPr>
        <w:pStyle w:val="ListParagraph"/>
        <w:numPr>
          <w:ilvl w:val="0"/>
          <w:numId w:val="140"/>
        </w:numPr>
        <w:spacing w:line="240" w:lineRule="auto"/>
        <w:rPr>
          <w:b/>
          <w:bCs/>
        </w:rPr>
      </w:pPr>
      <w:r w:rsidRPr="00140E93">
        <w:rPr>
          <w:b/>
          <w:bCs/>
        </w:rPr>
        <w:t>Linux:</w:t>
      </w:r>
    </w:p>
    <w:p w14:paraId="53F30278" w14:textId="02F92208" w:rsidR="008D28B7" w:rsidRDefault="008D28B7" w:rsidP="00140E93">
      <w:pPr>
        <w:spacing w:line="240" w:lineRule="auto"/>
        <w:ind w:left="1530"/>
      </w:pPr>
      <w:r w:rsidRPr="008D28B7">
        <w:rPr>
          <w:rFonts w:ascii="Courier New" w:hAnsi="Courier New" w:cs="Courier New"/>
        </w:rPr>
        <w:t>/</w:t>
      </w:r>
      <w:proofErr w:type="spellStart"/>
      <w:r w:rsidRPr="008D28B7">
        <w:rPr>
          <w:rFonts w:ascii="Courier New" w:hAnsi="Courier New" w:cs="Courier New"/>
        </w:rPr>
        <w:t>download_</w:t>
      </w:r>
      <w:r w:rsidR="00BF13EA">
        <w:rPr>
          <w:rFonts w:ascii="Courier New" w:hAnsi="Courier New" w:cs="Courier New"/>
        </w:rPr>
        <w:t>location</w:t>
      </w:r>
      <w:proofErr w:type="spellEnd"/>
      <w:r w:rsidRPr="008D28B7">
        <w:rPr>
          <w:rFonts w:ascii="Courier New" w:hAnsi="Courier New" w:cs="Courier New"/>
        </w:rPr>
        <w:t>/</w:t>
      </w:r>
      <w:proofErr w:type="spellStart"/>
      <w:r w:rsidR="007F1ADB">
        <w:rPr>
          <w:rFonts w:ascii="Courier New" w:hAnsi="Courier New" w:cs="Courier New"/>
        </w:rPr>
        <w:t>rampecdn</w:t>
      </w:r>
      <w:r w:rsidR="007F1ADB" w:rsidRPr="00EA240A">
        <w:rPr>
          <w:rFonts w:ascii="Courier New" w:hAnsi="Courier New" w:cs="Courier New"/>
        </w:rPr>
        <w:t>-</w:t>
      </w:r>
      <w:r w:rsidR="007F1ADB" w:rsidRPr="00EA240A">
        <w:rPr>
          <w:rFonts w:ascii="Courier New" w:hAnsi="Courier New" w:cs="Courier New"/>
          <w:i/>
        </w:rPr>
        <w:t>n.n.n</w:t>
      </w:r>
      <w:proofErr w:type="spellEnd"/>
      <w:r w:rsidRPr="008D28B7">
        <w:rPr>
          <w:rFonts w:ascii="Courier New" w:hAnsi="Courier New" w:cs="Courier New"/>
        </w:rPr>
        <w:t>/</w:t>
      </w:r>
      <w:proofErr w:type="spellStart"/>
      <w:r w:rsidR="007E18D4" w:rsidRPr="007E18D4">
        <w:rPr>
          <w:rFonts w:ascii="Courier New" w:hAnsi="Courier New" w:cs="Courier New"/>
        </w:rPr>
        <w:t>rampecdn-n.n.n</w:t>
      </w:r>
      <w:proofErr w:type="spellEnd"/>
      <w:r w:rsidR="007E18D4">
        <w:rPr>
          <w:rFonts w:ascii="Courier New" w:hAnsi="Courier New" w:cs="Courier New"/>
        </w:rPr>
        <w:t>/</w:t>
      </w:r>
      <w:r w:rsidRPr="00EA240A">
        <w:rPr>
          <w:rFonts w:ascii="Courier New" w:hAnsi="Courier New" w:cs="Courier New"/>
        </w:rPr>
        <w:br/>
      </w:r>
      <w:r w:rsidR="00FD5DDD">
        <w:rPr>
          <w:rFonts w:ascii="Courier New" w:hAnsi="Courier New" w:cs="Courier New"/>
        </w:rPr>
        <w:t>rampecdn</w:t>
      </w:r>
      <w:r w:rsidRPr="00B92F9F">
        <w:rPr>
          <w:rFonts w:ascii="Courier New" w:hAnsi="Courier New" w:cs="Courier New"/>
        </w:rPr>
        <w:t>-</w:t>
      </w:r>
      <w:r>
        <w:rPr>
          <w:rFonts w:ascii="Courier New" w:hAnsi="Courier New" w:cs="Courier New"/>
        </w:rPr>
        <w:t>n.n.n</w:t>
      </w:r>
      <w:r w:rsidRPr="00B92F9F">
        <w:rPr>
          <w:rFonts w:ascii="Courier New" w:hAnsi="Courier New" w:cs="Courier New"/>
        </w:rPr>
        <w:t>-</w:t>
      </w:r>
      <w:r>
        <w:rPr>
          <w:rFonts w:ascii="Courier New" w:hAnsi="Courier New" w:cs="Courier New"/>
        </w:rPr>
        <w:t>linux</w:t>
      </w:r>
      <w:r w:rsidRPr="00B92F9F">
        <w:rPr>
          <w:rFonts w:ascii="Courier New" w:hAnsi="Courier New" w:cs="Courier New"/>
        </w:rPr>
        <w:t>-</w:t>
      </w:r>
      <w:r w:rsidR="007F1ADB">
        <w:rPr>
          <w:rFonts w:ascii="Courier New" w:hAnsi="Courier New" w:cs="Courier New"/>
        </w:rPr>
        <w:t>x64-</w:t>
      </w:r>
      <w:r w:rsidRPr="00B92F9F">
        <w:rPr>
          <w:rFonts w:ascii="Courier New" w:hAnsi="Courier New" w:cs="Courier New"/>
        </w:rPr>
        <w:t>installer.</w:t>
      </w:r>
      <w:r>
        <w:rPr>
          <w:rFonts w:ascii="Courier New" w:hAnsi="Courier New" w:cs="Courier New"/>
        </w:rPr>
        <w:t>run</w:t>
      </w:r>
    </w:p>
    <w:p w14:paraId="2AC69643" w14:textId="6526FE0F" w:rsidR="00B92F9F" w:rsidRDefault="00B92F9F" w:rsidP="00872DFC">
      <w:pPr>
        <w:numPr>
          <w:ilvl w:val="0"/>
          <w:numId w:val="63"/>
        </w:numPr>
        <w:spacing w:line="240" w:lineRule="auto"/>
        <w:ind w:left="763"/>
      </w:pPr>
      <w:bookmarkStart w:id="1653" w:name="_Hlk109653376"/>
      <w:bookmarkStart w:id="1654" w:name="_Hlk109653501"/>
      <w:r>
        <w:t>Double</w:t>
      </w:r>
      <w:r w:rsidR="00F83F70" w:rsidRPr="00EA240A">
        <w:t xml:space="preserve">-click on the </w:t>
      </w:r>
      <w:r>
        <w:t>installer file</w:t>
      </w:r>
      <w:r w:rsidR="00F83F70" w:rsidRPr="00EA240A">
        <w:t>.</w:t>
      </w:r>
      <w:r w:rsidR="00872DFC">
        <w:t xml:space="preserve"> P</w:t>
      </w:r>
      <w:r w:rsidR="0027462B">
        <w:t xml:space="preserve">roceed through the preliminary panels </w:t>
      </w:r>
      <w:r w:rsidR="00872DFC">
        <w:t xml:space="preserve">until the </w:t>
      </w:r>
      <w:r>
        <w:t xml:space="preserve">Installation </w:t>
      </w:r>
      <w:r w:rsidR="00C31CF5">
        <w:t>D</w:t>
      </w:r>
      <w:r>
        <w:t>irectory panel appears</w:t>
      </w:r>
      <w:bookmarkEnd w:id="1653"/>
      <w:r w:rsidR="00DE28E4">
        <w:t>:</w:t>
      </w:r>
    </w:p>
    <w:p w14:paraId="19A523D9" w14:textId="7F0A2DA2" w:rsidR="00B92F9F" w:rsidRDefault="00614F15" w:rsidP="00140E93">
      <w:pPr>
        <w:spacing w:line="240" w:lineRule="auto"/>
        <w:ind w:left="763"/>
        <w:jc w:val="center"/>
      </w:pPr>
      <w:r>
        <w:rPr>
          <w:noProof/>
        </w:rPr>
        <w:drawing>
          <wp:inline distT="0" distB="0" distL="0" distR="0" wp14:anchorId="6DFE99FB" wp14:editId="361DA16A">
            <wp:extent cx="5019591" cy="1192695"/>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7032" cy="1211096"/>
                    </a:xfrm>
                    <a:prstGeom prst="rect">
                      <a:avLst/>
                    </a:prstGeom>
                    <a:noFill/>
                    <a:ln>
                      <a:noFill/>
                    </a:ln>
                  </pic:spPr>
                </pic:pic>
              </a:graphicData>
            </a:graphic>
          </wp:inline>
        </w:drawing>
      </w:r>
    </w:p>
    <w:p w14:paraId="62B2EB96" w14:textId="4F48D9B7" w:rsidR="005537EE" w:rsidRPr="005537EE" w:rsidRDefault="005537EE" w:rsidP="005537EE">
      <w:pPr>
        <w:spacing w:line="240" w:lineRule="auto"/>
        <w:ind w:left="763"/>
        <w:rPr>
          <w:rFonts w:cs="Courier New"/>
        </w:rPr>
      </w:pPr>
      <w:r w:rsidRPr="005537EE">
        <w:rPr>
          <w:rFonts w:cs="Courier New"/>
        </w:rPr>
        <w:t>Select</w:t>
      </w:r>
      <w:r w:rsidR="00C31CF5">
        <w:rPr>
          <w:rFonts w:cs="Courier New"/>
        </w:rPr>
        <w:t xml:space="preserve"> the installation directory for Ramp </w:t>
      </w:r>
      <w:proofErr w:type="spellStart"/>
      <w:r w:rsidR="00C31CF5">
        <w:rPr>
          <w:rFonts w:cs="Courier New"/>
        </w:rPr>
        <w:t>eCDN</w:t>
      </w:r>
      <w:proofErr w:type="spellEnd"/>
      <w:r w:rsidR="00C31CF5">
        <w:rPr>
          <w:rFonts w:cs="Courier New"/>
        </w:rPr>
        <w:t xml:space="preserve"> components b</w:t>
      </w:r>
      <w:r w:rsidRPr="005537EE">
        <w:rPr>
          <w:rFonts w:cs="Courier New"/>
        </w:rPr>
        <w:t>y doing one of the following</w:t>
      </w:r>
      <w:r w:rsidR="0052008A">
        <w:rPr>
          <w:rFonts w:cs="Courier New"/>
        </w:rPr>
        <w:t>, then click Next</w:t>
      </w:r>
      <w:r w:rsidRPr="005537EE">
        <w:rPr>
          <w:rFonts w:cs="Courier New"/>
        </w:rPr>
        <w:t>:</w:t>
      </w:r>
    </w:p>
    <w:p w14:paraId="2DD82778" w14:textId="77777777" w:rsidR="007F1ADB" w:rsidRDefault="005537EE">
      <w:pPr>
        <w:pStyle w:val="ListParagraph"/>
        <w:numPr>
          <w:ilvl w:val="1"/>
          <w:numId w:val="56"/>
        </w:numPr>
        <w:spacing w:line="240" w:lineRule="auto"/>
        <w:contextualSpacing w:val="0"/>
        <w:rPr>
          <w:rFonts w:cs="Courier New"/>
        </w:rPr>
      </w:pPr>
      <w:r w:rsidRPr="00C31CF5">
        <w:rPr>
          <w:rFonts w:cs="Courier New"/>
        </w:rPr>
        <w:t>Accept the default location</w:t>
      </w:r>
      <w:r w:rsidR="007F1ADB">
        <w:rPr>
          <w:rFonts w:cs="Courier New"/>
        </w:rPr>
        <w:t>:</w:t>
      </w:r>
    </w:p>
    <w:p w14:paraId="04D43856" w14:textId="76B7567F" w:rsidR="00C31CF5" w:rsidRDefault="007F1ADB" w:rsidP="007F1ADB">
      <w:pPr>
        <w:pStyle w:val="ListParagraph"/>
        <w:numPr>
          <w:ilvl w:val="2"/>
          <w:numId w:val="56"/>
        </w:numPr>
        <w:spacing w:line="240" w:lineRule="auto"/>
        <w:contextualSpacing w:val="0"/>
        <w:rPr>
          <w:rFonts w:cs="Courier New"/>
        </w:rPr>
      </w:pPr>
      <w:r w:rsidRPr="00140E93">
        <w:rPr>
          <w:rFonts w:cs="Courier New"/>
          <w:b/>
          <w:bCs/>
        </w:rPr>
        <w:t>Windows:</w:t>
      </w:r>
      <w:r>
        <w:rPr>
          <w:rFonts w:cs="Courier New"/>
        </w:rPr>
        <w:t xml:space="preserve"> </w:t>
      </w:r>
      <w:r w:rsidR="005537EE" w:rsidRPr="00140E93">
        <w:rPr>
          <w:rFonts w:ascii="Courier New" w:hAnsi="Courier New" w:cs="Courier New"/>
        </w:rPr>
        <w:t>C:\Program</w:t>
      </w:r>
      <w:r w:rsidR="00C31CF5" w:rsidRPr="00140E93">
        <w:rPr>
          <w:rFonts w:ascii="Courier New" w:hAnsi="Courier New" w:cs="Courier New"/>
        </w:rPr>
        <w:t xml:space="preserve"> Files</w:t>
      </w:r>
      <w:r w:rsidR="005537EE" w:rsidRPr="00140E93">
        <w:rPr>
          <w:rFonts w:ascii="Courier New" w:hAnsi="Courier New" w:cs="Courier New"/>
        </w:rPr>
        <w:t>\</w:t>
      </w:r>
      <w:proofErr w:type="spellStart"/>
      <w:r w:rsidR="009F2806">
        <w:rPr>
          <w:rFonts w:ascii="Courier New" w:hAnsi="Courier New" w:cs="Courier New"/>
        </w:rPr>
        <w:t>rampecdn</w:t>
      </w:r>
      <w:proofErr w:type="spellEnd"/>
    </w:p>
    <w:p w14:paraId="6A317B46" w14:textId="626CF3B7" w:rsidR="007F1ADB" w:rsidRDefault="007F1ADB" w:rsidP="00140E93">
      <w:pPr>
        <w:pStyle w:val="ListParagraph"/>
        <w:numPr>
          <w:ilvl w:val="2"/>
          <w:numId w:val="56"/>
        </w:numPr>
        <w:spacing w:line="240" w:lineRule="auto"/>
        <w:contextualSpacing w:val="0"/>
        <w:rPr>
          <w:rFonts w:cs="Courier New"/>
        </w:rPr>
      </w:pPr>
      <w:r w:rsidRPr="00140E93">
        <w:rPr>
          <w:rFonts w:cs="Courier New"/>
          <w:b/>
          <w:bCs/>
        </w:rPr>
        <w:t>Linux:</w:t>
      </w:r>
      <w:r>
        <w:rPr>
          <w:rFonts w:cs="Courier New"/>
        </w:rPr>
        <w:t xml:space="preserve"> </w:t>
      </w:r>
      <w:r w:rsidRPr="00140E93">
        <w:rPr>
          <w:rFonts w:ascii="Courier New" w:hAnsi="Courier New" w:cs="Courier New"/>
        </w:rPr>
        <w:t>/opt/</w:t>
      </w:r>
      <w:proofErr w:type="spellStart"/>
      <w:r w:rsidR="009F2806">
        <w:rPr>
          <w:rFonts w:ascii="Courier New" w:hAnsi="Courier New" w:cs="Courier New"/>
        </w:rPr>
        <w:t>rampecdn</w:t>
      </w:r>
      <w:proofErr w:type="spellEnd"/>
    </w:p>
    <w:p w14:paraId="2088D3BE" w14:textId="751793A8" w:rsidR="005537EE" w:rsidRDefault="005537EE" w:rsidP="00140E93">
      <w:pPr>
        <w:pStyle w:val="ListParagraph"/>
        <w:numPr>
          <w:ilvl w:val="1"/>
          <w:numId w:val="56"/>
        </w:numPr>
        <w:spacing w:line="240" w:lineRule="auto"/>
        <w:contextualSpacing w:val="0"/>
        <w:rPr>
          <w:rFonts w:cs="Courier New"/>
        </w:rPr>
      </w:pPr>
      <w:r w:rsidRPr="00C31CF5">
        <w:rPr>
          <w:rFonts w:cs="Courier New"/>
        </w:rPr>
        <w:t>Edit the path to specify another location.</w:t>
      </w:r>
    </w:p>
    <w:p w14:paraId="1CF020B0" w14:textId="09A6E310" w:rsidR="005537EE" w:rsidRPr="00C31CF5" w:rsidRDefault="00C31CF5" w:rsidP="00140E93">
      <w:pPr>
        <w:pStyle w:val="ListParagraph"/>
        <w:numPr>
          <w:ilvl w:val="1"/>
          <w:numId w:val="56"/>
        </w:numPr>
        <w:spacing w:line="240" w:lineRule="auto"/>
        <w:rPr>
          <w:rFonts w:cs="Courier New"/>
        </w:rPr>
      </w:pPr>
      <w:r>
        <w:rPr>
          <w:rFonts w:cs="Courier New"/>
        </w:rPr>
        <w:t>Click the Folder button and navigate to another location.</w:t>
      </w:r>
    </w:p>
    <w:bookmarkEnd w:id="1654"/>
    <w:p w14:paraId="246E06F2" w14:textId="26580387" w:rsidR="00C85834" w:rsidRDefault="00C85834" w:rsidP="00F83F70">
      <w:pPr>
        <w:numPr>
          <w:ilvl w:val="0"/>
          <w:numId w:val="63"/>
        </w:numPr>
        <w:spacing w:line="240" w:lineRule="auto"/>
        <w:ind w:left="763"/>
        <w:rPr>
          <w:rFonts w:cs="Courier New"/>
        </w:rPr>
      </w:pPr>
      <w:r>
        <w:rPr>
          <w:rFonts w:cs="Courier New"/>
        </w:rPr>
        <w:t>The Select Components panel appears</w:t>
      </w:r>
      <w:r w:rsidR="00DE28E4">
        <w:rPr>
          <w:rFonts w:cs="Courier New"/>
        </w:rPr>
        <w:t>:</w:t>
      </w:r>
    </w:p>
    <w:p w14:paraId="3786A054" w14:textId="5382A00B" w:rsidR="00C85834" w:rsidRDefault="00614F15" w:rsidP="00140E93">
      <w:pPr>
        <w:spacing w:line="240" w:lineRule="auto"/>
        <w:ind w:left="763"/>
        <w:jc w:val="center"/>
        <w:rPr>
          <w:rFonts w:cs="Courier New"/>
        </w:rPr>
      </w:pPr>
      <w:r>
        <w:rPr>
          <w:rFonts w:cs="Courier New"/>
          <w:noProof/>
        </w:rPr>
        <w:lastRenderedPageBreak/>
        <w:drawing>
          <wp:inline distT="0" distB="0" distL="0" distR="0" wp14:anchorId="3BFFF32D" wp14:editId="4F76E275">
            <wp:extent cx="4979700" cy="170953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8918" cy="1719561"/>
                    </a:xfrm>
                    <a:prstGeom prst="rect">
                      <a:avLst/>
                    </a:prstGeom>
                    <a:noFill/>
                    <a:ln>
                      <a:noFill/>
                    </a:ln>
                  </pic:spPr>
                </pic:pic>
              </a:graphicData>
            </a:graphic>
          </wp:inline>
        </w:drawing>
      </w:r>
    </w:p>
    <w:p w14:paraId="32704097" w14:textId="431B10CB" w:rsidR="00F83F70" w:rsidRDefault="00E866CC" w:rsidP="00F83F70">
      <w:pPr>
        <w:spacing w:line="240" w:lineRule="auto"/>
        <w:ind w:left="763"/>
        <w:rPr>
          <w:rFonts w:cs="Courier New"/>
        </w:rPr>
      </w:pPr>
      <w:bookmarkStart w:id="1655" w:name="_Hlk80613500"/>
      <w:r>
        <w:rPr>
          <w:rFonts w:cs="Courier New"/>
        </w:rPr>
        <w:t xml:space="preserve">Select the Ramp </w:t>
      </w:r>
      <w:proofErr w:type="spellStart"/>
      <w:r>
        <w:rPr>
          <w:rFonts w:cs="Courier New"/>
        </w:rPr>
        <w:t>eCDN</w:t>
      </w:r>
      <w:proofErr w:type="spellEnd"/>
      <w:r>
        <w:rPr>
          <w:rFonts w:cs="Courier New"/>
        </w:rPr>
        <w:t xml:space="preserve"> components you want to install on the current host, then click Next. For more information, see </w:t>
      </w:r>
      <w:hyperlink w:anchor="_Recommended_Component_Deployment" w:history="1">
        <w:r w:rsidRPr="00E866CC">
          <w:rPr>
            <w:rStyle w:val="Hyperlink"/>
            <w:rFonts w:cs="Courier New"/>
          </w:rPr>
          <w:t>Recommended Component Deployment Model</w:t>
        </w:r>
      </w:hyperlink>
      <w:r w:rsidR="002E3E2F">
        <w:rPr>
          <w:rFonts w:cs="Courier New"/>
        </w:rPr>
        <w:t>.</w:t>
      </w:r>
    </w:p>
    <w:bookmarkEnd w:id="1655"/>
    <w:p w14:paraId="74622C77" w14:textId="66909E87" w:rsidR="00C26353" w:rsidRDefault="00C26353" w:rsidP="00F83F70">
      <w:pPr>
        <w:numPr>
          <w:ilvl w:val="0"/>
          <w:numId w:val="63"/>
        </w:numPr>
        <w:spacing w:line="240" w:lineRule="auto"/>
        <w:rPr>
          <w:rFonts w:cs="Courier New"/>
        </w:rPr>
      </w:pPr>
      <w:r>
        <w:rPr>
          <w:rFonts w:cs="Courier New"/>
        </w:rPr>
        <w:t>(</w:t>
      </w:r>
      <w:r w:rsidRPr="00140E93">
        <w:rPr>
          <w:rFonts w:cs="Courier New"/>
          <w:b/>
          <w:bCs/>
        </w:rPr>
        <w:t>Linux only</w:t>
      </w:r>
      <w:r>
        <w:rPr>
          <w:rFonts w:cs="Courier New"/>
        </w:rPr>
        <w:t xml:space="preserve">) The </w:t>
      </w:r>
      <w:r w:rsidR="00220CC9">
        <w:rPr>
          <w:rFonts w:cs="Courier New"/>
        </w:rPr>
        <w:t>Run User</w:t>
      </w:r>
      <w:r>
        <w:rPr>
          <w:rFonts w:cs="Courier New"/>
        </w:rPr>
        <w:t xml:space="preserve"> panel appears:</w:t>
      </w:r>
    </w:p>
    <w:p w14:paraId="551E8525" w14:textId="554297AB" w:rsidR="00AD3EE4" w:rsidRDefault="00AB74AB" w:rsidP="00140E93">
      <w:pPr>
        <w:spacing w:line="240" w:lineRule="auto"/>
        <w:ind w:left="765"/>
        <w:jc w:val="center"/>
        <w:rPr>
          <w:rFonts w:cs="Courier New"/>
        </w:rPr>
      </w:pPr>
      <w:r>
        <w:rPr>
          <w:rFonts w:cs="Courier New"/>
          <w:noProof/>
        </w:rPr>
        <w:drawing>
          <wp:inline distT="0" distB="0" distL="0" distR="0" wp14:anchorId="34862551" wp14:editId="70DB306E">
            <wp:extent cx="5009322" cy="703194"/>
            <wp:effectExtent l="0" t="0" r="127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2119" cy="716221"/>
                    </a:xfrm>
                    <a:prstGeom prst="rect">
                      <a:avLst/>
                    </a:prstGeom>
                    <a:noFill/>
                    <a:ln>
                      <a:noFill/>
                    </a:ln>
                  </pic:spPr>
                </pic:pic>
              </a:graphicData>
            </a:graphic>
          </wp:inline>
        </w:drawing>
      </w:r>
    </w:p>
    <w:p w14:paraId="52F6559B" w14:textId="5886C15A" w:rsidR="00D52CA4" w:rsidRDefault="00B21DF3" w:rsidP="00C26353">
      <w:pPr>
        <w:spacing w:line="240" w:lineRule="auto"/>
        <w:ind w:left="765"/>
        <w:rPr>
          <w:rFonts w:cs="Courier New"/>
        </w:rPr>
      </w:pPr>
      <w:r>
        <w:rPr>
          <w:rFonts w:cs="Courier New"/>
        </w:rPr>
        <w:t xml:space="preserve">Enter the name of the user that the Ramp </w:t>
      </w:r>
      <w:proofErr w:type="spellStart"/>
      <w:r>
        <w:rPr>
          <w:rFonts w:cs="Courier New"/>
        </w:rPr>
        <w:t>eCDN</w:t>
      </w:r>
      <w:proofErr w:type="spellEnd"/>
      <w:r>
        <w:rPr>
          <w:rFonts w:cs="Courier New"/>
        </w:rPr>
        <w:t xml:space="preserve"> components will run under on the system</w:t>
      </w:r>
      <w:r w:rsidR="00DC6D95">
        <w:rPr>
          <w:rFonts w:cs="Courier New"/>
        </w:rPr>
        <w:t>, then click Next</w:t>
      </w:r>
      <w:r>
        <w:rPr>
          <w:rFonts w:cs="Courier New"/>
        </w:rPr>
        <w:t xml:space="preserve">. The Ramp </w:t>
      </w:r>
      <w:proofErr w:type="spellStart"/>
      <w:r>
        <w:rPr>
          <w:rFonts w:cs="Courier New"/>
        </w:rPr>
        <w:t>eCDN</w:t>
      </w:r>
      <w:proofErr w:type="spellEnd"/>
      <w:r>
        <w:rPr>
          <w:rFonts w:cs="Courier New"/>
        </w:rPr>
        <w:t xml:space="preserve"> installer creates and associates this user with the installed components.</w:t>
      </w:r>
    </w:p>
    <w:p w14:paraId="21681BAE" w14:textId="2E336D62" w:rsidR="00360351" w:rsidRDefault="00360351" w:rsidP="00F83F70">
      <w:pPr>
        <w:numPr>
          <w:ilvl w:val="0"/>
          <w:numId w:val="63"/>
        </w:numPr>
        <w:spacing w:line="240" w:lineRule="auto"/>
        <w:rPr>
          <w:rFonts w:cs="Courier New"/>
        </w:rPr>
      </w:pPr>
      <w:r>
        <w:rPr>
          <w:rFonts w:cs="Courier New"/>
        </w:rPr>
        <w:t xml:space="preserve">The </w:t>
      </w:r>
      <w:r w:rsidR="007046E0">
        <w:rPr>
          <w:rFonts w:cs="Courier New"/>
        </w:rPr>
        <w:t xml:space="preserve">General </w:t>
      </w:r>
      <w:r>
        <w:rPr>
          <w:rFonts w:cs="Courier New"/>
        </w:rPr>
        <w:t>Configuration panel appears</w:t>
      </w:r>
      <w:r w:rsidR="00DE28E4">
        <w:rPr>
          <w:rFonts w:cs="Courier New"/>
        </w:rPr>
        <w:t>:</w:t>
      </w:r>
    </w:p>
    <w:p w14:paraId="21FE3B2A" w14:textId="76C15482" w:rsidR="00360351" w:rsidRDefault="00AB74AB" w:rsidP="00140E93">
      <w:pPr>
        <w:spacing w:line="240" w:lineRule="auto"/>
        <w:ind w:left="765"/>
        <w:jc w:val="center"/>
        <w:rPr>
          <w:rFonts w:cs="Courier New"/>
        </w:rPr>
      </w:pPr>
      <w:r>
        <w:rPr>
          <w:rFonts w:cs="Courier New"/>
          <w:noProof/>
        </w:rPr>
        <w:drawing>
          <wp:inline distT="0" distB="0" distL="0" distR="0" wp14:anchorId="6163D395" wp14:editId="7CB872BA">
            <wp:extent cx="4954829" cy="185265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1267" cy="1858800"/>
                    </a:xfrm>
                    <a:prstGeom prst="rect">
                      <a:avLst/>
                    </a:prstGeom>
                    <a:noFill/>
                    <a:ln>
                      <a:noFill/>
                    </a:ln>
                  </pic:spPr>
                </pic:pic>
              </a:graphicData>
            </a:graphic>
          </wp:inline>
        </w:drawing>
      </w:r>
    </w:p>
    <w:p w14:paraId="40F8429B" w14:textId="6B3D64AD" w:rsidR="00E866CC" w:rsidRDefault="0078697C" w:rsidP="00360351">
      <w:pPr>
        <w:spacing w:line="240" w:lineRule="auto"/>
        <w:ind w:left="765"/>
        <w:rPr>
          <w:rFonts w:cs="Courier New"/>
        </w:rPr>
      </w:pPr>
      <w:bookmarkStart w:id="1656" w:name="_Hlk112826345"/>
      <w:r>
        <w:rPr>
          <w:rFonts w:cs="Courier New"/>
        </w:rPr>
        <w:t xml:space="preserve">The fields displayed </w:t>
      </w:r>
      <w:r w:rsidR="00BE7291">
        <w:rPr>
          <w:rFonts w:cs="Courier New"/>
        </w:rPr>
        <w:t xml:space="preserve">on the General Configuration panel </w:t>
      </w:r>
      <w:r>
        <w:rPr>
          <w:rFonts w:cs="Courier New"/>
        </w:rPr>
        <w:t xml:space="preserve">depend on </w:t>
      </w:r>
      <w:r w:rsidR="00BE7291">
        <w:rPr>
          <w:rFonts w:cs="Courier New"/>
        </w:rPr>
        <w:t xml:space="preserve">which components you chose on the Select Components panel. </w:t>
      </w:r>
      <w:r>
        <w:rPr>
          <w:rFonts w:cs="Courier New"/>
        </w:rPr>
        <w:t>Enter the following information as appropriate</w:t>
      </w:r>
      <w:bookmarkEnd w:id="1656"/>
      <w:r w:rsidR="0052008A">
        <w:rPr>
          <w:rFonts w:cs="Courier New"/>
        </w:rPr>
        <w:t>, then click Next</w:t>
      </w:r>
      <w:r w:rsidR="00E866CC">
        <w:rPr>
          <w:rFonts w:cs="Courier New"/>
        </w:rPr>
        <w:t>:</w:t>
      </w:r>
    </w:p>
    <w:p w14:paraId="0D11F8D5" w14:textId="6993299E" w:rsidR="00943D07" w:rsidRPr="00252048" w:rsidRDefault="004335FF" w:rsidP="00252048">
      <w:pPr>
        <w:pStyle w:val="ListParagraph"/>
        <w:numPr>
          <w:ilvl w:val="0"/>
          <w:numId w:val="129"/>
        </w:numPr>
        <w:spacing w:line="240" w:lineRule="auto"/>
        <w:rPr>
          <w:rFonts w:cs="Courier New"/>
        </w:rPr>
      </w:pPr>
      <w:bookmarkStart w:id="1657" w:name="_Hlk105589694"/>
      <w:r>
        <w:rPr>
          <w:rFonts w:cs="Courier New"/>
          <w:b/>
          <w:bCs/>
        </w:rPr>
        <w:t xml:space="preserve">Manager Database </w:t>
      </w:r>
      <w:r w:rsidR="003313A8">
        <w:rPr>
          <w:rFonts w:cs="Courier New"/>
          <w:b/>
          <w:bCs/>
        </w:rPr>
        <w:t>C</w:t>
      </w:r>
      <w:r w:rsidR="00FE1238" w:rsidRPr="00140E93">
        <w:rPr>
          <w:rFonts w:cs="Courier New"/>
          <w:b/>
          <w:bCs/>
        </w:rPr>
        <w:t xml:space="preserve">onnection </w:t>
      </w:r>
      <w:r w:rsidR="003313A8">
        <w:rPr>
          <w:rFonts w:cs="Courier New"/>
          <w:b/>
          <w:bCs/>
        </w:rPr>
        <w:t>S</w:t>
      </w:r>
      <w:r w:rsidR="00FE1238" w:rsidRPr="00140E93">
        <w:rPr>
          <w:rFonts w:cs="Courier New"/>
          <w:b/>
          <w:bCs/>
        </w:rPr>
        <w:t>tring</w:t>
      </w:r>
      <w:r w:rsidR="00FE1238">
        <w:rPr>
          <w:rFonts w:cs="Courier New"/>
        </w:rPr>
        <w:t xml:space="preserve"> – </w:t>
      </w:r>
      <w:r w:rsidR="000C34A2">
        <w:rPr>
          <w:rFonts w:cs="Courier New"/>
        </w:rPr>
        <w:t>If you selected Altimeter</w:t>
      </w:r>
      <w:r w:rsidR="00635572">
        <w:rPr>
          <w:rFonts w:cs="Courier New"/>
        </w:rPr>
        <w:t>/</w:t>
      </w:r>
      <w:r w:rsidR="000C34A2">
        <w:rPr>
          <w:rFonts w:cs="Courier New"/>
        </w:rPr>
        <w:t xml:space="preserve">Core </w:t>
      </w:r>
      <w:r w:rsidR="00031024">
        <w:rPr>
          <w:rFonts w:cs="Courier New"/>
        </w:rPr>
        <w:t>Analytics</w:t>
      </w:r>
      <w:r w:rsidR="000C34A2">
        <w:rPr>
          <w:rFonts w:cs="Courier New"/>
        </w:rPr>
        <w:t>, e</w:t>
      </w:r>
      <w:r w:rsidR="00D12A4B">
        <w:rPr>
          <w:rFonts w:cs="Courier New"/>
        </w:rPr>
        <w:t xml:space="preserve">nter the connection string used </w:t>
      </w:r>
      <w:r w:rsidR="000C34A2">
        <w:rPr>
          <w:rFonts w:cs="Courier New"/>
        </w:rPr>
        <w:t xml:space="preserve">for </w:t>
      </w:r>
      <w:r w:rsidR="00D12A4B">
        <w:rPr>
          <w:rFonts w:cs="Courier New"/>
        </w:rPr>
        <w:t>the Manager Database. For example:</w:t>
      </w:r>
    </w:p>
    <w:p w14:paraId="61C5E93C" w14:textId="77777777" w:rsidR="00252048" w:rsidRDefault="00252048" w:rsidP="00252048">
      <w:pPr>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1530"/>
        <w:rPr>
          <w:rFonts w:cs="Open Sans"/>
          <w:szCs w:val="20"/>
        </w:rPr>
      </w:pPr>
      <w:r w:rsidRPr="00140E93">
        <w:rPr>
          <w:rFonts w:cs="Open Sans"/>
          <w:szCs w:val="20"/>
        </w:rPr>
        <w:t>MySQL Example:</w:t>
      </w:r>
    </w:p>
    <w:p w14:paraId="679FFC08" w14:textId="4AE3990D" w:rsidR="001F28FC" w:rsidRPr="00140E93" w:rsidRDefault="001F28FC" w:rsidP="00140E93">
      <w:pPr>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1530"/>
        <w:rPr>
          <w:rFonts w:ascii="Courier New" w:hAnsi="Courier New" w:cs="Courier New"/>
          <w:sz w:val="18"/>
          <w:szCs w:val="18"/>
        </w:rPr>
      </w:pPr>
      <w:r w:rsidRPr="00140E93">
        <w:rPr>
          <w:rFonts w:ascii="Courier New" w:hAnsi="Courier New" w:cs="Courier New"/>
          <w:sz w:val="18"/>
          <w:szCs w:val="18"/>
        </w:rPr>
        <w:t>jdbc:mariadb://</w:t>
      </w:r>
      <w:bookmarkStart w:id="1658" w:name="_Hlk105753103"/>
      <w:r w:rsidRPr="00140E93">
        <w:rPr>
          <w:rFonts w:ascii="Courier New" w:hAnsi="Courier New" w:cs="Courier New"/>
          <w:sz w:val="18"/>
          <w:szCs w:val="18"/>
          <w:highlight w:val="yellow"/>
        </w:rPr>
        <w:t>&lt;hostname&gt;</w:t>
      </w:r>
      <w:r w:rsidRPr="00140E93">
        <w:rPr>
          <w:rFonts w:ascii="Courier New" w:hAnsi="Courier New" w:cs="Courier New"/>
          <w:sz w:val="18"/>
          <w:szCs w:val="18"/>
        </w:rPr>
        <w:t>:</w:t>
      </w:r>
      <w:r w:rsidRPr="00140E93">
        <w:rPr>
          <w:rFonts w:ascii="Courier New" w:hAnsi="Courier New" w:cs="Courier New"/>
          <w:sz w:val="18"/>
          <w:szCs w:val="18"/>
          <w:highlight w:val="yellow"/>
        </w:rPr>
        <w:t>&lt;port&gt;</w:t>
      </w:r>
      <w:bookmarkEnd w:id="1658"/>
      <w:r w:rsidRPr="00140E93">
        <w:rPr>
          <w:rFonts w:ascii="Courier New" w:hAnsi="Courier New" w:cs="Courier New"/>
          <w:sz w:val="18"/>
          <w:szCs w:val="18"/>
        </w:rPr>
        <w:t>/vdms?user=altimeter&amp;password=</w:t>
      </w:r>
      <w:bookmarkStart w:id="1659" w:name="_Hlk105753158"/>
      <w:r w:rsidRPr="00140E93">
        <w:rPr>
          <w:rFonts w:ascii="Courier New" w:hAnsi="Courier New" w:cs="Courier New"/>
          <w:sz w:val="18"/>
          <w:szCs w:val="18"/>
          <w:highlight w:val="yellow"/>
        </w:rPr>
        <w:t>&lt;password&gt;</w:t>
      </w:r>
      <w:bookmarkEnd w:id="1659"/>
      <w:r w:rsidRPr="00140E93">
        <w:rPr>
          <w:rFonts w:ascii="Courier New" w:hAnsi="Courier New" w:cs="Courier New"/>
          <w:sz w:val="18"/>
          <w:szCs w:val="18"/>
        </w:rPr>
        <w:t>&amp;allowPublicKeyRetrieval=true&amp;useSSL=false&amp;useUnicode=true&amp;serverTimezone=UTC</w:t>
      </w:r>
      <w:r w:rsidR="002B5BF5" w:rsidRPr="002B5BF5">
        <w:rPr>
          <w:rFonts w:ascii="Courier New" w:hAnsi="Courier New" w:cs="Courier New"/>
          <w:sz w:val="18"/>
          <w:szCs w:val="18"/>
        </w:rPr>
        <w:t>&amp;rewriteBatchedStatements=true</w:t>
      </w:r>
    </w:p>
    <w:p w14:paraId="7CBC2CFF" w14:textId="6623E8BC" w:rsidR="00252048" w:rsidRDefault="00252048" w:rsidP="001F28FC">
      <w:pPr>
        <w:pStyle w:val="ListParagraph"/>
        <w:spacing w:line="240" w:lineRule="auto"/>
        <w:ind w:left="1485"/>
        <w:rPr>
          <w:rFonts w:cs="Courier New"/>
          <w:sz w:val="12"/>
          <w:szCs w:val="12"/>
        </w:rPr>
      </w:pPr>
    </w:p>
    <w:p w14:paraId="0AA46631" w14:textId="4E8765AB" w:rsidR="00A42BA4" w:rsidRDefault="00A42BA4" w:rsidP="001F28FC">
      <w:pPr>
        <w:pStyle w:val="ListParagraph"/>
        <w:spacing w:line="240" w:lineRule="auto"/>
        <w:ind w:left="1485"/>
        <w:rPr>
          <w:rFonts w:cs="Courier New"/>
          <w:sz w:val="12"/>
          <w:szCs w:val="12"/>
        </w:rPr>
      </w:pPr>
    </w:p>
    <w:p w14:paraId="3B542CFC" w14:textId="77BA52B5" w:rsidR="00A42BA4" w:rsidRDefault="00A42BA4" w:rsidP="001F28FC">
      <w:pPr>
        <w:pStyle w:val="ListParagraph"/>
        <w:spacing w:line="240" w:lineRule="auto"/>
        <w:ind w:left="1485"/>
        <w:rPr>
          <w:rFonts w:cs="Courier New"/>
          <w:sz w:val="12"/>
          <w:szCs w:val="12"/>
        </w:rPr>
      </w:pPr>
    </w:p>
    <w:p w14:paraId="4203F306" w14:textId="77777777" w:rsidR="00A42BA4" w:rsidRPr="00140E93" w:rsidRDefault="00A42BA4" w:rsidP="001F28FC">
      <w:pPr>
        <w:pStyle w:val="ListParagraph"/>
        <w:spacing w:line="240" w:lineRule="auto"/>
        <w:ind w:left="1485"/>
        <w:rPr>
          <w:rFonts w:cs="Courier New"/>
          <w:sz w:val="12"/>
          <w:szCs w:val="12"/>
        </w:rPr>
      </w:pPr>
    </w:p>
    <w:p w14:paraId="75C11358" w14:textId="2C507FAC" w:rsidR="00252048" w:rsidRPr="00140E93" w:rsidRDefault="00252048" w:rsidP="00252048">
      <w:pPr>
        <w:pBdr>
          <w:top w:val="single" w:sz="12" w:space="1" w:color="7CB2CC" w:themeColor="accent2" w:themeTint="99"/>
          <w:left w:val="single" w:sz="12" w:space="0" w:color="7CB2CC" w:themeColor="accent2" w:themeTint="99"/>
          <w:bottom w:val="single" w:sz="12" w:space="1" w:color="7CB2CC" w:themeColor="accent2" w:themeTint="99"/>
          <w:right w:val="single" w:sz="12" w:space="1" w:color="7CB2CC" w:themeColor="accent2" w:themeTint="99"/>
        </w:pBdr>
        <w:ind w:left="1530"/>
        <w:rPr>
          <w:rFonts w:cs="Open Sans"/>
          <w:szCs w:val="20"/>
        </w:rPr>
      </w:pPr>
      <w:r>
        <w:rPr>
          <w:rFonts w:cs="Open Sans"/>
          <w:szCs w:val="20"/>
        </w:rPr>
        <w:lastRenderedPageBreak/>
        <w:t>SQL Server Example:</w:t>
      </w:r>
    </w:p>
    <w:p w14:paraId="4C5523F1" w14:textId="46277DE0" w:rsidR="00252048" w:rsidRDefault="00A53D53">
      <w:pPr>
        <w:pBdr>
          <w:top w:val="single" w:sz="12" w:space="1" w:color="7CB2CC" w:themeColor="accent2" w:themeTint="99"/>
          <w:left w:val="single" w:sz="12" w:space="0" w:color="7CB2CC" w:themeColor="accent2" w:themeTint="99"/>
          <w:bottom w:val="single" w:sz="12" w:space="1" w:color="7CB2CC" w:themeColor="accent2" w:themeTint="99"/>
          <w:right w:val="single" w:sz="12" w:space="1" w:color="7CB2CC" w:themeColor="accent2" w:themeTint="99"/>
        </w:pBdr>
        <w:ind w:left="1530"/>
        <w:rPr>
          <w:rFonts w:ascii="Courier New" w:hAnsi="Courier New" w:cs="Courier New"/>
          <w:sz w:val="18"/>
          <w:szCs w:val="18"/>
        </w:rPr>
      </w:pPr>
      <w:r w:rsidRPr="00A53D53">
        <w:rPr>
          <w:rFonts w:ascii="Courier New" w:hAnsi="Courier New" w:cs="Courier New"/>
          <w:sz w:val="18"/>
          <w:szCs w:val="18"/>
        </w:rPr>
        <w:t>jdbc:sqlserver://</w:t>
      </w:r>
      <w:r w:rsidRPr="00535C2C">
        <w:rPr>
          <w:rFonts w:ascii="Courier New" w:hAnsi="Courier New" w:cs="Courier New"/>
          <w:sz w:val="18"/>
          <w:szCs w:val="18"/>
          <w:highlight w:val="yellow"/>
        </w:rPr>
        <w:t>&lt;hostname&gt;</w:t>
      </w:r>
      <w:r w:rsidRPr="00535C2C">
        <w:rPr>
          <w:rFonts w:ascii="Courier New" w:hAnsi="Courier New" w:cs="Courier New"/>
          <w:sz w:val="18"/>
          <w:szCs w:val="18"/>
        </w:rPr>
        <w:t>:</w:t>
      </w:r>
      <w:r w:rsidRPr="00535C2C">
        <w:rPr>
          <w:rFonts w:ascii="Courier New" w:hAnsi="Courier New" w:cs="Courier New"/>
          <w:sz w:val="18"/>
          <w:szCs w:val="18"/>
          <w:highlight w:val="yellow"/>
        </w:rPr>
        <w:t>&lt;port&gt;</w:t>
      </w:r>
      <w:r w:rsidRPr="00A53D53">
        <w:rPr>
          <w:rFonts w:ascii="Courier New" w:hAnsi="Courier New" w:cs="Courier New"/>
          <w:sz w:val="18"/>
          <w:szCs w:val="18"/>
        </w:rPr>
        <w:t>;databaseName=vdms;trustServerCertificate=true;user=altimeter;password=</w:t>
      </w:r>
      <w:r w:rsidRPr="00535C2C">
        <w:rPr>
          <w:rFonts w:ascii="Courier New" w:hAnsi="Courier New" w:cs="Courier New"/>
          <w:sz w:val="18"/>
          <w:szCs w:val="18"/>
          <w:highlight w:val="yellow"/>
        </w:rPr>
        <w:t>&lt;password&gt;</w:t>
      </w:r>
    </w:p>
    <w:p w14:paraId="7414D7BC" w14:textId="3F722E62" w:rsidR="00462AAE" w:rsidRDefault="00462AAE">
      <w:pPr>
        <w:pBdr>
          <w:top w:val="single" w:sz="12" w:space="1" w:color="7CB2CC" w:themeColor="accent2" w:themeTint="99"/>
          <w:left w:val="single" w:sz="12" w:space="0" w:color="7CB2CC" w:themeColor="accent2" w:themeTint="99"/>
          <w:bottom w:val="single" w:sz="12" w:space="1" w:color="7CB2CC" w:themeColor="accent2" w:themeTint="99"/>
          <w:right w:val="single" w:sz="12" w:space="1" w:color="7CB2CC" w:themeColor="accent2" w:themeTint="99"/>
        </w:pBdr>
        <w:ind w:left="1530"/>
        <w:rPr>
          <w:rFonts w:ascii="Courier New" w:hAnsi="Courier New" w:cs="Courier New"/>
          <w:sz w:val="18"/>
          <w:szCs w:val="18"/>
        </w:rPr>
      </w:pPr>
      <w:r>
        <w:rPr>
          <w:rFonts w:cs="Open Sans"/>
          <w:szCs w:val="20"/>
        </w:rPr>
        <w:t>SQL Server with Windows Authentication Example:</w:t>
      </w:r>
    </w:p>
    <w:p w14:paraId="27889081" w14:textId="25D1A048" w:rsidR="00462AAE" w:rsidRPr="00535C2C" w:rsidRDefault="00462AAE" w:rsidP="00140E93">
      <w:pPr>
        <w:pBdr>
          <w:top w:val="single" w:sz="12" w:space="1" w:color="7CB2CC" w:themeColor="accent2" w:themeTint="99"/>
          <w:left w:val="single" w:sz="12" w:space="0" w:color="7CB2CC" w:themeColor="accent2" w:themeTint="99"/>
          <w:bottom w:val="single" w:sz="12" w:space="1" w:color="7CB2CC" w:themeColor="accent2" w:themeTint="99"/>
          <w:right w:val="single" w:sz="12" w:space="1" w:color="7CB2CC" w:themeColor="accent2" w:themeTint="99"/>
        </w:pBdr>
        <w:ind w:left="1530"/>
        <w:rPr>
          <w:rFonts w:ascii="Courier New" w:hAnsi="Courier New" w:cs="Courier New"/>
          <w:sz w:val="18"/>
          <w:szCs w:val="18"/>
        </w:rPr>
      </w:pPr>
      <w:r w:rsidRPr="00A53D53">
        <w:rPr>
          <w:rFonts w:ascii="Courier New" w:hAnsi="Courier New" w:cs="Courier New"/>
          <w:sz w:val="18"/>
          <w:szCs w:val="18"/>
        </w:rPr>
        <w:t>jdbc:sqlserver://</w:t>
      </w:r>
      <w:r w:rsidRPr="00535C2C">
        <w:rPr>
          <w:rFonts w:ascii="Courier New" w:hAnsi="Courier New" w:cs="Courier New"/>
          <w:sz w:val="18"/>
          <w:szCs w:val="18"/>
          <w:highlight w:val="yellow"/>
        </w:rPr>
        <w:t>&lt;hostname&gt;</w:t>
      </w:r>
      <w:r w:rsidRPr="00535C2C">
        <w:rPr>
          <w:rFonts w:ascii="Courier New" w:hAnsi="Courier New" w:cs="Courier New"/>
          <w:sz w:val="18"/>
          <w:szCs w:val="18"/>
        </w:rPr>
        <w:t>:</w:t>
      </w:r>
      <w:r w:rsidRPr="00535C2C">
        <w:rPr>
          <w:rFonts w:ascii="Courier New" w:hAnsi="Courier New" w:cs="Courier New"/>
          <w:sz w:val="18"/>
          <w:szCs w:val="18"/>
          <w:highlight w:val="yellow"/>
        </w:rPr>
        <w:t>&lt;port&gt;</w:t>
      </w:r>
      <w:r w:rsidRPr="00A53D53">
        <w:rPr>
          <w:rFonts w:ascii="Courier New" w:hAnsi="Courier New" w:cs="Courier New"/>
          <w:sz w:val="18"/>
          <w:szCs w:val="18"/>
        </w:rPr>
        <w:t>;databaseName=vdms;trustServerCertificate=true;</w:t>
      </w:r>
      <w:r w:rsidRPr="00462AAE">
        <w:rPr>
          <w:rFonts w:ascii="Courier New" w:hAnsi="Courier New" w:cs="Courier New"/>
          <w:sz w:val="18"/>
          <w:szCs w:val="18"/>
        </w:rPr>
        <w:t>integratedsecurity=true</w:t>
      </w:r>
    </w:p>
    <w:p w14:paraId="707960F9" w14:textId="5059F82F" w:rsidR="001F28FC" w:rsidRDefault="001F28FC" w:rsidP="001F28FC">
      <w:pPr>
        <w:pStyle w:val="ListParagraph"/>
        <w:spacing w:line="240" w:lineRule="auto"/>
        <w:ind w:left="1485"/>
        <w:rPr>
          <w:rFonts w:cs="Courier New"/>
        </w:rPr>
      </w:pPr>
      <w:r>
        <w:rPr>
          <w:rFonts w:cs="Courier New"/>
        </w:rPr>
        <w:t>Where:</w:t>
      </w:r>
    </w:p>
    <w:tbl>
      <w:tblPr>
        <w:tblStyle w:val="GridTable2-Accent21"/>
        <w:tblW w:w="8820" w:type="dxa"/>
        <w:tblInd w:w="1440" w:type="dxa"/>
        <w:tblLook w:val="04A0" w:firstRow="1" w:lastRow="0" w:firstColumn="1" w:lastColumn="0" w:noHBand="0" w:noVBand="1"/>
      </w:tblPr>
      <w:tblGrid>
        <w:gridCol w:w="1710"/>
        <w:gridCol w:w="7110"/>
      </w:tblGrid>
      <w:tr w:rsidR="001F28FC" w:rsidRPr="004E0BA5" w14:paraId="7911DA30" w14:textId="77777777" w:rsidTr="00CA4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7FFA2847" w14:textId="77777777" w:rsidR="001F28FC" w:rsidRPr="004E0BA5" w:rsidRDefault="001F28FC" w:rsidP="00CA4574">
            <w:pPr>
              <w:spacing w:after="0"/>
              <w:ind w:left="-12"/>
              <w:rPr>
                <w:color w:val="274756"/>
              </w:rPr>
            </w:pPr>
            <w:r>
              <w:rPr>
                <w:color w:val="274756"/>
              </w:rPr>
              <w:t>Item</w:t>
            </w:r>
          </w:p>
        </w:tc>
        <w:tc>
          <w:tcPr>
            <w:tcW w:w="7110" w:type="dxa"/>
          </w:tcPr>
          <w:p w14:paraId="3AE833A3" w14:textId="77777777" w:rsidR="001F28FC" w:rsidRDefault="001F28FC" w:rsidP="00CA4574">
            <w:pPr>
              <w:spacing w:after="0"/>
              <w:cnfStyle w:val="100000000000" w:firstRow="1" w:lastRow="0" w:firstColumn="0" w:lastColumn="0" w:oddVBand="0" w:evenVBand="0" w:oddHBand="0" w:evenHBand="0" w:firstRowFirstColumn="0" w:firstRowLastColumn="0" w:lastRowFirstColumn="0" w:lastRowLastColumn="0"/>
              <w:rPr>
                <w:color w:val="274756"/>
              </w:rPr>
            </w:pPr>
            <w:r>
              <w:rPr>
                <w:color w:val="274756"/>
              </w:rPr>
              <w:t>Description</w:t>
            </w:r>
          </w:p>
        </w:tc>
      </w:tr>
      <w:tr w:rsidR="001F28FC" w:rsidRPr="00733A63" w14:paraId="6C4D73E7" w14:textId="77777777" w:rsidTr="00CA4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54F0AE27" w14:textId="3F7403EF" w:rsidR="001F28FC" w:rsidRPr="001D0CDF" w:rsidRDefault="001F28FC" w:rsidP="00140E93">
            <w:pPr>
              <w:spacing w:after="0"/>
              <w:rPr>
                <w:color w:val="274756"/>
              </w:rPr>
            </w:pPr>
            <w:r w:rsidRPr="001D0CDF">
              <w:rPr>
                <w:color w:val="274756"/>
              </w:rPr>
              <w:t>&lt;</w:t>
            </w:r>
            <w:r w:rsidRPr="00140E93">
              <w:rPr>
                <w:i/>
                <w:iCs/>
                <w:color w:val="274756"/>
              </w:rPr>
              <w:t>hostname</w:t>
            </w:r>
            <w:r>
              <w:rPr>
                <w:color w:val="274756"/>
              </w:rPr>
              <w:t>&gt;</w:t>
            </w:r>
          </w:p>
        </w:tc>
        <w:tc>
          <w:tcPr>
            <w:tcW w:w="7110" w:type="dxa"/>
          </w:tcPr>
          <w:p w14:paraId="3055F2B9" w14:textId="69336AA4" w:rsidR="001F28FC" w:rsidRDefault="001F28FC" w:rsidP="00CA4574">
            <w:pPr>
              <w:cnfStyle w:val="000000100000" w:firstRow="0" w:lastRow="0" w:firstColumn="0" w:lastColumn="0" w:oddVBand="0" w:evenVBand="0" w:oddHBand="1" w:evenHBand="0" w:firstRowFirstColumn="0" w:firstRowLastColumn="0" w:lastRowFirstColumn="0" w:lastRowLastColumn="0"/>
              <w:rPr>
                <w:color w:val="274756"/>
              </w:rPr>
            </w:pPr>
            <w:r>
              <w:rPr>
                <w:color w:val="274756"/>
              </w:rPr>
              <w:t xml:space="preserve">The hostname of the Ramp </w:t>
            </w:r>
            <w:proofErr w:type="spellStart"/>
            <w:r>
              <w:rPr>
                <w:color w:val="274756"/>
              </w:rPr>
              <w:t>eCDN</w:t>
            </w:r>
            <w:proofErr w:type="spellEnd"/>
            <w:r>
              <w:rPr>
                <w:color w:val="274756"/>
              </w:rPr>
              <w:t xml:space="preserve"> database server.</w:t>
            </w:r>
          </w:p>
        </w:tc>
      </w:tr>
      <w:tr w:rsidR="001F28FC" w:rsidRPr="00733A63" w14:paraId="0BE7D42D" w14:textId="77777777" w:rsidTr="00CA4574">
        <w:tc>
          <w:tcPr>
            <w:cnfStyle w:val="001000000000" w:firstRow="0" w:lastRow="0" w:firstColumn="1" w:lastColumn="0" w:oddVBand="0" w:evenVBand="0" w:oddHBand="0" w:evenHBand="0" w:firstRowFirstColumn="0" w:firstRowLastColumn="0" w:lastRowFirstColumn="0" w:lastRowLastColumn="0"/>
            <w:tcW w:w="1710" w:type="dxa"/>
          </w:tcPr>
          <w:p w14:paraId="726456CE" w14:textId="27EE01F5" w:rsidR="001F28FC" w:rsidRPr="00B707ED" w:rsidRDefault="001F28FC" w:rsidP="00CA4574">
            <w:pPr>
              <w:rPr>
                <w:color w:val="274756"/>
              </w:rPr>
            </w:pPr>
            <w:r>
              <w:rPr>
                <w:color w:val="274756"/>
              </w:rPr>
              <w:t>&lt;</w:t>
            </w:r>
            <w:r w:rsidRPr="00140E93">
              <w:rPr>
                <w:i/>
                <w:iCs/>
                <w:color w:val="274756"/>
              </w:rPr>
              <w:t>port</w:t>
            </w:r>
            <w:r>
              <w:rPr>
                <w:color w:val="274756"/>
              </w:rPr>
              <w:t>&gt;</w:t>
            </w:r>
          </w:p>
        </w:tc>
        <w:tc>
          <w:tcPr>
            <w:tcW w:w="7110" w:type="dxa"/>
          </w:tcPr>
          <w:p w14:paraId="0E6320A3" w14:textId="6BA3CAD4" w:rsidR="001F28FC" w:rsidRPr="00B707ED" w:rsidRDefault="001F28FC" w:rsidP="00CA4574">
            <w:pPr>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The port number used to connect to the Ramp </w:t>
            </w:r>
            <w:proofErr w:type="spellStart"/>
            <w:r>
              <w:rPr>
                <w:color w:val="274756"/>
              </w:rPr>
              <w:t>eCDN</w:t>
            </w:r>
            <w:proofErr w:type="spellEnd"/>
            <w:r>
              <w:rPr>
                <w:color w:val="274756"/>
              </w:rPr>
              <w:t xml:space="preserve"> database server. </w:t>
            </w:r>
          </w:p>
        </w:tc>
      </w:tr>
      <w:tr w:rsidR="001F28FC" w:rsidRPr="00733A63" w14:paraId="17A2BBC7" w14:textId="77777777" w:rsidTr="00CA4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57C37659" w14:textId="4888B659" w:rsidR="001F28FC" w:rsidRDefault="0041195B" w:rsidP="00CA4574">
            <w:pPr>
              <w:rPr>
                <w:color w:val="274756"/>
              </w:rPr>
            </w:pPr>
            <w:r>
              <w:rPr>
                <w:color w:val="274756"/>
              </w:rPr>
              <w:t>&lt;</w:t>
            </w:r>
            <w:r w:rsidRPr="00140E93">
              <w:rPr>
                <w:i/>
                <w:iCs/>
                <w:color w:val="274756"/>
              </w:rPr>
              <w:t>password</w:t>
            </w:r>
            <w:r>
              <w:rPr>
                <w:color w:val="274756"/>
              </w:rPr>
              <w:t>&gt;</w:t>
            </w:r>
          </w:p>
        </w:tc>
        <w:tc>
          <w:tcPr>
            <w:tcW w:w="7110" w:type="dxa"/>
          </w:tcPr>
          <w:p w14:paraId="00A0106C" w14:textId="57127C90" w:rsidR="001F28FC" w:rsidRDefault="0041195B" w:rsidP="00CA4574">
            <w:pPr>
              <w:cnfStyle w:val="000000100000" w:firstRow="0" w:lastRow="0" w:firstColumn="0" w:lastColumn="0" w:oddVBand="0" w:evenVBand="0" w:oddHBand="1" w:evenHBand="0" w:firstRowFirstColumn="0" w:firstRowLastColumn="0" w:lastRowFirstColumn="0" w:lastRowLastColumn="0"/>
              <w:rPr>
                <w:color w:val="274756"/>
              </w:rPr>
            </w:pPr>
            <w:r>
              <w:rPr>
                <w:color w:val="274756"/>
              </w:rPr>
              <w:t xml:space="preserve">The password you specified for the ‘altimeter’ user when configuring the Ramp </w:t>
            </w:r>
            <w:proofErr w:type="spellStart"/>
            <w:r>
              <w:rPr>
                <w:color w:val="274756"/>
              </w:rPr>
              <w:t>eCDN</w:t>
            </w:r>
            <w:proofErr w:type="spellEnd"/>
            <w:r>
              <w:rPr>
                <w:color w:val="274756"/>
              </w:rPr>
              <w:t xml:space="preserve"> database in </w:t>
            </w:r>
            <w:hyperlink w:anchor="_Database_Configuration" w:history="1">
              <w:r w:rsidRPr="0041195B">
                <w:rPr>
                  <w:rStyle w:val="Hyperlink"/>
                </w:rPr>
                <w:t>Database Configuration</w:t>
              </w:r>
            </w:hyperlink>
            <w:r>
              <w:rPr>
                <w:color w:val="274756"/>
              </w:rPr>
              <w:t>.</w:t>
            </w:r>
          </w:p>
        </w:tc>
      </w:tr>
    </w:tbl>
    <w:bookmarkEnd w:id="1657"/>
    <w:p w14:paraId="48C348F2" w14:textId="7291E218" w:rsidR="002A0FD7" w:rsidRDefault="004335FF" w:rsidP="001574C0">
      <w:pPr>
        <w:pStyle w:val="ListParagraph"/>
        <w:numPr>
          <w:ilvl w:val="0"/>
          <w:numId w:val="129"/>
        </w:numPr>
        <w:spacing w:before="120" w:line="240" w:lineRule="auto"/>
        <w:ind w:left="1483"/>
        <w:contextualSpacing w:val="0"/>
        <w:rPr>
          <w:rFonts w:cs="Courier New"/>
        </w:rPr>
      </w:pPr>
      <w:r>
        <w:rPr>
          <w:rFonts w:cs="Courier New"/>
          <w:b/>
          <w:bCs/>
        </w:rPr>
        <w:t xml:space="preserve">Core Analytics </w:t>
      </w:r>
      <w:r w:rsidR="001574C0">
        <w:rPr>
          <w:rFonts w:cs="Courier New"/>
          <w:b/>
          <w:bCs/>
        </w:rPr>
        <w:t>C</w:t>
      </w:r>
      <w:r w:rsidR="001574C0" w:rsidRPr="00CA4574">
        <w:rPr>
          <w:rFonts w:cs="Courier New"/>
          <w:b/>
          <w:bCs/>
        </w:rPr>
        <w:t xml:space="preserve">onnection </w:t>
      </w:r>
      <w:r w:rsidR="001574C0">
        <w:rPr>
          <w:rFonts w:cs="Courier New"/>
          <w:b/>
          <w:bCs/>
        </w:rPr>
        <w:t>S</w:t>
      </w:r>
      <w:r w:rsidR="001574C0" w:rsidRPr="00CA4574">
        <w:rPr>
          <w:rFonts w:cs="Courier New"/>
          <w:b/>
          <w:bCs/>
        </w:rPr>
        <w:t>tring</w:t>
      </w:r>
      <w:r w:rsidR="001574C0">
        <w:rPr>
          <w:rFonts w:cs="Courier New"/>
        </w:rPr>
        <w:t xml:space="preserve"> – </w:t>
      </w:r>
      <w:bookmarkStart w:id="1660" w:name="_Hlk112747238"/>
      <w:r w:rsidR="002A0FD7">
        <w:rPr>
          <w:rFonts w:cs="Courier New"/>
        </w:rPr>
        <w:t xml:space="preserve">If you selected Core Analytics/Data Broker, </w:t>
      </w:r>
      <w:r w:rsidR="002A0FD7" w:rsidRPr="002A0FD7">
        <w:rPr>
          <w:rFonts w:cs="Courier New"/>
        </w:rPr>
        <w:t>enter the</w:t>
      </w:r>
      <w:bookmarkEnd w:id="1660"/>
      <w:r w:rsidR="002A0FD7" w:rsidRPr="002A0FD7">
        <w:rPr>
          <w:rFonts w:cs="Courier New"/>
        </w:rPr>
        <w:t xml:space="preserve"> connection string used for the </w:t>
      </w:r>
      <w:r w:rsidR="002A0FD7">
        <w:rPr>
          <w:rFonts w:cs="Courier New"/>
        </w:rPr>
        <w:t>Core Analytics d</w:t>
      </w:r>
      <w:r w:rsidR="002A0FD7" w:rsidRPr="002A0FD7">
        <w:rPr>
          <w:rFonts w:cs="Courier New"/>
        </w:rPr>
        <w:t>atabase</w:t>
      </w:r>
      <w:r w:rsidR="002A0FD7">
        <w:rPr>
          <w:rFonts w:cs="Courier New"/>
        </w:rPr>
        <w:t>. For example:</w:t>
      </w:r>
    </w:p>
    <w:p w14:paraId="35DC7537" w14:textId="77777777" w:rsidR="00C96D89" w:rsidRPr="00C96D89" w:rsidRDefault="00C96D89" w:rsidP="00140E93">
      <w:pPr>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1530"/>
        <w:rPr>
          <w:rFonts w:cs="Open Sans"/>
          <w:szCs w:val="20"/>
        </w:rPr>
      </w:pPr>
      <w:r w:rsidRPr="00C96D89">
        <w:rPr>
          <w:rFonts w:cs="Open Sans"/>
          <w:szCs w:val="20"/>
        </w:rPr>
        <w:t>MySQL Example:</w:t>
      </w:r>
    </w:p>
    <w:p w14:paraId="658981F7" w14:textId="541AFC6D" w:rsidR="00C96D89" w:rsidRPr="00140E93" w:rsidRDefault="00C96D89" w:rsidP="00140E93">
      <w:pPr>
        <w:pBdr>
          <w:top w:val="single" w:sz="12" w:space="1" w:color="7CB2CC" w:themeColor="accent2" w:themeTint="99"/>
          <w:left w:val="single" w:sz="12" w:space="1" w:color="7CB2CC" w:themeColor="accent2" w:themeTint="99"/>
          <w:bottom w:val="single" w:sz="12" w:space="1" w:color="7CB2CC" w:themeColor="accent2" w:themeTint="99"/>
          <w:right w:val="single" w:sz="12" w:space="1" w:color="7CB2CC" w:themeColor="accent2" w:themeTint="99"/>
        </w:pBdr>
        <w:ind w:left="1530"/>
        <w:rPr>
          <w:rFonts w:ascii="Courier New" w:hAnsi="Courier New" w:cs="Courier New"/>
          <w:sz w:val="18"/>
          <w:szCs w:val="18"/>
        </w:rPr>
      </w:pPr>
      <w:r w:rsidRPr="00C96D89">
        <w:rPr>
          <w:rFonts w:ascii="Courier New" w:hAnsi="Courier New" w:cs="Courier New"/>
          <w:sz w:val="18"/>
          <w:szCs w:val="18"/>
        </w:rPr>
        <w:t>jdbc:mariadb://</w:t>
      </w:r>
      <w:r w:rsidRPr="00140E93">
        <w:rPr>
          <w:rFonts w:ascii="Courier New" w:hAnsi="Courier New" w:cs="Courier New"/>
          <w:sz w:val="18"/>
          <w:szCs w:val="18"/>
          <w:highlight w:val="yellow"/>
        </w:rPr>
        <w:t>&lt;hostname&gt;</w:t>
      </w:r>
      <w:r w:rsidRPr="00C96D89">
        <w:rPr>
          <w:rFonts w:ascii="Courier New" w:hAnsi="Courier New" w:cs="Courier New"/>
          <w:sz w:val="18"/>
          <w:szCs w:val="18"/>
        </w:rPr>
        <w:t>:</w:t>
      </w:r>
      <w:r w:rsidRPr="00140E93">
        <w:rPr>
          <w:rFonts w:ascii="Courier New" w:hAnsi="Courier New" w:cs="Courier New"/>
          <w:sz w:val="18"/>
          <w:szCs w:val="18"/>
          <w:highlight w:val="yellow"/>
        </w:rPr>
        <w:t>&lt;port&gt;</w:t>
      </w:r>
      <w:r w:rsidRPr="00C96D89">
        <w:rPr>
          <w:rFonts w:ascii="Courier New" w:hAnsi="Courier New" w:cs="Courier New"/>
          <w:sz w:val="18"/>
          <w:szCs w:val="18"/>
        </w:rPr>
        <w:t>/mate?user=mate&amp;password=</w:t>
      </w:r>
      <w:bookmarkStart w:id="1661" w:name="_Hlk105753571"/>
      <w:r w:rsidRPr="00140E93">
        <w:rPr>
          <w:rFonts w:ascii="Courier New" w:hAnsi="Courier New" w:cs="Courier New"/>
          <w:sz w:val="18"/>
          <w:szCs w:val="18"/>
          <w:highlight w:val="yellow"/>
        </w:rPr>
        <w:t>&lt;password&gt;</w:t>
      </w:r>
      <w:bookmarkEnd w:id="1661"/>
      <w:r w:rsidRPr="00C96D89">
        <w:rPr>
          <w:rFonts w:ascii="Courier New" w:hAnsi="Courier New" w:cs="Courier New"/>
          <w:sz w:val="18"/>
          <w:szCs w:val="18"/>
        </w:rPr>
        <w:t>&amp;allowPublicKeyRetrieval=true&amp;useSSL=false&amp;useUnicode=true&amp;serverTimezone=UTC</w:t>
      </w:r>
      <w:r w:rsidR="002B5BF5" w:rsidRPr="002B5BF5">
        <w:rPr>
          <w:rFonts w:ascii="Courier New" w:hAnsi="Courier New" w:cs="Courier New"/>
          <w:sz w:val="18"/>
          <w:szCs w:val="18"/>
        </w:rPr>
        <w:t>&amp;rewriteBatchedStatements=true</w:t>
      </w:r>
    </w:p>
    <w:p w14:paraId="617A6B1A" w14:textId="77777777" w:rsidR="00C96D89" w:rsidRPr="00C96D89" w:rsidRDefault="00C96D89" w:rsidP="00140E93">
      <w:pPr>
        <w:pBdr>
          <w:top w:val="single" w:sz="12" w:space="1" w:color="7CB2CC" w:themeColor="accent2" w:themeTint="99"/>
          <w:left w:val="single" w:sz="12" w:space="0" w:color="7CB2CC" w:themeColor="accent2" w:themeTint="99"/>
          <w:bottom w:val="single" w:sz="12" w:space="1" w:color="7CB2CC" w:themeColor="accent2" w:themeTint="99"/>
          <w:right w:val="single" w:sz="12" w:space="1" w:color="7CB2CC" w:themeColor="accent2" w:themeTint="99"/>
        </w:pBdr>
        <w:ind w:left="1530"/>
        <w:rPr>
          <w:rFonts w:cs="Open Sans"/>
          <w:szCs w:val="20"/>
        </w:rPr>
      </w:pPr>
      <w:r w:rsidRPr="00C96D89">
        <w:rPr>
          <w:rFonts w:cs="Open Sans"/>
          <w:szCs w:val="20"/>
        </w:rPr>
        <w:t>SQL Server Example:</w:t>
      </w:r>
    </w:p>
    <w:p w14:paraId="306BB9DC" w14:textId="11BD8A8A" w:rsidR="00C96D89" w:rsidRDefault="00E60455">
      <w:pPr>
        <w:pBdr>
          <w:top w:val="single" w:sz="12" w:space="1" w:color="7CB2CC" w:themeColor="accent2" w:themeTint="99"/>
          <w:left w:val="single" w:sz="12" w:space="0" w:color="7CB2CC" w:themeColor="accent2" w:themeTint="99"/>
          <w:bottom w:val="single" w:sz="12" w:space="1" w:color="7CB2CC" w:themeColor="accent2" w:themeTint="99"/>
          <w:right w:val="single" w:sz="12" w:space="1" w:color="7CB2CC" w:themeColor="accent2" w:themeTint="99"/>
        </w:pBdr>
        <w:ind w:left="1530"/>
        <w:rPr>
          <w:rFonts w:ascii="Courier New" w:hAnsi="Courier New" w:cs="Courier New"/>
          <w:sz w:val="18"/>
          <w:szCs w:val="18"/>
        </w:rPr>
      </w:pPr>
      <w:r w:rsidRPr="00E60455">
        <w:rPr>
          <w:rFonts w:ascii="Courier New" w:hAnsi="Courier New" w:cs="Courier New"/>
          <w:sz w:val="18"/>
          <w:szCs w:val="18"/>
        </w:rPr>
        <w:t>jdbc:sqlserver://</w:t>
      </w:r>
      <w:r w:rsidRPr="00535C2C">
        <w:rPr>
          <w:rFonts w:ascii="Courier New" w:hAnsi="Courier New" w:cs="Courier New"/>
          <w:sz w:val="18"/>
          <w:szCs w:val="18"/>
          <w:highlight w:val="yellow"/>
        </w:rPr>
        <w:t>&lt;hostname&gt;</w:t>
      </w:r>
      <w:r w:rsidRPr="00C96D89">
        <w:rPr>
          <w:rFonts w:ascii="Courier New" w:hAnsi="Courier New" w:cs="Courier New"/>
          <w:sz w:val="18"/>
          <w:szCs w:val="18"/>
        </w:rPr>
        <w:t>:</w:t>
      </w:r>
      <w:r w:rsidRPr="00535C2C">
        <w:rPr>
          <w:rFonts w:ascii="Courier New" w:hAnsi="Courier New" w:cs="Courier New"/>
          <w:sz w:val="18"/>
          <w:szCs w:val="18"/>
          <w:highlight w:val="yellow"/>
        </w:rPr>
        <w:t>&lt;port&gt;</w:t>
      </w:r>
      <w:r w:rsidRPr="00E60455">
        <w:rPr>
          <w:rFonts w:ascii="Courier New" w:hAnsi="Courier New" w:cs="Courier New"/>
          <w:sz w:val="18"/>
          <w:szCs w:val="18"/>
        </w:rPr>
        <w:t>;databaseName=mate;trustServerCertificate=true;user=mate;</w:t>
      </w:r>
      <w:r w:rsidRPr="00140E93">
        <w:rPr>
          <w:rFonts w:ascii="Courier New" w:hAnsi="Courier New" w:cs="Courier New"/>
          <w:sz w:val="18"/>
          <w:szCs w:val="18"/>
        </w:rPr>
        <w:t>password</w:t>
      </w:r>
      <w:r w:rsidRPr="00E60455">
        <w:rPr>
          <w:rFonts w:ascii="Courier New" w:hAnsi="Courier New" w:cs="Courier New"/>
          <w:sz w:val="18"/>
          <w:szCs w:val="18"/>
        </w:rPr>
        <w:t>=</w:t>
      </w:r>
      <w:r w:rsidR="00177F22" w:rsidRPr="00140E93">
        <w:rPr>
          <w:rFonts w:ascii="Courier New" w:hAnsi="Courier New" w:cs="Courier New"/>
          <w:sz w:val="18"/>
          <w:szCs w:val="18"/>
          <w:highlight w:val="yellow"/>
        </w:rPr>
        <w:t>&lt;</w:t>
      </w:r>
      <w:r w:rsidRPr="00140E93">
        <w:rPr>
          <w:rFonts w:ascii="Courier New" w:hAnsi="Courier New" w:cs="Courier New"/>
          <w:sz w:val="18"/>
          <w:szCs w:val="18"/>
          <w:highlight w:val="yellow"/>
        </w:rPr>
        <w:t>password</w:t>
      </w:r>
      <w:r w:rsidR="00177F22" w:rsidRPr="00140E93">
        <w:rPr>
          <w:rFonts w:ascii="Courier New" w:hAnsi="Courier New" w:cs="Courier New"/>
          <w:sz w:val="18"/>
          <w:szCs w:val="18"/>
          <w:highlight w:val="yellow"/>
        </w:rPr>
        <w:t>&gt;</w:t>
      </w:r>
    </w:p>
    <w:p w14:paraId="29AF7648" w14:textId="77777777" w:rsidR="00A83713" w:rsidRDefault="00A83713" w:rsidP="00A83713">
      <w:pPr>
        <w:pBdr>
          <w:top w:val="single" w:sz="12" w:space="1" w:color="7CB2CC" w:themeColor="accent2" w:themeTint="99"/>
          <w:left w:val="single" w:sz="12" w:space="0" w:color="7CB2CC" w:themeColor="accent2" w:themeTint="99"/>
          <w:bottom w:val="single" w:sz="12" w:space="1" w:color="7CB2CC" w:themeColor="accent2" w:themeTint="99"/>
          <w:right w:val="single" w:sz="12" w:space="1" w:color="7CB2CC" w:themeColor="accent2" w:themeTint="99"/>
        </w:pBdr>
        <w:ind w:left="1530"/>
        <w:rPr>
          <w:rFonts w:ascii="Courier New" w:hAnsi="Courier New" w:cs="Courier New"/>
          <w:sz w:val="18"/>
          <w:szCs w:val="18"/>
        </w:rPr>
      </w:pPr>
      <w:r>
        <w:rPr>
          <w:rFonts w:cs="Open Sans"/>
          <w:szCs w:val="20"/>
        </w:rPr>
        <w:t>SQL Server with Windows Authentication Example:</w:t>
      </w:r>
    </w:p>
    <w:p w14:paraId="2F789332" w14:textId="37A71257" w:rsidR="00A83713" w:rsidRPr="00140E93" w:rsidRDefault="00A83713" w:rsidP="00140E93">
      <w:pPr>
        <w:pBdr>
          <w:top w:val="single" w:sz="12" w:space="1" w:color="7CB2CC" w:themeColor="accent2" w:themeTint="99"/>
          <w:left w:val="single" w:sz="12" w:space="0" w:color="7CB2CC" w:themeColor="accent2" w:themeTint="99"/>
          <w:bottom w:val="single" w:sz="12" w:space="1" w:color="7CB2CC" w:themeColor="accent2" w:themeTint="99"/>
          <w:right w:val="single" w:sz="12" w:space="1" w:color="7CB2CC" w:themeColor="accent2" w:themeTint="99"/>
        </w:pBdr>
        <w:ind w:left="1530"/>
        <w:rPr>
          <w:rFonts w:ascii="Courier New" w:hAnsi="Courier New" w:cs="Courier New"/>
          <w:sz w:val="18"/>
          <w:szCs w:val="18"/>
        </w:rPr>
      </w:pPr>
      <w:r w:rsidRPr="00A53D53">
        <w:rPr>
          <w:rFonts w:ascii="Courier New" w:hAnsi="Courier New" w:cs="Courier New"/>
          <w:sz w:val="18"/>
          <w:szCs w:val="18"/>
        </w:rPr>
        <w:t>jdbc:sqlserver://</w:t>
      </w:r>
      <w:r w:rsidRPr="00535C2C">
        <w:rPr>
          <w:rFonts w:ascii="Courier New" w:hAnsi="Courier New" w:cs="Courier New"/>
          <w:sz w:val="18"/>
          <w:szCs w:val="18"/>
          <w:highlight w:val="yellow"/>
        </w:rPr>
        <w:t>&lt;hostname&gt;</w:t>
      </w:r>
      <w:r w:rsidRPr="00535C2C">
        <w:rPr>
          <w:rFonts w:ascii="Courier New" w:hAnsi="Courier New" w:cs="Courier New"/>
          <w:sz w:val="18"/>
          <w:szCs w:val="18"/>
        </w:rPr>
        <w:t>:</w:t>
      </w:r>
      <w:r w:rsidRPr="00535C2C">
        <w:rPr>
          <w:rFonts w:ascii="Courier New" w:hAnsi="Courier New" w:cs="Courier New"/>
          <w:sz w:val="18"/>
          <w:szCs w:val="18"/>
          <w:highlight w:val="yellow"/>
        </w:rPr>
        <w:t>&lt;port&gt;</w:t>
      </w:r>
      <w:r w:rsidRPr="00A53D53">
        <w:rPr>
          <w:rFonts w:ascii="Courier New" w:hAnsi="Courier New" w:cs="Courier New"/>
          <w:sz w:val="18"/>
          <w:szCs w:val="18"/>
        </w:rPr>
        <w:t>;databaseName=</w:t>
      </w:r>
      <w:r>
        <w:rPr>
          <w:rFonts w:ascii="Courier New" w:hAnsi="Courier New" w:cs="Courier New"/>
          <w:sz w:val="18"/>
          <w:szCs w:val="18"/>
        </w:rPr>
        <w:t>mate</w:t>
      </w:r>
      <w:r w:rsidRPr="00A53D53">
        <w:rPr>
          <w:rFonts w:ascii="Courier New" w:hAnsi="Courier New" w:cs="Courier New"/>
          <w:sz w:val="18"/>
          <w:szCs w:val="18"/>
        </w:rPr>
        <w:t>;trustServerCertificate=true;</w:t>
      </w:r>
      <w:r w:rsidRPr="00462AAE">
        <w:rPr>
          <w:rFonts w:ascii="Courier New" w:hAnsi="Courier New" w:cs="Courier New"/>
          <w:sz w:val="18"/>
          <w:szCs w:val="18"/>
        </w:rPr>
        <w:t>integratedsecurity=true</w:t>
      </w:r>
    </w:p>
    <w:p w14:paraId="1D7104CE" w14:textId="77777777" w:rsidR="001574C0" w:rsidRDefault="001574C0" w:rsidP="001574C0">
      <w:pPr>
        <w:pStyle w:val="ListParagraph"/>
        <w:spacing w:line="240" w:lineRule="auto"/>
        <w:ind w:left="1485"/>
        <w:rPr>
          <w:rFonts w:cs="Courier New"/>
        </w:rPr>
      </w:pPr>
      <w:r>
        <w:rPr>
          <w:rFonts w:cs="Courier New"/>
        </w:rPr>
        <w:t>Where:</w:t>
      </w:r>
    </w:p>
    <w:tbl>
      <w:tblPr>
        <w:tblStyle w:val="GridTable2-Accent21"/>
        <w:tblW w:w="8820" w:type="dxa"/>
        <w:tblInd w:w="1440" w:type="dxa"/>
        <w:tblLook w:val="04A0" w:firstRow="1" w:lastRow="0" w:firstColumn="1" w:lastColumn="0" w:noHBand="0" w:noVBand="1"/>
      </w:tblPr>
      <w:tblGrid>
        <w:gridCol w:w="1710"/>
        <w:gridCol w:w="7110"/>
      </w:tblGrid>
      <w:tr w:rsidR="001574C0" w:rsidRPr="004E0BA5" w14:paraId="470776D0" w14:textId="77777777" w:rsidTr="00470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13D227CF" w14:textId="77777777" w:rsidR="001574C0" w:rsidRPr="004E0BA5" w:rsidRDefault="001574C0" w:rsidP="00470E02">
            <w:pPr>
              <w:spacing w:after="0"/>
              <w:ind w:left="-12"/>
              <w:rPr>
                <w:color w:val="274756"/>
              </w:rPr>
            </w:pPr>
            <w:r>
              <w:rPr>
                <w:color w:val="274756"/>
              </w:rPr>
              <w:t>Item</w:t>
            </w:r>
          </w:p>
        </w:tc>
        <w:tc>
          <w:tcPr>
            <w:tcW w:w="7110" w:type="dxa"/>
          </w:tcPr>
          <w:p w14:paraId="004DE2EE" w14:textId="77777777" w:rsidR="001574C0" w:rsidRDefault="001574C0" w:rsidP="00470E02">
            <w:pPr>
              <w:spacing w:after="0"/>
              <w:cnfStyle w:val="100000000000" w:firstRow="1" w:lastRow="0" w:firstColumn="0" w:lastColumn="0" w:oddVBand="0" w:evenVBand="0" w:oddHBand="0" w:evenHBand="0" w:firstRowFirstColumn="0" w:firstRowLastColumn="0" w:lastRowFirstColumn="0" w:lastRowLastColumn="0"/>
              <w:rPr>
                <w:color w:val="274756"/>
              </w:rPr>
            </w:pPr>
            <w:r>
              <w:rPr>
                <w:color w:val="274756"/>
              </w:rPr>
              <w:t>Description</w:t>
            </w:r>
          </w:p>
        </w:tc>
      </w:tr>
      <w:tr w:rsidR="001574C0" w:rsidRPr="00733A63" w14:paraId="7A85476A" w14:textId="77777777" w:rsidTr="00470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0465E5CE" w14:textId="77777777" w:rsidR="001574C0" w:rsidRPr="001D0CDF" w:rsidRDefault="001574C0" w:rsidP="00470E02">
            <w:pPr>
              <w:spacing w:after="0"/>
              <w:rPr>
                <w:color w:val="274756"/>
              </w:rPr>
            </w:pPr>
            <w:r w:rsidRPr="001D0CDF">
              <w:rPr>
                <w:color w:val="274756"/>
              </w:rPr>
              <w:t>&lt;</w:t>
            </w:r>
            <w:r w:rsidRPr="00140E93">
              <w:rPr>
                <w:i/>
                <w:iCs/>
                <w:color w:val="274756"/>
              </w:rPr>
              <w:t>hostname</w:t>
            </w:r>
            <w:r>
              <w:rPr>
                <w:color w:val="274756"/>
              </w:rPr>
              <w:t>&gt;</w:t>
            </w:r>
          </w:p>
        </w:tc>
        <w:tc>
          <w:tcPr>
            <w:tcW w:w="7110" w:type="dxa"/>
          </w:tcPr>
          <w:p w14:paraId="542DC256" w14:textId="77777777" w:rsidR="001574C0" w:rsidRDefault="001574C0" w:rsidP="00470E02">
            <w:pPr>
              <w:cnfStyle w:val="000000100000" w:firstRow="0" w:lastRow="0" w:firstColumn="0" w:lastColumn="0" w:oddVBand="0" w:evenVBand="0" w:oddHBand="1" w:evenHBand="0" w:firstRowFirstColumn="0" w:firstRowLastColumn="0" w:lastRowFirstColumn="0" w:lastRowLastColumn="0"/>
              <w:rPr>
                <w:color w:val="274756"/>
              </w:rPr>
            </w:pPr>
            <w:r>
              <w:rPr>
                <w:color w:val="274756"/>
              </w:rPr>
              <w:t xml:space="preserve">The hostname of the Ramp </w:t>
            </w:r>
            <w:proofErr w:type="spellStart"/>
            <w:r>
              <w:rPr>
                <w:color w:val="274756"/>
              </w:rPr>
              <w:t>eCDN</w:t>
            </w:r>
            <w:proofErr w:type="spellEnd"/>
            <w:r>
              <w:rPr>
                <w:color w:val="274756"/>
              </w:rPr>
              <w:t xml:space="preserve"> database server.</w:t>
            </w:r>
          </w:p>
        </w:tc>
      </w:tr>
      <w:tr w:rsidR="001574C0" w:rsidRPr="00733A63" w14:paraId="7F1B0336" w14:textId="77777777" w:rsidTr="00470E02">
        <w:tc>
          <w:tcPr>
            <w:cnfStyle w:val="001000000000" w:firstRow="0" w:lastRow="0" w:firstColumn="1" w:lastColumn="0" w:oddVBand="0" w:evenVBand="0" w:oddHBand="0" w:evenHBand="0" w:firstRowFirstColumn="0" w:firstRowLastColumn="0" w:lastRowFirstColumn="0" w:lastRowLastColumn="0"/>
            <w:tcW w:w="1710" w:type="dxa"/>
          </w:tcPr>
          <w:p w14:paraId="6611961B" w14:textId="77777777" w:rsidR="001574C0" w:rsidRPr="00B707ED" w:rsidRDefault="001574C0" w:rsidP="00470E02">
            <w:pPr>
              <w:rPr>
                <w:color w:val="274756"/>
              </w:rPr>
            </w:pPr>
            <w:r>
              <w:rPr>
                <w:color w:val="274756"/>
              </w:rPr>
              <w:t>&lt;</w:t>
            </w:r>
            <w:r w:rsidRPr="00140E93">
              <w:rPr>
                <w:i/>
                <w:iCs/>
                <w:color w:val="274756"/>
              </w:rPr>
              <w:t>port</w:t>
            </w:r>
            <w:r>
              <w:rPr>
                <w:color w:val="274756"/>
              </w:rPr>
              <w:t>&gt;</w:t>
            </w:r>
          </w:p>
        </w:tc>
        <w:tc>
          <w:tcPr>
            <w:tcW w:w="7110" w:type="dxa"/>
          </w:tcPr>
          <w:p w14:paraId="4BB87987" w14:textId="77777777" w:rsidR="001574C0" w:rsidRPr="00B707ED" w:rsidRDefault="001574C0" w:rsidP="00470E02">
            <w:pPr>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The port number used to connect to the Ramp </w:t>
            </w:r>
            <w:proofErr w:type="spellStart"/>
            <w:r>
              <w:rPr>
                <w:color w:val="274756"/>
              </w:rPr>
              <w:t>eCDN</w:t>
            </w:r>
            <w:proofErr w:type="spellEnd"/>
            <w:r>
              <w:rPr>
                <w:color w:val="274756"/>
              </w:rPr>
              <w:t xml:space="preserve"> database server. </w:t>
            </w:r>
          </w:p>
        </w:tc>
      </w:tr>
      <w:tr w:rsidR="001574C0" w:rsidRPr="00733A63" w14:paraId="092DFAD8" w14:textId="77777777" w:rsidTr="00470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4A572048" w14:textId="77777777" w:rsidR="001574C0" w:rsidRDefault="001574C0" w:rsidP="00470E02">
            <w:pPr>
              <w:rPr>
                <w:color w:val="274756"/>
              </w:rPr>
            </w:pPr>
            <w:r>
              <w:rPr>
                <w:color w:val="274756"/>
              </w:rPr>
              <w:t>&lt;</w:t>
            </w:r>
            <w:r w:rsidRPr="00140E93">
              <w:rPr>
                <w:i/>
                <w:iCs/>
                <w:color w:val="274756"/>
              </w:rPr>
              <w:t>password</w:t>
            </w:r>
            <w:r>
              <w:rPr>
                <w:color w:val="274756"/>
              </w:rPr>
              <w:t>&gt;</w:t>
            </w:r>
          </w:p>
        </w:tc>
        <w:tc>
          <w:tcPr>
            <w:tcW w:w="7110" w:type="dxa"/>
          </w:tcPr>
          <w:p w14:paraId="0B7E5921" w14:textId="3A79F21C" w:rsidR="001574C0" w:rsidRDefault="001574C0" w:rsidP="00470E02">
            <w:pPr>
              <w:cnfStyle w:val="000000100000" w:firstRow="0" w:lastRow="0" w:firstColumn="0" w:lastColumn="0" w:oddVBand="0" w:evenVBand="0" w:oddHBand="1" w:evenHBand="0" w:firstRowFirstColumn="0" w:firstRowLastColumn="0" w:lastRowFirstColumn="0" w:lastRowLastColumn="0"/>
              <w:rPr>
                <w:color w:val="274756"/>
              </w:rPr>
            </w:pPr>
            <w:r>
              <w:rPr>
                <w:color w:val="274756"/>
              </w:rPr>
              <w:t xml:space="preserve">The password you specified for the ‘mate’ user when configuring the Ramp </w:t>
            </w:r>
            <w:proofErr w:type="spellStart"/>
            <w:r>
              <w:rPr>
                <w:color w:val="274756"/>
              </w:rPr>
              <w:t>eCDN</w:t>
            </w:r>
            <w:proofErr w:type="spellEnd"/>
            <w:r>
              <w:rPr>
                <w:color w:val="274756"/>
              </w:rPr>
              <w:t xml:space="preserve"> database in </w:t>
            </w:r>
            <w:hyperlink w:anchor="_Database_Configuration" w:history="1">
              <w:r w:rsidRPr="0041195B">
                <w:rPr>
                  <w:rStyle w:val="Hyperlink"/>
                </w:rPr>
                <w:t>Database Configuration</w:t>
              </w:r>
            </w:hyperlink>
            <w:r>
              <w:rPr>
                <w:color w:val="274756"/>
              </w:rPr>
              <w:t>.</w:t>
            </w:r>
          </w:p>
        </w:tc>
      </w:tr>
    </w:tbl>
    <w:p w14:paraId="5241AB8F" w14:textId="6F33A7F8" w:rsidR="0052008A" w:rsidRDefault="004335FF" w:rsidP="003F094A">
      <w:pPr>
        <w:pStyle w:val="ListParagraph"/>
        <w:numPr>
          <w:ilvl w:val="0"/>
          <w:numId w:val="129"/>
        </w:numPr>
        <w:spacing w:before="120" w:line="240" w:lineRule="auto"/>
        <w:ind w:left="1483"/>
        <w:contextualSpacing w:val="0"/>
        <w:rPr>
          <w:rFonts w:cs="Courier New"/>
        </w:rPr>
      </w:pPr>
      <w:r>
        <w:rPr>
          <w:rFonts w:cs="Courier New"/>
          <w:b/>
          <w:bCs/>
        </w:rPr>
        <w:t xml:space="preserve">Ramp </w:t>
      </w:r>
      <w:r w:rsidR="004E5B2F">
        <w:rPr>
          <w:rFonts w:cs="Courier New"/>
          <w:b/>
          <w:bCs/>
        </w:rPr>
        <w:t>License</w:t>
      </w:r>
      <w:r w:rsidR="00465762">
        <w:rPr>
          <w:rFonts w:cs="Courier New"/>
        </w:rPr>
        <w:t xml:space="preserve"> – </w:t>
      </w:r>
      <w:r w:rsidR="00635572" w:rsidRPr="00635572">
        <w:rPr>
          <w:rFonts w:cs="Courier New"/>
        </w:rPr>
        <w:t>If you selected Data Broker</w:t>
      </w:r>
      <w:r w:rsidR="00635572">
        <w:rPr>
          <w:rFonts w:cs="Courier New"/>
        </w:rPr>
        <w:t>/Multicast+/</w:t>
      </w:r>
      <w:proofErr w:type="spellStart"/>
      <w:r w:rsidR="00635572">
        <w:rPr>
          <w:rFonts w:cs="Courier New"/>
        </w:rPr>
        <w:t>OmniCache</w:t>
      </w:r>
      <w:proofErr w:type="spellEnd"/>
      <w:r w:rsidR="00635572" w:rsidRPr="00635572">
        <w:rPr>
          <w:rFonts w:cs="Courier New"/>
        </w:rPr>
        <w:t xml:space="preserve">, </w:t>
      </w:r>
      <w:r w:rsidR="00635572">
        <w:rPr>
          <w:rFonts w:cs="Courier New"/>
        </w:rPr>
        <w:t>c</w:t>
      </w:r>
      <w:r w:rsidR="005D01CC">
        <w:rPr>
          <w:rFonts w:cs="Courier New"/>
        </w:rPr>
        <w:t>opy/paste</w:t>
      </w:r>
      <w:r w:rsidR="00943D07">
        <w:rPr>
          <w:rFonts w:cs="Courier New"/>
        </w:rPr>
        <w:t xml:space="preserve"> the license </w:t>
      </w:r>
      <w:r w:rsidR="005D01CC">
        <w:rPr>
          <w:rFonts w:cs="Courier New"/>
        </w:rPr>
        <w:t xml:space="preserve">key </w:t>
      </w:r>
      <w:r w:rsidR="00943D07">
        <w:rPr>
          <w:rFonts w:cs="Courier New"/>
        </w:rPr>
        <w:t xml:space="preserve">that was provided by Ramp </w:t>
      </w:r>
      <w:r w:rsidR="00AF2726">
        <w:rPr>
          <w:rFonts w:cs="Courier New"/>
        </w:rPr>
        <w:t>Support</w:t>
      </w:r>
      <w:r w:rsidR="00943D07">
        <w:rPr>
          <w:rFonts w:cs="Courier New"/>
        </w:rPr>
        <w:t>.</w:t>
      </w:r>
    </w:p>
    <w:p w14:paraId="5D3AFA51" w14:textId="7678582F" w:rsidR="0052008A" w:rsidRPr="0052008A" w:rsidRDefault="004E5B2F" w:rsidP="0052008A">
      <w:pPr>
        <w:pStyle w:val="ListParagraph"/>
        <w:numPr>
          <w:ilvl w:val="0"/>
          <w:numId w:val="129"/>
        </w:numPr>
        <w:spacing w:before="120" w:line="240" w:lineRule="auto"/>
        <w:ind w:left="1483"/>
        <w:contextualSpacing w:val="0"/>
        <w:rPr>
          <w:rFonts w:cs="Courier New"/>
        </w:rPr>
      </w:pPr>
      <w:r w:rsidRPr="0052008A">
        <w:rPr>
          <w:rFonts w:cs="Courier New"/>
          <w:b/>
          <w:bCs/>
        </w:rPr>
        <w:t>Core Analytics</w:t>
      </w:r>
      <w:r w:rsidR="004335FF" w:rsidRPr="0052008A">
        <w:rPr>
          <w:rFonts w:cs="Courier New"/>
          <w:b/>
          <w:bCs/>
        </w:rPr>
        <w:t xml:space="preserve"> URL</w:t>
      </w:r>
      <w:r w:rsidR="00465762" w:rsidRPr="0052008A">
        <w:rPr>
          <w:rFonts w:cs="Courier New"/>
        </w:rPr>
        <w:t xml:space="preserve"> – </w:t>
      </w:r>
      <w:r w:rsidR="00635572" w:rsidRPr="0052008A">
        <w:rPr>
          <w:rFonts w:cs="Courier New"/>
        </w:rPr>
        <w:t>If you selected Data Broker/Multicast+/</w:t>
      </w:r>
      <w:proofErr w:type="spellStart"/>
      <w:r w:rsidR="00635572" w:rsidRPr="0052008A">
        <w:rPr>
          <w:rFonts w:cs="Courier New"/>
        </w:rPr>
        <w:t>OmniCache</w:t>
      </w:r>
      <w:proofErr w:type="spellEnd"/>
      <w:r w:rsidR="00635572" w:rsidRPr="0052008A">
        <w:rPr>
          <w:rFonts w:cs="Courier New"/>
        </w:rPr>
        <w:t>, e</w:t>
      </w:r>
      <w:r w:rsidR="005D01CC" w:rsidRPr="0052008A">
        <w:rPr>
          <w:rFonts w:cs="Courier New"/>
        </w:rPr>
        <w:t>nter the URL used to connect to Core Analytics.</w:t>
      </w:r>
      <w:r w:rsidR="0065164A" w:rsidRPr="0052008A">
        <w:rPr>
          <w:rFonts w:cs="Courier New"/>
        </w:rPr>
        <w:t xml:space="preserve"> For example: </w:t>
      </w:r>
      <w:r w:rsidR="0065164A" w:rsidRPr="0052008A">
        <w:rPr>
          <w:rFonts w:ascii="Courier New" w:hAnsi="Courier New" w:cs="Courier New"/>
        </w:rPr>
        <w:t>http://localhost:9090</w:t>
      </w:r>
    </w:p>
    <w:p w14:paraId="590743F6" w14:textId="01DBEBD4" w:rsidR="00E065A5" w:rsidRDefault="00E065A5" w:rsidP="0052008A">
      <w:pPr>
        <w:pStyle w:val="ListParagraph"/>
        <w:spacing w:before="120" w:line="240" w:lineRule="auto"/>
        <w:ind w:left="1483"/>
        <w:contextualSpacing w:val="0"/>
      </w:pPr>
    </w:p>
    <w:p w14:paraId="2C0DCBBA" w14:textId="77777777" w:rsidR="0052008A" w:rsidRPr="0052008A" w:rsidRDefault="0052008A" w:rsidP="003F094A">
      <w:pPr>
        <w:pStyle w:val="ListParagraph"/>
        <w:spacing w:before="120" w:line="240" w:lineRule="auto"/>
        <w:ind w:left="1483"/>
        <w:contextualSpacing w:val="0"/>
      </w:pPr>
    </w:p>
    <w:p w14:paraId="4247C056" w14:textId="0F1AEC8A" w:rsidR="006B7AF8" w:rsidRDefault="006B7AF8" w:rsidP="006B7AF8">
      <w:pPr>
        <w:numPr>
          <w:ilvl w:val="0"/>
          <w:numId w:val="63"/>
        </w:numPr>
        <w:spacing w:line="240" w:lineRule="auto"/>
        <w:rPr>
          <w:rFonts w:cs="Courier New"/>
        </w:rPr>
      </w:pPr>
      <w:r>
        <w:rPr>
          <w:rFonts w:cs="Courier New"/>
        </w:rPr>
        <w:lastRenderedPageBreak/>
        <w:t>(</w:t>
      </w:r>
      <w:r w:rsidRPr="00E51022">
        <w:rPr>
          <w:rFonts w:cs="Courier New"/>
          <w:b/>
          <w:bCs/>
        </w:rPr>
        <w:t>Altimeter</w:t>
      </w:r>
      <w:r w:rsidR="00710584">
        <w:rPr>
          <w:rFonts w:cs="Courier New"/>
          <w:b/>
          <w:bCs/>
        </w:rPr>
        <w:t>/</w:t>
      </w:r>
      <w:r w:rsidRPr="00E51022">
        <w:rPr>
          <w:rFonts w:cs="Courier New"/>
          <w:b/>
          <w:bCs/>
        </w:rPr>
        <w:t xml:space="preserve">Core </w:t>
      </w:r>
      <w:r w:rsidR="00F819C6">
        <w:rPr>
          <w:rFonts w:cs="Courier New"/>
          <w:b/>
          <w:bCs/>
        </w:rPr>
        <w:t>Analytics</w:t>
      </w:r>
      <w:r w:rsidRPr="00E51022">
        <w:rPr>
          <w:rFonts w:cs="Courier New"/>
          <w:b/>
          <w:bCs/>
        </w:rPr>
        <w:t xml:space="preserve"> only</w:t>
      </w:r>
      <w:r>
        <w:rPr>
          <w:rFonts w:cs="Courier New"/>
        </w:rPr>
        <w:t>) The LDAP Authentication panel appears:</w:t>
      </w:r>
    </w:p>
    <w:p w14:paraId="55AA71FE" w14:textId="4C99B9EA" w:rsidR="006B7AF8" w:rsidRDefault="00AB74AB" w:rsidP="006B7AF8">
      <w:pPr>
        <w:spacing w:line="240" w:lineRule="auto"/>
        <w:ind w:left="765"/>
        <w:jc w:val="center"/>
        <w:rPr>
          <w:rFonts w:cs="Courier New"/>
        </w:rPr>
      </w:pPr>
      <w:r>
        <w:rPr>
          <w:rFonts w:cs="Courier New"/>
          <w:noProof/>
        </w:rPr>
        <w:drawing>
          <wp:inline distT="0" distB="0" distL="0" distR="0" wp14:anchorId="01E8B4F0" wp14:editId="195560F4">
            <wp:extent cx="4813512" cy="3131389"/>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3961" cy="3157703"/>
                    </a:xfrm>
                    <a:prstGeom prst="rect">
                      <a:avLst/>
                    </a:prstGeom>
                    <a:noFill/>
                    <a:ln>
                      <a:noFill/>
                    </a:ln>
                  </pic:spPr>
                </pic:pic>
              </a:graphicData>
            </a:graphic>
          </wp:inline>
        </w:drawing>
      </w:r>
    </w:p>
    <w:p w14:paraId="06E3F372" w14:textId="063C45FC" w:rsidR="006B7AF8" w:rsidRDefault="006B7AF8" w:rsidP="006B7AF8">
      <w:pPr>
        <w:spacing w:line="240" w:lineRule="auto"/>
        <w:ind w:left="765"/>
        <w:rPr>
          <w:rFonts w:cs="Courier New"/>
        </w:rPr>
      </w:pPr>
      <w:r>
        <w:rPr>
          <w:rFonts w:cs="Courier New"/>
        </w:rPr>
        <w:t xml:space="preserve">Altimeter and Core Analytics </w:t>
      </w:r>
      <w:r w:rsidRPr="005E6292">
        <w:rPr>
          <w:rFonts w:cs="Courier New"/>
        </w:rPr>
        <w:t xml:space="preserve">provide basic </w:t>
      </w:r>
      <w:r>
        <w:rPr>
          <w:rFonts w:cs="Courier New"/>
        </w:rPr>
        <w:t xml:space="preserve">user </w:t>
      </w:r>
      <w:r w:rsidRPr="005E6292">
        <w:rPr>
          <w:rFonts w:cs="Courier New"/>
        </w:rPr>
        <w:t>authentication</w:t>
      </w:r>
      <w:r>
        <w:rPr>
          <w:rFonts w:cs="Courier New"/>
        </w:rPr>
        <w:t xml:space="preserve">, but can be configured to work with your organization’s LDAP deployment. </w:t>
      </w:r>
    </w:p>
    <w:p w14:paraId="71FF0B8B" w14:textId="77777777" w:rsidR="006B7AF8" w:rsidRDefault="006B7AF8" w:rsidP="006B7AF8">
      <w:pPr>
        <w:spacing w:line="240" w:lineRule="auto"/>
        <w:ind w:left="765"/>
        <w:rPr>
          <w:rFonts w:cs="Courier New"/>
        </w:rPr>
      </w:pPr>
      <w:r>
        <w:rPr>
          <w:rFonts w:cs="Courier New"/>
        </w:rPr>
        <w:t>To use LDAP authentication with Altimeter and Core Analytics:</w:t>
      </w:r>
    </w:p>
    <w:p w14:paraId="606AB700" w14:textId="77777777" w:rsidR="006B7AF8" w:rsidRDefault="006B7AF8" w:rsidP="006B7AF8">
      <w:pPr>
        <w:pStyle w:val="ListParagraph"/>
        <w:numPr>
          <w:ilvl w:val="0"/>
          <w:numId w:val="195"/>
        </w:numPr>
        <w:spacing w:line="240" w:lineRule="auto"/>
        <w:ind w:left="1483"/>
        <w:contextualSpacing w:val="0"/>
        <w:rPr>
          <w:rFonts w:cs="Courier New"/>
        </w:rPr>
      </w:pPr>
      <w:r>
        <w:rPr>
          <w:rFonts w:cs="Courier New"/>
        </w:rPr>
        <w:t>See “</w:t>
      </w:r>
      <w:r w:rsidRPr="00CD1EAB">
        <w:rPr>
          <w:rFonts w:cs="Courier New"/>
        </w:rPr>
        <w:t>LDAP Support Requirements for Altimeter/Core Analytics</w:t>
      </w:r>
      <w:r>
        <w:rPr>
          <w:rFonts w:cs="Courier New"/>
        </w:rPr>
        <w:t xml:space="preserve">” in the </w:t>
      </w:r>
      <w:r w:rsidRPr="00E51022">
        <w:rPr>
          <w:rFonts w:cs="Courier New"/>
          <w:i/>
          <w:iCs/>
        </w:rPr>
        <w:t xml:space="preserve">Ramp </w:t>
      </w:r>
      <w:proofErr w:type="spellStart"/>
      <w:r w:rsidRPr="00E51022">
        <w:rPr>
          <w:rFonts w:cs="Courier New"/>
          <w:i/>
          <w:iCs/>
        </w:rPr>
        <w:t>eCDN</w:t>
      </w:r>
      <w:proofErr w:type="spellEnd"/>
      <w:r w:rsidRPr="00E51022">
        <w:rPr>
          <w:rFonts w:cs="Courier New"/>
          <w:i/>
          <w:iCs/>
        </w:rPr>
        <w:t xml:space="preserve"> System Requirements Guide</w:t>
      </w:r>
      <w:r>
        <w:rPr>
          <w:rFonts w:cs="Courier New"/>
        </w:rPr>
        <w:t>.</w:t>
      </w:r>
    </w:p>
    <w:p w14:paraId="78FB5D3A" w14:textId="68778F5B" w:rsidR="006B7AF8" w:rsidRDefault="006B7AF8" w:rsidP="006B7AF8">
      <w:pPr>
        <w:pStyle w:val="ListParagraph"/>
        <w:numPr>
          <w:ilvl w:val="0"/>
          <w:numId w:val="195"/>
        </w:numPr>
        <w:spacing w:line="240" w:lineRule="auto"/>
        <w:ind w:left="1483"/>
        <w:contextualSpacing w:val="0"/>
        <w:rPr>
          <w:rFonts w:cs="Courier New"/>
        </w:rPr>
      </w:pPr>
      <w:r>
        <w:rPr>
          <w:rFonts w:cs="Courier New"/>
        </w:rPr>
        <w:t>In the LDAP Authentication panel, select the Enable LDAP Authentication check box, enter your site’s LDAP values</w:t>
      </w:r>
      <w:r w:rsidR="0052008A">
        <w:rPr>
          <w:rFonts w:cs="Courier New"/>
        </w:rPr>
        <w:t>, then click Next</w:t>
      </w:r>
      <w:r>
        <w:rPr>
          <w:rFonts w:cs="Courier New"/>
        </w:rPr>
        <w:t>:</w:t>
      </w:r>
    </w:p>
    <w:tbl>
      <w:tblPr>
        <w:tblStyle w:val="GridTable2-Accent21"/>
        <w:tblW w:w="8820" w:type="dxa"/>
        <w:tblInd w:w="1440" w:type="dxa"/>
        <w:tblLook w:val="04A0" w:firstRow="1" w:lastRow="0" w:firstColumn="1" w:lastColumn="0" w:noHBand="0" w:noVBand="1"/>
      </w:tblPr>
      <w:tblGrid>
        <w:gridCol w:w="2520"/>
        <w:gridCol w:w="6300"/>
      </w:tblGrid>
      <w:tr w:rsidR="006B7AF8" w:rsidRPr="004E0BA5" w14:paraId="7FFBB23F" w14:textId="77777777" w:rsidTr="00E510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hideMark/>
          </w:tcPr>
          <w:p w14:paraId="5E347F4B" w14:textId="77777777" w:rsidR="006B7AF8" w:rsidRPr="004E0BA5" w:rsidRDefault="006B7AF8" w:rsidP="00E51022">
            <w:pPr>
              <w:spacing w:after="0"/>
              <w:ind w:left="-12"/>
              <w:rPr>
                <w:color w:val="274756"/>
              </w:rPr>
            </w:pPr>
            <w:r>
              <w:rPr>
                <w:color w:val="274756"/>
              </w:rPr>
              <w:t>Item</w:t>
            </w:r>
          </w:p>
        </w:tc>
        <w:tc>
          <w:tcPr>
            <w:tcW w:w="6300" w:type="dxa"/>
          </w:tcPr>
          <w:p w14:paraId="1F043897" w14:textId="77777777" w:rsidR="006B7AF8" w:rsidRDefault="006B7AF8" w:rsidP="00E51022">
            <w:pPr>
              <w:spacing w:after="0"/>
              <w:cnfStyle w:val="100000000000" w:firstRow="1" w:lastRow="0" w:firstColumn="0" w:lastColumn="0" w:oddVBand="0" w:evenVBand="0" w:oddHBand="0" w:evenHBand="0" w:firstRowFirstColumn="0" w:firstRowLastColumn="0" w:lastRowFirstColumn="0" w:lastRowLastColumn="0"/>
              <w:rPr>
                <w:color w:val="274756"/>
              </w:rPr>
            </w:pPr>
            <w:r>
              <w:rPr>
                <w:color w:val="274756"/>
              </w:rPr>
              <w:t>Description</w:t>
            </w:r>
          </w:p>
        </w:tc>
      </w:tr>
      <w:tr w:rsidR="006B7AF8" w:rsidRPr="00733A63" w14:paraId="062DF302" w14:textId="77777777" w:rsidTr="00E51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5F22055" w14:textId="77777777" w:rsidR="006B7AF8" w:rsidRPr="001D0CDF" w:rsidRDefault="006B7AF8" w:rsidP="00E51022">
            <w:pPr>
              <w:spacing w:after="0"/>
              <w:rPr>
                <w:color w:val="274756"/>
              </w:rPr>
            </w:pPr>
            <w:r>
              <w:rPr>
                <w:color w:val="274756"/>
              </w:rPr>
              <w:t>Connection URL</w:t>
            </w:r>
          </w:p>
        </w:tc>
        <w:tc>
          <w:tcPr>
            <w:tcW w:w="6300" w:type="dxa"/>
          </w:tcPr>
          <w:p w14:paraId="64CF4A0C" w14:textId="77777777" w:rsidR="006B7AF8" w:rsidRDefault="006B7AF8" w:rsidP="00E51022">
            <w:pPr>
              <w:cnfStyle w:val="000000100000" w:firstRow="0" w:lastRow="0" w:firstColumn="0" w:lastColumn="0" w:oddVBand="0" w:evenVBand="0" w:oddHBand="1" w:evenHBand="0" w:firstRowFirstColumn="0" w:firstRowLastColumn="0" w:lastRowFirstColumn="0" w:lastRowLastColumn="0"/>
              <w:rPr>
                <w:color w:val="274756"/>
              </w:rPr>
            </w:pPr>
            <w:r w:rsidRPr="00C277FC">
              <w:rPr>
                <w:color w:val="274756"/>
              </w:rPr>
              <w:t>Specifies the URL and port of the LDAP server</w:t>
            </w:r>
            <w:r>
              <w:rPr>
                <w:color w:val="274756"/>
              </w:rPr>
              <w:t>. F</w:t>
            </w:r>
            <w:r w:rsidRPr="00C277FC">
              <w:rPr>
                <w:color w:val="274756"/>
              </w:rPr>
              <w:t>or example, a non-secure LDAP server using port 389</w:t>
            </w:r>
            <w:r>
              <w:rPr>
                <w:color w:val="274756"/>
              </w:rPr>
              <w:t>:</w:t>
            </w:r>
          </w:p>
          <w:p w14:paraId="7F58A139" w14:textId="77777777" w:rsidR="006B7AF8" w:rsidRPr="00E51022" w:rsidRDefault="006B7AF8" w:rsidP="00E51022">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74756"/>
              </w:rPr>
            </w:pPr>
            <w:r w:rsidRPr="00E51022">
              <w:rPr>
                <w:rFonts w:ascii="Courier New" w:hAnsi="Courier New" w:cs="Courier New"/>
                <w:color w:val="274756"/>
              </w:rPr>
              <w:t>ldap://YOURLDAPSERVERHERE:389</w:t>
            </w:r>
          </w:p>
        </w:tc>
      </w:tr>
      <w:tr w:rsidR="006B7AF8" w:rsidRPr="00733A63" w14:paraId="416CCB0C" w14:textId="77777777" w:rsidTr="00E51022">
        <w:tc>
          <w:tcPr>
            <w:cnfStyle w:val="001000000000" w:firstRow="0" w:lastRow="0" w:firstColumn="1" w:lastColumn="0" w:oddVBand="0" w:evenVBand="0" w:oddHBand="0" w:evenHBand="0" w:firstRowFirstColumn="0" w:firstRowLastColumn="0" w:lastRowFirstColumn="0" w:lastRowLastColumn="0"/>
            <w:tcW w:w="2520" w:type="dxa"/>
          </w:tcPr>
          <w:p w14:paraId="2BD04B66" w14:textId="77777777" w:rsidR="006B7AF8" w:rsidRPr="00B707ED" w:rsidRDefault="006B7AF8" w:rsidP="00E51022">
            <w:pPr>
              <w:rPr>
                <w:color w:val="274756"/>
              </w:rPr>
            </w:pPr>
            <w:r>
              <w:rPr>
                <w:color w:val="274756"/>
              </w:rPr>
              <w:t>Alternate URL</w:t>
            </w:r>
          </w:p>
        </w:tc>
        <w:tc>
          <w:tcPr>
            <w:tcW w:w="6300" w:type="dxa"/>
          </w:tcPr>
          <w:p w14:paraId="70E96051" w14:textId="77777777" w:rsidR="006B7AF8" w:rsidRDefault="006B7AF8" w:rsidP="00E51022">
            <w:pPr>
              <w:cnfStyle w:val="000000000000" w:firstRow="0" w:lastRow="0" w:firstColumn="0" w:lastColumn="0" w:oddVBand="0" w:evenVBand="0" w:oddHBand="0" w:evenHBand="0" w:firstRowFirstColumn="0" w:firstRowLastColumn="0" w:lastRowFirstColumn="0" w:lastRowLastColumn="0"/>
              <w:rPr>
                <w:color w:val="274756"/>
              </w:rPr>
            </w:pPr>
            <w:r w:rsidRPr="00C277FC">
              <w:rPr>
                <w:color w:val="274756"/>
              </w:rPr>
              <w:t>Specifies the URL and port of an alternate LDAP server</w:t>
            </w:r>
            <w:r>
              <w:rPr>
                <w:color w:val="274756"/>
              </w:rPr>
              <w:t>. F</w:t>
            </w:r>
            <w:r w:rsidRPr="00C277FC">
              <w:rPr>
                <w:color w:val="274756"/>
              </w:rPr>
              <w:t>or example, a secure LDAP server using port 636</w:t>
            </w:r>
            <w:r>
              <w:rPr>
                <w:color w:val="274756"/>
              </w:rPr>
              <w:t>:</w:t>
            </w:r>
          </w:p>
          <w:p w14:paraId="44210294" w14:textId="77777777" w:rsidR="006B7AF8" w:rsidRPr="00E51022" w:rsidRDefault="006B7AF8" w:rsidP="00E5102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74756"/>
              </w:rPr>
            </w:pPr>
            <w:r w:rsidRPr="00E51022">
              <w:rPr>
                <w:rFonts w:ascii="Courier New" w:hAnsi="Courier New" w:cs="Courier New"/>
                <w:color w:val="274756"/>
              </w:rPr>
              <w:t>ldap://YOURLDAPSERVERHERE:636</w:t>
            </w:r>
          </w:p>
        </w:tc>
      </w:tr>
      <w:tr w:rsidR="006B7AF8" w:rsidRPr="00733A63" w14:paraId="180DBBBD" w14:textId="77777777" w:rsidTr="00E51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05B658B0" w14:textId="77777777" w:rsidR="006B7AF8" w:rsidRDefault="006B7AF8" w:rsidP="00E51022">
            <w:pPr>
              <w:rPr>
                <w:color w:val="274756"/>
              </w:rPr>
            </w:pPr>
            <w:r>
              <w:rPr>
                <w:color w:val="274756"/>
              </w:rPr>
              <w:t>User Base</w:t>
            </w:r>
          </w:p>
        </w:tc>
        <w:tc>
          <w:tcPr>
            <w:tcW w:w="6300" w:type="dxa"/>
          </w:tcPr>
          <w:p w14:paraId="3F751CCC" w14:textId="77777777" w:rsidR="006B7AF8" w:rsidRDefault="006B7AF8" w:rsidP="00E51022">
            <w:pPr>
              <w:cnfStyle w:val="000000100000" w:firstRow="0" w:lastRow="0" w:firstColumn="0" w:lastColumn="0" w:oddVBand="0" w:evenVBand="0" w:oddHBand="1" w:evenHBand="0" w:firstRowFirstColumn="0" w:firstRowLastColumn="0" w:lastRowFirstColumn="0" w:lastRowLastColumn="0"/>
              <w:rPr>
                <w:color w:val="274756"/>
              </w:rPr>
            </w:pPr>
            <w:r w:rsidRPr="000D6681">
              <w:rPr>
                <w:color w:val="274756"/>
              </w:rPr>
              <w:t>Specifies the search base directory.</w:t>
            </w:r>
            <w:r>
              <w:rPr>
                <w:color w:val="274756"/>
              </w:rPr>
              <w:t xml:space="preserve"> For example:</w:t>
            </w:r>
          </w:p>
          <w:p w14:paraId="0ADE952E" w14:textId="77777777" w:rsidR="006B7AF8" w:rsidRPr="00E51022" w:rsidRDefault="006B7AF8" w:rsidP="00E51022">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74756"/>
              </w:rPr>
            </w:pPr>
            <w:r w:rsidRPr="00E51022">
              <w:rPr>
                <w:rFonts w:ascii="Courier New" w:hAnsi="Courier New" w:cs="Courier New"/>
                <w:color w:val="274756"/>
              </w:rPr>
              <w:t>dc=</w:t>
            </w:r>
            <w:proofErr w:type="spellStart"/>
            <w:r w:rsidRPr="00E51022">
              <w:rPr>
                <w:rFonts w:ascii="Courier New" w:hAnsi="Courier New" w:cs="Courier New"/>
                <w:color w:val="274756"/>
              </w:rPr>
              <w:t>YOURDC,dc</w:t>
            </w:r>
            <w:proofErr w:type="spellEnd"/>
            <w:r w:rsidRPr="00E51022">
              <w:rPr>
                <w:rFonts w:ascii="Courier New" w:hAnsi="Courier New" w:cs="Courier New"/>
                <w:color w:val="274756"/>
              </w:rPr>
              <w:t>=YOURDC</w:t>
            </w:r>
          </w:p>
        </w:tc>
      </w:tr>
      <w:tr w:rsidR="006B7AF8" w:rsidRPr="00733A63" w14:paraId="6867696E" w14:textId="77777777" w:rsidTr="00E51022">
        <w:tc>
          <w:tcPr>
            <w:cnfStyle w:val="001000000000" w:firstRow="0" w:lastRow="0" w:firstColumn="1" w:lastColumn="0" w:oddVBand="0" w:evenVBand="0" w:oddHBand="0" w:evenHBand="0" w:firstRowFirstColumn="0" w:firstRowLastColumn="0" w:lastRowFirstColumn="0" w:lastRowLastColumn="0"/>
            <w:tcW w:w="2520" w:type="dxa"/>
          </w:tcPr>
          <w:p w14:paraId="61E7F3B6" w14:textId="77777777" w:rsidR="006B7AF8" w:rsidRDefault="006B7AF8" w:rsidP="00E51022">
            <w:pPr>
              <w:rPr>
                <w:color w:val="274756"/>
              </w:rPr>
            </w:pPr>
            <w:r>
              <w:rPr>
                <w:color w:val="274756"/>
              </w:rPr>
              <w:t>User Search</w:t>
            </w:r>
          </w:p>
        </w:tc>
        <w:tc>
          <w:tcPr>
            <w:tcW w:w="6300" w:type="dxa"/>
          </w:tcPr>
          <w:p w14:paraId="1A7D73D9" w14:textId="77777777" w:rsidR="006B7AF8" w:rsidRDefault="006B7AF8" w:rsidP="00E51022">
            <w:pPr>
              <w:cnfStyle w:val="000000000000" w:firstRow="0" w:lastRow="0" w:firstColumn="0" w:lastColumn="0" w:oddVBand="0" w:evenVBand="0" w:oddHBand="0" w:evenHBand="0" w:firstRowFirstColumn="0" w:firstRowLastColumn="0" w:lastRowFirstColumn="0" w:lastRowLastColumn="0"/>
              <w:rPr>
                <w:color w:val="274756"/>
              </w:rPr>
            </w:pPr>
            <w:r w:rsidRPr="000D6681">
              <w:rPr>
                <w:color w:val="274756"/>
              </w:rPr>
              <w:t>Specifies how to find the username in a user record.</w:t>
            </w:r>
            <w:r>
              <w:rPr>
                <w:color w:val="274756"/>
              </w:rPr>
              <w:t xml:space="preserve"> For example:</w:t>
            </w:r>
          </w:p>
          <w:p w14:paraId="59D2006E" w14:textId="77777777" w:rsidR="006B7AF8" w:rsidRPr="00E51022" w:rsidRDefault="006B7AF8" w:rsidP="00E5102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74756"/>
              </w:rPr>
            </w:pPr>
            <w:r w:rsidRPr="00E51022">
              <w:rPr>
                <w:rFonts w:ascii="Courier New" w:hAnsi="Courier New" w:cs="Courier New"/>
                <w:color w:val="274756"/>
              </w:rPr>
              <w:t>(</w:t>
            </w:r>
            <w:proofErr w:type="spellStart"/>
            <w:r w:rsidRPr="00E51022">
              <w:rPr>
                <w:rFonts w:ascii="Courier New" w:hAnsi="Courier New" w:cs="Courier New"/>
                <w:color w:val="274756"/>
              </w:rPr>
              <w:t>uid</w:t>
            </w:r>
            <w:proofErr w:type="spellEnd"/>
            <w:r w:rsidRPr="00E51022">
              <w:rPr>
                <w:rFonts w:ascii="Courier New" w:hAnsi="Courier New" w:cs="Courier New"/>
                <w:color w:val="274756"/>
              </w:rPr>
              <w:t>={0})</w:t>
            </w:r>
          </w:p>
        </w:tc>
      </w:tr>
      <w:tr w:rsidR="006B7AF8" w:rsidRPr="00733A63" w14:paraId="10F340E4" w14:textId="77777777" w:rsidTr="00E51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2448942" w14:textId="77777777" w:rsidR="006B7AF8" w:rsidRDefault="006B7AF8" w:rsidP="00E51022">
            <w:pPr>
              <w:rPr>
                <w:color w:val="274756"/>
              </w:rPr>
            </w:pPr>
            <w:r>
              <w:rPr>
                <w:color w:val="274756"/>
              </w:rPr>
              <w:t>User Sub Tree</w:t>
            </w:r>
          </w:p>
        </w:tc>
        <w:tc>
          <w:tcPr>
            <w:tcW w:w="6300" w:type="dxa"/>
          </w:tcPr>
          <w:p w14:paraId="7A52A32E" w14:textId="77777777" w:rsidR="006B7AF8" w:rsidRDefault="006B7AF8" w:rsidP="00E51022">
            <w:pPr>
              <w:cnfStyle w:val="000000100000" w:firstRow="0" w:lastRow="0" w:firstColumn="0" w:lastColumn="0" w:oddVBand="0" w:evenVBand="0" w:oddHBand="1" w:evenHBand="0" w:firstRowFirstColumn="0" w:firstRowLastColumn="0" w:lastRowFirstColumn="0" w:lastRowLastColumn="0"/>
              <w:rPr>
                <w:color w:val="274756"/>
              </w:rPr>
            </w:pPr>
            <w:r w:rsidRPr="000D6681">
              <w:rPr>
                <w:color w:val="274756"/>
              </w:rPr>
              <w:t>Specifies that the search extends to beyond the first level of the user record.</w:t>
            </w:r>
            <w:r>
              <w:rPr>
                <w:color w:val="274756"/>
              </w:rPr>
              <w:t xml:space="preserve"> For example:</w:t>
            </w:r>
          </w:p>
          <w:p w14:paraId="4F4B25BA" w14:textId="77777777" w:rsidR="006B7AF8" w:rsidRPr="00E51022" w:rsidRDefault="006B7AF8" w:rsidP="00E51022">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74756"/>
              </w:rPr>
            </w:pPr>
            <w:r w:rsidRPr="00E51022">
              <w:rPr>
                <w:rFonts w:ascii="Courier New" w:hAnsi="Courier New" w:cs="Courier New"/>
                <w:color w:val="274756"/>
              </w:rPr>
              <w:t>true</w:t>
            </w:r>
          </w:p>
        </w:tc>
      </w:tr>
      <w:tr w:rsidR="006B7AF8" w:rsidRPr="00733A63" w14:paraId="6B06901E" w14:textId="77777777" w:rsidTr="00E51022">
        <w:tc>
          <w:tcPr>
            <w:cnfStyle w:val="001000000000" w:firstRow="0" w:lastRow="0" w:firstColumn="1" w:lastColumn="0" w:oddVBand="0" w:evenVBand="0" w:oddHBand="0" w:evenHBand="0" w:firstRowFirstColumn="0" w:firstRowLastColumn="0" w:lastRowFirstColumn="0" w:lastRowLastColumn="0"/>
            <w:tcW w:w="2520" w:type="dxa"/>
          </w:tcPr>
          <w:p w14:paraId="5F0D2904" w14:textId="77777777" w:rsidR="006B7AF8" w:rsidRDefault="006B7AF8" w:rsidP="00E51022">
            <w:pPr>
              <w:rPr>
                <w:color w:val="274756"/>
              </w:rPr>
            </w:pPr>
            <w:r>
              <w:rPr>
                <w:color w:val="274756"/>
              </w:rPr>
              <w:lastRenderedPageBreak/>
              <w:t>Connection Name</w:t>
            </w:r>
          </w:p>
        </w:tc>
        <w:tc>
          <w:tcPr>
            <w:tcW w:w="6300" w:type="dxa"/>
          </w:tcPr>
          <w:p w14:paraId="16EB7584" w14:textId="77777777" w:rsidR="006B7AF8" w:rsidRDefault="006B7AF8" w:rsidP="00E51022">
            <w:pPr>
              <w:cnfStyle w:val="000000000000" w:firstRow="0" w:lastRow="0" w:firstColumn="0" w:lastColumn="0" w:oddVBand="0" w:evenVBand="0" w:oddHBand="0" w:evenHBand="0" w:firstRowFirstColumn="0" w:firstRowLastColumn="0" w:lastRowFirstColumn="0" w:lastRowLastColumn="0"/>
              <w:rPr>
                <w:color w:val="274756"/>
              </w:rPr>
            </w:pPr>
            <w:r w:rsidRPr="000D6681">
              <w:rPr>
                <w:color w:val="274756"/>
              </w:rPr>
              <w:t>The name of the BIND user that searches the LDAP server.</w:t>
            </w:r>
            <w:r>
              <w:rPr>
                <w:color w:val="274756"/>
              </w:rPr>
              <w:t xml:space="preserve"> For example:</w:t>
            </w:r>
          </w:p>
          <w:p w14:paraId="6208147B" w14:textId="77777777" w:rsidR="006B7AF8" w:rsidRPr="00E51022" w:rsidRDefault="006B7AF8" w:rsidP="00E51022">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74756"/>
              </w:rPr>
            </w:pPr>
            <w:proofErr w:type="spellStart"/>
            <w:r w:rsidRPr="00E51022">
              <w:rPr>
                <w:rFonts w:ascii="Courier New" w:hAnsi="Courier New" w:cs="Courier New"/>
                <w:color w:val="274756"/>
              </w:rPr>
              <w:t>cn</w:t>
            </w:r>
            <w:proofErr w:type="spellEnd"/>
            <w:r w:rsidRPr="00E51022">
              <w:rPr>
                <w:rFonts w:ascii="Courier New" w:hAnsi="Courier New" w:cs="Courier New"/>
                <w:color w:val="274756"/>
              </w:rPr>
              <w:t>=</w:t>
            </w:r>
            <w:proofErr w:type="spellStart"/>
            <w:r w:rsidRPr="00E51022">
              <w:rPr>
                <w:rFonts w:ascii="Courier New" w:hAnsi="Courier New" w:cs="Courier New"/>
                <w:color w:val="274756"/>
              </w:rPr>
              <w:t>YOURBINDUSER,dc</w:t>
            </w:r>
            <w:proofErr w:type="spellEnd"/>
            <w:r w:rsidRPr="00E51022">
              <w:rPr>
                <w:rFonts w:ascii="Courier New" w:hAnsi="Courier New" w:cs="Courier New"/>
                <w:color w:val="274756"/>
              </w:rPr>
              <w:t>=</w:t>
            </w:r>
            <w:proofErr w:type="spellStart"/>
            <w:r w:rsidRPr="00E51022">
              <w:rPr>
                <w:rFonts w:ascii="Courier New" w:hAnsi="Courier New" w:cs="Courier New"/>
                <w:color w:val="274756"/>
              </w:rPr>
              <w:t>YOURDC,dc</w:t>
            </w:r>
            <w:proofErr w:type="spellEnd"/>
            <w:r w:rsidRPr="00E51022">
              <w:rPr>
                <w:rFonts w:ascii="Courier New" w:hAnsi="Courier New" w:cs="Courier New"/>
                <w:color w:val="274756"/>
              </w:rPr>
              <w:t>=YOURDC</w:t>
            </w:r>
          </w:p>
        </w:tc>
      </w:tr>
      <w:tr w:rsidR="006B7AF8" w:rsidRPr="00733A63" w14:paraId="21AF0776" w14:textId="77777777" w:rsidTr="00E51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5D3BC24" w14:textId="77777777" w:rsidR="006B7AF8" w:rsidRDefault="006B7AF8" w:rsidP="00E51022">
            <w:pPr>
              <w:rPr>
                <w:color w:val="274756"/>
              </w:rPr>
            </w:pPr>
            <w:r>
              <w:rPr>
                <w:color w:val="274756"/>
              </w:rPr>
              <w:t>Connection Password</w:t>
            </w:r>
          </w:p>
        </w:tc>
        <w:tc>
          <w:tcPr>
            <w:tcW w:w="6300" w:type="dxa"/>
          </w:tcPr>
          <w:p w14:paraId="56E5AAFC" w14:textId="77777777" w:rsidR="006B7AF8" w:rsidRDefault="006B7AF8" w:rsidP="00E51022">
            <w:pPr>
              <w:cnfStyle w:val="000000100000" w:firstRow="0" w:lastRow="0" w:firstColumn="0" w:lastColumn="0" w:oddVBand="0" w:evenVBand="0" w:oddHBand="1" w:evenHBand="0" w:firstRowFirstColumn="0" w:firstRowLastColumn="0" w:lastRowFirstColumn="0" w:lastRowLastColumn="0"/>
              <w:rPr>
                <w:color w:val="274756"/>
              </w:rPr>
            </w:pPr>
            <w:r w:rsidRPr="000D6681">
              <w:rPr>
                <w:color w:val="274756"/>
              </w:rPr>
              <w:t>The password of the BIND user that searches the LDAP server.</w:t>
            </w:r>
            <w:r>
              <w:rPr>
                <w:color w:val="274756"/>
              </w:rPr>
              <w:t xml:space="preserve"> For example:</w:t>
            </w:r>
          </w:p>
          <w:p w14:paraId="43DD73C4" w14:textId="77777777" w:rsidR="006B7AF8" w:rsidRDefault="006B7AF8" w:rsidP="00E51022">
            <w:pPr>
              <w:cnfStyle w:val="000000100000" w:firstRow="0" w:lastRow="0" w:firstColumn="0" w:lastColumn="0" w:oddVBand="0" w:evenVBand="0" w:oddHBand="1" w:evenHBand="0" w:firstRowFirstColumn="0" w:firstRowLastColumn="0" w:lastRowFirstColumn="0" w:lastRowLastColumn="0"/>
              <w:rPr>
                <w:color w:val="274756"/>
              </w:rPr>
            </w:pPr>
            <w:r w:rsidRPr="007772E1">
              <w:rPr>
                <w:color w:val="274756"/>
              </w:rPr>
              <w:t>YOURBINDUSER</w:t>
            </w:r>
            <w:r>
              <w:rPr>
                <w:color w:val="274756"/>
              </w:rPr>
              <w:t>PASSWORD</w:t>
            </w:r>
          </w:p>
        </w:tc>
      </w:tr>
    </w:tbl>
    <w:p w14:paraId="283ABACE" w14:textId="08ABDE65" w:rsidR="00710584" w:rsidRDefault="00710584" w:rsidP="00AD3EE4">
      <w:pPr>
        <w:numPr>
          <w:ilvl w:val="0"/>
          <w:numId w:val="63"/>
        </w:numPr>
        <w:spacing w:before="120" w:line="240" w:lineRule="auto"/>
        <w:ind w:left="763"/>
        <w:rPr>
          <w:ins w:id="1662" w:author="Jim Hewitt" w:date="2022-11-03T08:35:00Z"/>
          <w:rFonts w:cs="Courier New"/>
        </w:rPr>
      </w:pPr>
      <w:r>
        <w:rPr>
          <w:rFonts w:cs="Courier New"/>
        </w:rPr>
        <w:t>(</w:t>
      </w:r>
      <w:r w:rsidRPr="003F094A">
        <w:rPr>
          <w:rFonts w:cs="Courier New"/>
          <w:b/>
          <w:bCs/>
        </w:rPr>
        <w:t>Altimeter only</w:t>
      </w:r>
      <w:r>
        <w:rPr>
          <w:rFonts w:cs="Courier New"/>
        </w:rPr>
        <w:t xml:space="preserve">) </w:t>
      </w:r>
      <w:r w:rsidR="007300BD">
        <w:rPr>
          <w:rFonts w:cs="Courier New"/>
        </w:rPr>
        <w:t xml:space="preserve">The </w:t>
      </w:r>
      <w:r w:rsidR="00C707B8">
        <w:rPr>
          <w:rFonts w:cs="Courier New"/>
        </w:rPr>
        <w:t>Altimeter</w:t>
      </w:r>
      <w:r w:rsidR="007300BD">
        <w:rPr>
          <w:rFonts w:cs="Courier New"/>
        </w:rPr>
        <w:t xml:space="preserve"> Configuration panel appears:</w:t>
      </w:r>
    </w:p>
    <w:p w14:paraId="447F90B3" w14:textId="2C8E522A" w:rsidR="002602C9" w:rsidDel="002602C9" w:rsidRDefault="00AC7B32">
      <w:pPr>
        <w:spacing w:before="120" w:line="240" w:lineRule="auto"/>
        <w:ind w:left="763"/>
        <w:jc w:val="center"/>
        <w:rPr>
          <w:del w:id="1663" w:author="Jim Hewitt" w:date="2022-11-03T08:36:00Z"/>
          <w:rFonts w:cs="Courier New"/>
        </w:rPr>
        <w:pPrChange w:id="1664" w:author="Jim Hewitt" w:date="2022-11-03T08:35:00Z">
          <w:pPr>
            <w:numPr>
              <w:numId w:val="63"/>
            </w:numPr>
            <w:spacing w:before="120" w:line="240" w:lineRule="auto"/>
            <w:ind w:left="763" w:hanging="360"/>
          </w:pPr>
        </w:pPrChange>
      </w:pPr>
      <w:r>
        <w:rPr>
          <w:rFonts w:cs="Courier New"/>
          <w:noProof/>
        </w:rPr>
        <w:drawing>
          <wp:inline distT="0" distB="0" distL="0" distR="0" wp14:anchorId="1036986F" wp14:editId="3B00995F">
            <wp:extent cx="4754880" cy="22288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5915" cy="2229335"/>
                    </a:xfrm>
                    <a:prstGeom prst="rect">
                      <a:avLst/>
                    </a:prstGeom>
                    <a:noFill/>
                    <a:ln>
                      <a:noFill/>
                    </a:ln>
                  </pic:spPr>
                </pic:pic>
              </a:graphicData>
            </a:graphic>
          </wp:inline>
        </w:drawing>
      </w:r>
    </w:p>
    <w:p w14:paraId="5FE581BB" w14:textId="083840CA" w:rsidR="007300BD" w:rsidRPr="00AD3EE4" w:rsidRDefault="00AB74AB" w:rsidP="003F094A">
      <w:pPr>
        <w:spacing w:before="120" w:line="240" w:lineRule="auto"/>
        <w:ind w:left="763"/>
        <w:jc w:val="center"/>
        <w:rPr>
          <w:rFonts w:cs="Courier New"/>
        </w:rPr>
      </w:pPr>
      <w:del w:id="1665" w:author="Jim Hewitt" w:date="2022-11-03T08:36:00Z">
        <w:r w:rsidDel="002602C9">
          <w:rPr>
            <w:rFonts w:cs="Courier New"/>
            <w:noProof/>
          </w:rPr>
          <w:drawing>
            <wp:inline distT="0" distB="0" distL="0" distR="0" wp14:anchorId="25C42BF5" wp14:editId="711A29DF">
              <wp:extent cx="5017438" cy="1653706"/>
              <wp:effectExtent l="0" t="0" r="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3810" cy="1662398"/>
                      </a:xfrm>
                      <a:prstGeom prst="rect">
                        <a:avLst/>
                      </a:prstGeom>
                      <a:noFill/>
                      <a:ln>
                        <a:noFill/>
                      </a:ln>
                    </pic:spPr>
                  </pic:pic>
                </a:graphicData>
              </a:graphic>
            </wp:inline>
          </w:drawing>
        </w:r>
      </w:del>
    </w:p>
    <w:p w14:paraId="5CC94C5D" w14:textId="60828DCB" w:rsidR="008C2478" w:rsidRDefault="00234608" w:rsidP="008C2478">
      <w:pPr>
        <w:spacing w:before="120" w:line="240" w:lineRule="auto"/>
        <w:ind w:left="763"/>
        <w:rPr>
          <w:rFonts w:cs="Courier New"/>
        </w:rPr>
      </w:pPr>
      <w:bookmarkStart w:id="1666" w:name="_Hlk106790383"/>
      <w:r w:rsidRPr="00234608">
        <w:rPr>
          <w:rFonts w:cs="Courier New"/>
        </w:rPr>
        <w:t>Enter the following information as appropriate</w:t>
      </w:r>
      <w:r w:rsidR="0052008A">
        <w:rPr>
          <w:rFonts w:cs="Courier New"/>
        </w:rPr>
        <w:t>, then click Next</w:t>
      </w:r>
      <w:r>
        <w:rPr>
          <w:rFonts w:cs="Courier New"/>
        </w:rPr>
        <w:t>:</w:t>
      </w:r>
    </w:p>
    <w:p w14:paraId="5CAC50A8" w14:textId="39AAE174" w:rsidR="002602C9" w:rsidRPr="002602C9" w:rsidRDefault="002602C9" w:rsidP="003F094A">
      <w:pPr>
        <w:pStyle w:val="ListParagraph"/>
        <w:numPr>
          <w:ilvl w:val="0"/>
          <w:numId w:val="198"/>
        </w:numPr>
        <w:spacing w:line="240" w:lineRule="auto"/>
        <w:contextualSpacing w:val="0"/>
        <w:rPr>
          <w:ins w:id="1667" w:author="Jim Hewitt" w:date="2022-11-03T08:41:00Z"/>
          <w:rFonts w:cs="Courier New"/>
          <w:rPrChange w:id="1668" w:author="Jim Hewitt" w:date="2022-11-03T08:41:00Z">
            <w:rPr>
              <w:ins w:id="1669" w:author="Jim Hewitt" w:date="2022-11-03T08:41:00Z"/>
              <w:rFonts w:cs="Courier New"/>
              <w:b/>
              <w:bCs/>
            </w:rPr>
          </w:rPrChange>
        </w:rPr>
      </w:pPr>
      <w:ins w:id="1670" w:author="Jim Hewitt" w:date="2022-11-03T08:41:00Z">
        <w:r w:rsidRPr="003F094A">
          <w:rPr>
            <w:rFonts w:cs="Courier New"/>
            <w:b/>
            <w:bCs/>
          </w:rPr>
          <w:t xml:space="preserve">Enable </w:t>
        </w:r>
        <w:r>
          <w:rPr>
            <w:rFonts w:cs="Courier New"/>
            <w:b/>
            <w:bCs/>
          </w:rPr>
          <w:t>Altimeter HTTP</w:t>
        </w:r>
        <w:r>
          <w:rPr>
            <w:rFonts w:cs="Courier New"/>
          </w:rPr>
          <w:t xml:space="preserve">: To use </w:t>
        </w:r>
      </w:ins>
      <w:ins w:id="1671" w:author="Jim Hewitt" w:date="2022-11-03T08:42:00Z">
        <w:r w:rsidR="004319D6">
          <w:rPr>
            <w:rFonts w:cs="Courier New"/>
          </w:rPr>
          <w:t xml:space="preserve">HTTP </w:t>
        </w:r>
      </w:ins>
      <w:ins w:id="1672" w:author="Jim Hewitt" w:date="2022-11-03T08:41:00Z">
        <w:r>
          <w:rPr>
            <w:rFonts w:cs="Courier New"/>
          </w:rPr>
          <w:t xml:space="preserve"> with </w:t>
        </w:r>
      </w:ins>
      <w:ins w:id="1673" w:author="Jim Hewitt" w:date="2022-11-03T08:42:00Z">
        <w:r w:rsidR="004319D6">
          <w:rPr>
            <w:rFonts w:cs="Courier New"/>
          </w:rPr>
          <w:t>Altimeter</w:t>
        </w:r>
      </w:ins>
      <w:ins w:id="1674" w:author="Jim Hewitt" w:date="2022-11-03T08:41:00Z">
        <w:r>
          <w:rPr>
            <w:rFonts w:cs="Courier New"/>
          </w:rPr>
          <w:t>, select the check box.</w:t>
        </w:r>
      </w:ins>
    </w:p>
    <w:p w14:paraId="64046E70" w14:textId="32E6D5FE" w:rsidR="00167403" w:rsidRPr="00C707B8" w:rsidRDefault="00C707B8">
      <w:pPr>
        <w:pStyle w:val="ListParagraph"/>
        <w:numPr>
          <w:ilvl w:val="1"/>
          <w:numId w:val="198"/>
        </w:numPr>
        <w:spacing w:line="240" w:lineRule="auto"/>
        <w:contextualSpacing w:val="0"/>
        <w:rPr>
          <w:rFonts w:cs="Courier New"/>
        </w:rPr>
        <w:pPrChange w:id="1675" w:author="Jim Hewitt" w:date="2022-11-03T08:43:00Z">
          <w:pPr>
            <w:pStyle w:val="ListParagraph"/>
            <w:numPr>
              <w:numId w:val="198"/>
            </w:numPr>
            <w:spacing w:line="240" w:lineRule="auto"/>
            <w:ind w:left="1483" w:hanging="360"/>
            <w:contextualSpacing w:val="0"/>
          </w:pPr>
        </w:pPrChange>
      </w:pPr>
      <w:r>
        <w:rPr>
          <w:rFonts w:cs="Courier New"/>
          <w:b/>
          <w:bCs/>
        </w:rPr>
        <w:t>Altimeter</w:t>
      </w:r>
      <w:r w:rsidR="003240FC" w:rsidRPr="003F094A">
        <w:rPr>
          <w:rFonts w:cs="Courier New"/>
          <w:b/>
          <w:bCs/>
        </w:rPr>
        <w:t xml:space="preserve"> HTTP Port</w:t>
      </w:r>
      <w:r w:rsidR="003240FC">
        <w:rPr>
          <w:rFonts w:cs="Courier New"/>
        </w:rPr>
        <w:t>:</w:t>
      </w:r>
      <w:r w:rsidR="00167403">
        <w:rPr>
          <w:rFonts w:cs="Courier New"/>
        </w:rPr>
        <w:t xml:space="preserve"> E</w:t>
      </w:r>
      <w:r w:rsidR="00167403" w:rsidRPr="00167403">
        <w:rPr>
          <w:rFonts w:cs="Courier New"/>
        </w:rPr>
        <w:t xml:space="preserve">nter the </w:t>
      </w:r>
      <w:r w:rsidR="00167403">
        <w:rPr>
          <w:rFonts w:cs="Courier New"/>
        </w:rPr>
        <w:t xml:space="preserve">port number </w:t>
      </w:r>
      <w:r w:rsidR="00B027FF">
        <w:rPr>
          <w:rFonts w:cs="Courier New"/>
        </w:rPr>
        <w:t>f</w:t>
      </w:r>
      <w:r w:rsidR="00167403">
        <w:rPr>
          <w:rFonts w:cs="Courier New"/>
        </w:rPr>
        <w:t xml:space="preserve">or HTTP communications with the component. </w:t>
      </w:r>
      <w:r w:rsidR="00167403" w:rsidRPr="00167403">
        <w:rPr>
          <w:rFonts w:cs="Courier New"/>
        </w:rPr>
        <w:t>For example:</w:t>
      </w:r>
      <w:r>
        <w:rPr>
          <w:rFonts w:cs="Courier New"/>
        </w:rPr>
        <w:t xml:space="preserve"> </w:t>
      </w:r>
      <w:r w:rsidR="00167403" w:rsidRPr="00C707B8">
        <w:rPr>
          <w:rFonts w:cs="Courier New"/>
        </w:rPr>
        <w:t>8080</w:t>
      </w:r>
      <w:r w:rsidR="008166A5" w:rsidRPr="00C707B8">
        <w:rPr>
          <w:rFonts w:cs="Courier New"/>
        </w:rPr>
        <w:t xml:space="preserve"> (default)</w:t>
      </w:r>
    </w:p>
    <w:p w14:paraId="06907488" w14:textId="76E775EF" w:rsidR="00B027FF" w:rsidRDefault="00C707B8" w:rsidP="003F094A">
      <w:pPr>
        <w:pStyle w:val="ListParagraph"/>
        <w:numPr>
          <w:ilvl w:val="0"/>
          <w:numId w:val="198"/>
        </w:numPr>
        <w:spacing w:line="240" w:lineRule="auto"/>
        <w:contextualSpacing w:val="0"/>
        <w:rPr>
          <w:rFonts w:cs="Courier New"/>
        </w:rPr>
      </w:pPr>
      <w:r>
        <w:rPr>
          <w:rFonts w:cs="Courier New"/>
          <w:b/>
          <w:bCs/>
        </w:rPr>
        <w:t>Altimeter</w:t>
      </w:r>
      <w:r w:rsidR="003240FC" w:rsidRPr="003F094A">
        <w:rPr>
          <w:rFonts w:cs="Courier New"/>
          <w:b/>
          <w:bCs/>
        </w:rPr>
        <w:t xml:space="preserve"> HTTPS Port</w:t>
      </w:r>
      <w:r w:rsidR="003240FC">
        <w:rPr>
          <w:rFonts w:cs="Courier New"/>
        </w:rPr>
        <w:t>:</w:t>
      </w:r>
      <w:r w:rsidR="00B027FF">
        <w:rPr>
          <w:rFonts w:cs="Courier New"/>
        </w:rPr>
        <w:t xml:space="preserve"> E</w:t>
      </w:r>
      <w:r w:rsidR="00B027FF" w:rsidRPr="00167403">
        <w:rPr>
          <w:rFonts w:cs="Courier New"/>
        </w:rPr>
        <w:t xml:space="preserve">nter the </w:t>
      </w:r>
      <w:r w:rsidR="00B027FF">
        <w:rPr>
          <w:rFonts w:cs="Courier New"/>
        </w:rPr>
        <w:t xml:space="preserve">port number for HTTPS communications with the component. </w:t>
      </w:r>
      <w:r w:rsidR="00B027FF" w:rsidRPr="00167403">
        <w:rPr>
          <w:rFonts w:cs="Courier New"/>
        </w:rPr>
        <w:t>For example:</w:t>
      </w:r>
      <w:r>
        <w:rPr>
          <w:rFonts w:cs="Courier New"/>
        </w:rPr>
        <w:t xml:space="preserve"> </w:t>
      </w:r>
      <w:r w:rsidR="00B027FF" w:rsidRPr="00C707B8">
        <w:rPr>
          <w:rFonts w:cs="Courier New"/>
        </w:rPr>
        <w:t>8</w:t>
      </w:r>
      <w:r w:rsidR="008166A5" w:rsidRPr="00C707B8">
        <w:rPr>
          <w:rFonts w:cs="Courier New"/>
        </w:rPr>
        <w:t>443 (default)</w:t>
      </w:r>
    </w:p>
    <w:p w14:paraId="28A44F2E" w14:textId="3C81F4C4" w:rsidR="00E92E93" w:rsidRPr="00C707B8" w:rsidRDefault="00E92E93" w:rsidP="003F094A">
      <w:pPr>
        <w:pStyle w:val="ListParagraph"/>
        <w:numPr>
          <w:ilvl w:val="0"/>
          <w:numId w:val="198"/>
        </w:numPr>
        <w:spacing w:line="240" w:lineRule="auto"/>
        <w:contextualSpacing w:val="0"/>
        <w:rPr>
          <w:rFonts w:cs="Courier New"/>
        </w:rPr>
      </w:pPr>
      <w:r>
        <w:rPr>
          <w:rFonts w:cs="Courier New"/>
          <w:b/>
          <w:bCs/>
        </w:rPr>
        <w:t>Use Custom SSL Certificate for Altimeter</w:t>
      </w:r>
      <w:r w:rsidRPr="00E92E93">
        <w:rPr>
          <w:rFonts w:cs="Courier New"/>
        </w:rPr>
        <w:t xml:space="preserve">: To use </w:t>
      </w:r>
      <w:r w:rsidR="00CF1CE8">
        <w:rPr>
          <w:rFonts w:cs="Courier New"/>
        </w:rPr>
        <w:t xml:space="preserve">your own </w:t>
      </w:r>
      <w:r w:rsidRPr="00E92E93">
        <w:rPr>
          <w:rFonts w:cs="Courier New"/>
        </w:rPr>
        <w:t xml:space="preserve">SSL </w:t>
      </w:r>
      <w:r w:rsidR="00CF1CE8">
        <w:rPr>
          <w:rFonts w:cs="Courier New"/>
        </w:rPr>
        <w:t xml:space="preserve">certificates with Altimeter, </w:t>
      </w:r>
      <w:r w:rsidRPr="00E92E93">
        <w:rPr>
          <w:rFonts w:cs="Courier New"/>
        </w:rPr>
        <w:t xml:space="preserve"> select the check box.</w:t>
      </w:r>
    </w:p>
    <w:p w14:paraId="07FC10FA" w14:textId="46F2CB1E" w:rsidR="00F14B36" w:rsidRDefault="003240FC" w:rsidP="00E92E93">
      <w:pPr>
        <w:pStyle w:val="ListParagraph"/>
        <w:numPr>
          <w:ilvl w:val="1"/>
          <w:numId w:val="198"/>
        </w:numPr>
        <w:spacing w:line="240" w:lineRule="auto"/>
        <w:contextualSpacing w:val="0"/>
        <w:rPr>
          <w:rFonts w:cs="Courier New"/>
        </w:rPr>
      </w:pPr>
      <w:r w:rsidRPr="003F094A">
        <w:rPr>
          <w:rFonts w:cs="Courier New"/>
          <w:b/>
          <w:bCs/>
        </w:rPr>
        <w:t>SSL Keystore to load…</w:t>
      </w:r>
      <w:r>
        <w:rPr>
          <w:rFonts w:cs="Courier New"/>
        </w:rPr>
        <w:t>:</w:t>
      </w:r>
      <w:r w:rsidR="008166A5">
        <w:rPr>
          <w:rFonts w:cs="Courier New"/>
        </w:rPr>
        <w:t xml:space="preserve"> </w:t>
      </w:r>
      <w:r w:rsidR="002E4087">
        <w:rPr>
          <w:rFonts w:cs="Courier New"/>
        </w:rPr>
        <w:t xml:space="preserve">Click the Folder button next to the field and navigate to the location </w:t>
      </w:r>
      <w:r w:rsidR="00CA317E">
        <w:rPr>
          <w:rFonts w:cs="Courier New"/>
        </w:rPr>
        <w:t xml:space="preserve">of </w:t>
      </w:r>
      <w:r w:rsidR="00CA317E" w:rsidRPr="00CA317E">
        <w:rPr>
          <w:rFonts w:cs="Courier New"/>
        </w:rPr>
        <w:t>the Java Key Store or PKCS12 certificate file you want to use with the component.</w:t>
      </w:r>
    </w:p>
    <w:p w14:paraId="6354112F" w14:textId="20FDFAC9" w:rsidR="003240FC" w:rsidRDefault="003240FC" w:rsidP="00E92E93">
      <w:pPr>
        <w:pStyle w:val="ListParagraph"/>
        <w:numPr>
          <w:ilvl w:val="1"/>
          <w:numId w:val="198"/>
        </w:numPr>
        <w:spacing w:line="240" w:lineRule="auto"/>
        <w:contextualSpacing w:val="0"/>
        <w:rPr>
          <w:rFonts w:cs="Courier New"/>
        </w:rPr>
      </w:pPr>
      <w:r w:rsidRPr="003F094A">
        <w:rPr>
          <w:rFonts w:cs="Courier New"/>
          <w:b/>
          <w:bCs/>
        </w:rPr>
        <w:t>Password to use to decrypt…</w:t>
      </w:r>
      <w:r>
        <w:rPr>
          <w:rFonts w:cs="Courier New"/>
        </w:rPr>
        <w:t>:</w:t>
      </w:r>
      <w:r w:rsidR="00582BE6">
        <w:rPr>
          <w:rFonts w:cs="Courier New"/>
        </w:rPr>
        <w:t xml:space="preserve"> Enter </w:t>
      </w:r>
      <w:r w:rsidR="00B81D3F">
        <w:rPr>
          <w:rFonts w:cs="Courier New"/>
        </w:rPr>
        <w:t xml:space="preserve">the </w:t>
      </w:r>
      <w:r w:rsidR="00B81D3F" w:rsidRPr="00B81D3F">
        <w:rPr>
          <w:rFonts w:cs="Courier New"/>
        </w:rPr>
        <w:t>password associated with the certificate file</w:t>
      </w:r>
      <w:r w:rsidR="00F77DD0">
        <w:rPr>
          <w:rFonts w:cs="Courier New"/>
        </w:rPr>
        <w:t xml:space="preserve"> in the upper field, then </w:t>
      </w:r>
      <w:r w:rsidR="0084098D">
        <w:rPr>
          <w:rFonts w:cs="Courier New"/>
        </w:rPr>
        <w:t xml:space="preserve">re-enter the password in the lower field to ensure your entries match. </w:t>
      </w:r>
    </w:p>
    <w:p w14:paraId="4A8AB461" w14:textId="487D289D" w:rsidR="002E079C" w:rsidRDefault="002E079C" w:rsidP="002E079C">
      <w:pPr>
        <w:spacing w:line="240" w:lineRule="auto"/>
        <w:rPr>
          <w:rFonts w:cs="Courier New"/>
        </w:rPr>
      </w:pPr>
      <w:r>
        <w:rPr>
          <w:rFonts w:cs="Courier New"/>
        </w:rPr>
        <w:br w:type="page"/>
      </w:r>
    </w:p>
    <w:p w14:paraId="68635F2E" w14:textId="7E8CCAC3" w:rsidR="00C707B8" w:rsidRDefault="00C707B8" w:rsidP="00C707B8">
      <w:pPr>
        <w:numPr>
          <w:ilvl w:val="0"/>
          <w:numId w:val="63"/>
        </w:numPr>
        <w:spacing w:before="120" w:line="240" w:lineRule="auto"/>
        <w:ind w:left="763"/>
        <w:rPr>
          <w:rFonts w:cs="Courier New"/>
        </w:rPr>
      </w:pPr>
      <w:r>
        <w:rPr>
          <w:rFonts w:cs="Courier New"/>
        </w:rPr>
        <w:lastRenderedPageBreak/>
        <w:t>(</w:t>
      </w:r>
      <w:r w:rsidRPr="00FA5F28">
        <w:rPr>
          <w:rFonts w:cs="Courier New"/>
          <w:b/>
          <w:bCs/>
        </w:rPr>
        <w:t xml:space="preserve">Core </w:t>
      </w:r>
      <w:r w:rsidR="00031024">
        <w:rPr>
          <w:rFonts w:cs="Courier New"/>
          <w:b/>
          <w:bCs/>
        </w:rPr>
        <w:t>Analytics</w:t>
      </w:r>
      <w:r w:rsidRPr="00FA5F28">
        <w:rPr>
          <w:rFonts w:cs="Courier New"/>
          <w:b/>
          <w:bCs/>
        </w:rPr>
        <w:t>/Data Broker only</w:t>
      </w:r>
      <w:r>
        <w:rPr>
          <w:rFonts w:cs="Courier New"/>
        </w:rPr>
        <w:t>) The &lt;Ramp component&gt; Configuration panel appears:</w:t>
      </w:r>
    </w:p>
    <w:p w14:paraId="47474C31" w14:textId="2F99502F" w:rsidR="00C707B8" w:rsidRPr="00AD3EE4" w:rsidRDefault="00B30C33" w:rsidP="00C707B8">
      <w:pPr>
        <w:spacing w:before="120" w:line="240" w:lineRule="auto"/>
        <w:ind w:left="763"/>
        <w:jc w:val="center"/>
        <w:rPr>
          <w:rFonts w:cs="Courier New"/>
        </w:rPr>
      </w:pPr>
      <w:r>
        <w:rPr>
          <w:rFonts w:cs="Courier New"/>
          <w:noProof/>
        </w:rPr>
        <w:drawing>
          <wp:inline distT="0" distB="0" distL="0" distR="0" wp14:anchorId="41B71A0B" wp14:editId="5C42DCEE">
            <wp:extent cx="4967326" cy="1655940"/>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1806" cy="1667434"/>
                    </a:xfrm>
                    <a:prstGeom prst="rect">
                      <a:avLst/>
                    </a:prstGeom>
                    <a:noFill/>
                    <a:ln>
                      <a:noFill/>
                    </a:ln>
                  </pic:spPr>
                </pic:pic>
              </a:graphicData>
            </a:graphic>
          </wp:inline>
        </w:drawing>
      </w:r>
    </w:p>
    <w:p w14:paraId="1542BD88" w14:textId="13D57E25" w:rsidR="00C707B8" w:rsidRDefault="00C707B8" w:rsidP="00C707B8">
      <w:pPr>
        <w:spacing w:before="120" w:line="240" w:lineRule="auto"/>
        <w:ind w:left="763"/>
        <w:rPr>
          <w:rFonts w:cs="Courier New"/>
        </w:rPr>
      </w:pPr>
      <w:r w:rsidRPr="00234608">
        <w:rPr>
          <w:rFonts w:cs="Courier New"/>
        </w:rPr>
        <w:t xml:space="preserve">The </w:t>
      </w:r>
      <w:r>
        <w:rPr>
          <w:rFonts w:cs="Courier New"/>
        </w:rPr>
        <w:t xml:space="preserve">panel </w:t>
      </w:r>
      <w:r w:rsidRPr="00234608">
        <w:rPr>
          <w:rFonts w:cs="Courier New"/>
        </w:rPr>
        <w:t>displayed depend</w:t>
      </w:r>
      <w:r>
        <w:rPr>
          <w:rFonts w:cs="Courier New"/>
        </w:rPr>
        <w:t>s</w:t>
      </w:r>
      <w:r w:rsidRPr="00234608">
        <w:rPr>
          <w:rFonts w:cs="Courier New"/>
        </w:rPr>
        <w:t xml:space="preserve"> on which components you chose on the Select Components panel. Enter the following information as appropriate</w:t>
      </w:r>
      <w:r w:rsidR="0052008A">
        <w:rPr>
          <w:rFonts w:cs="Courier New"/>
        </w:rPr>
        <w:t>, then click Next</w:t>
      </w:r>
      <w:r>
        <w:rPr>
          <w:rFonts w:cs="Courier New"/>
        </w:rPr>
        <w:t>:</w:t>
      </w:r>
    </w:p>
    <w:p w14:paraId="3C6DDA0E" w14:textId="77777777" w:rsidR="00C707B8" w:rsidRDefault="00C707B8" w:rsidP="00C707B8">
      <w:pPr>
        <w:pStyle w:val="ListParagraph"/>
        <w:numPr>
          <w:ilvl w:val="0"/>
          <w:numId w:val="198"/>
        </w:numPr>
        <w:spacing w:line="240" w:lineRule="auto"/>
        <w:contextualSpacing w:val="0"/>
        <w:rPr>
          <w:rFonts w:cs="Courier New"/>
        </w:rPr>
      </w:pPr>
      <w:r w:rsidRPr="00FA5F28">
        <w:rPr>
          <w:rFonts w:cs="Courier New"/>
          <w:b/>
          <w:bCs/>
        </w:rPr>
        <w:t>&lt;Component&gt; HTTP Port</w:t>
      </w:r>
      <w:r>
        <w:rPr>
          <w:rFonts w:cs="Courier New"/>
        </w:rPr>
        <w:t>: E</w:t>
      </w:r>
      <w:r w:rsidRPr="00167403">
        <w:rPr>
          <w:rFonts w:cs="Courier New"/>
        </w:rPr>
        <w:t xml:space="preserve">nter the </w:t>
      </w:r>
      <w:r>
        <w:rPr>
          <w:rFonts w:cs="Courier New"/>
        </w:rPr>
        <w:t xml:space="preserve">port number for HTTP communications with the component. </w:t>
      </w:r>
      <w:r w:rsidRPr="00167403">
        <w:rPr>
          <w:rFonts w:cs="Courier New"/>
        </w:rPr>
        <w:t>For example:</w:t>
      </w:r>
    </w:p>
    <w:p w14:paraId="5A380435" w14:textId="77777777" w:rsidR="00C707B8" w:rsidRDefault="00C707B8" w:rsidP="00C707B8">
      <w:pPr>
        <w:pStyle w:val="ListParagraph"/>
        <w:numPr>
          <w:ilvl w:val="1"/>
          <w:numId w:val="198"/>
        </w:numPr>
        <w:spacing w:line="240" w:lineRule="auto"/>
        <w:contextualSpacing w:val="0"/>
        <w:rPr>
          <w:rFonts w:cs="Courier New"/>
        </w:rPr>
      </w:pPr>
      <w:r>
        <w:rPr>
          <w:rFonts w:cs="Courier New"/>
        </w:rPr>
        <w:t>Core Analytics port: 9090 (default)</w:t>
      </w:r>
    </w:p>
    <w:p w14:paraId="32064D41" w14:textId="77777777" w:rsidR="00C707B8" w:rsidRDefault="00C707B8" w:rsidP="00C707B8">
      <w:pPr>
        <w:pStyle w:val="ListParagraph"/>
        <w:numPr>
          <w:ilvl w:val="1"/>
          <w:numId w:val="198"/>
        </w:numPr>
        <w:spacing w:line="240" w:lineRule="auto"/>
        <w:contextualSpacing w:val="0"/>
        <w:rPr>
          <w:rFonts w:cs="Courier New"/>
        </w:rPr>
      </w:pPr>
      <w:r>
        <w:rPr>
          <w:rFonts w:cs="Courier New"/>
        </w:rPr>
        <w:t>Data Broker port: 30378 (default)</w:t>
      </w:r>
    </w:p>
    <w:p w14:paraId="61F85FF9" w14:textId="508BBE23" w:rsidR="00DA10AF" w:rsidRPr="003F094A" w:rsidRDefault="00DA10AF" w:rsidP="00C707B8">
      <w:pPr>
        <w:pStyle w:val="ListParagraph"/>
        <w:numPr>
          <w:ilvl w:val="0"/>
          <w:numId w:val="198"/>
        </w:numPr>
        <w:spacing w:line="240" w:lineRule="auto"/>
        <w:contextualSpacing w:val="0"/>
        <w:rPr>
          <w:rFonts w:cs="Courier New"/>
        </w:rPr>
      </w:pPr>
      <w:r w:rsidRPr="003F094A">
        <w:rPr>
          <w:rFonts w:cs="Courier New"/>
          <w:b/>
          <w:bCs/>
        </w:rPr>
        <w:t>Enable SSL</w:t>
      </w:r>
      <w:r>
        <w:rPr>
          <w:rFonts w:cs="Courier New"/>
        </w:rPr>
        <w:t xml:space="preserve">: To use SSL with the component, select the check </w:t>
      </w:r>
      <w:r w:rsidR="00D647F5">
        <w:rPr>
          <w:rFonts w:cs="Courier New"/>
        </w:rPr>
        <w:t>box.</w:t>
      </w:r>
    </w:p>
    <w:p w14:paraId="57376C0B" w14:textId="05F9BB8B" w:rsidR="00D647F5" w:rsidRPr="0083770D" w:rsidRDefault="00C707B8">
      <w:pPr>
        <w:pStyle w:val="ListParagraph"/>
        <w:numPr>
          <w:ilvl w:val="1"/>
          <w:numId w:val="198"/>
        </w:numPr>
        <w:spacing w:line="240" w:lineRule="auto"/>
        <w:contextualSpacing w:val="0"/>
        <w:rPr>
          <w:rFonts w:cs="Courier New"/>
        </w:rPr>
        <w:pPrChange w:id="1676" w:author="Jim Hewitt" w:date="2022-11-03T08:45:00Z">
          <w:pPr>
            <w:pStyle w:val="ListParagraph"/>
            <w:numPr>
              <w:numId w:val="198"/>
            </w:numPr>
            <w:spacing w:line="240" w:lineRule="auto"/>
            <w:ind w:left="1483" w:hanging="360"/>
            <w:contextualSpacing w:val="0"/>
          </w:pPr>
        </w:pPrChange>
      </w:pPr>
      <w:r w:rsidRPr="00FA5F28">
        <w:rPr>
          <w:rFonts w:cs="Courier New"/>
          <w:b/>
          <w:bCs/>
        </w:rPr>
        <w:t>SSL Keystore to load…</w:t>
      </w:r>
      <w:r>
        <w:rPr>
          <w:rFonts w:cs="Courier New"/>
        </w:rPr>
        <w:t xml:space="preserve">: </w:t>
      </w:r>
      <w:r w:rsidR="00F14B36" w:rsidRPr="00F14B36">
        <w:rPr>
          <w:rFonts w:cs="Courier New"/>
        </w:rPr>
        <w:t>Click the Folder button next to the field and navigate to the location of the Java Key Store or PKCS12 certificate file you want to use with the component.</w:t>
      </w:r>
      <w:r w:rsidR="0083770D">
        <w:rPr>
          <w:rFonts w:cs="Courier New"/>
        </w:rPr>
        <w:t xml:space="preserve"> </w:t>
      </w:r>
    </w:p>
    <w:p w14:paraId="21A3C095" w14:textId="5260660A" w:rsidR="00C707B8" w:rsidRPr="00D647F5" w:rsidRDefault="00C707B8">
      <w:pPr>
        <w:pStyle w:val="ListParagraph"/>
        <w:numPr>
          <w:ilvl w:val="1"/>
          <w:numId w:val="198"/>
        </w:numPr>
        <w:spacing w:line="240" w:lineRule="auto"/>
        <w:contextualSpacing w:val="0"/>
        <w:rPr>
          <w:rFonts w:cs="Courier New"/>
        </w:rPr>
        <w:pPrChange w:id="1677" w:author="Jim Hewitt" w:date="2022-11-03T08:45:00Z">
          <w:pPr>
            <w:pStyle w:val="ListParagraph"/>
            <w:numPr>
              <w:numId w:val="198"/>
            </w:numPr>
            <w:spacing w:line="240" w:lineRule="auto"/>
            <w:ind w:left="1483" w:hanging="360"/>
            <w:contextualSpacing w:val="0"/>
          </w:pPr>
        </w:pPrChange>
      </w:pPr>
      <w:r w:rsidRPr="00D647F5">
        <w:rPr>
          <w:rFonts w:cs="Courier New"/>
          <w:b/>
          <w:bCs/>
        </w:rPr>
        <w:t>Password to use to decrypt…</w:t>
      </w:r>
      <w:r w:rsidRPr="00D647F5">
        <w:rPr>
          <w:rFonts w:cs="Courier New"/>
        </w:rPr>
        <w:t>: Enter the password associated with the certificate file in the upper field, then re-enter the password in the lower field to ensure your entries match.</w:t>
      </w:r>
    </w:p>
    <w:p w14:paraId="66B1B5A0" w14:textId="3799D703" w:rsidR="00DD06FC" w:rsidRDefault="00DD06FC" w:rsidP="00DD06FC">
      <w:pPr>
        <w:numPr>
          <w:ilvl w:val="0"/>
          <w:numId w:val="63"/>
        </w:numPr>
        <w:spacing w:before="120" w:line="240" w:lineRule="auto"/>
        <w:ind w:left="763"/>
        <w:rPr>
          <w:rFonts w:cs="Courier New"/>
        </w:rPr>
      </w:pPr>
      <w:r>
        <w:rPr>
          <w:rFonts w:cs="Courier New"/>
        </w:rPr>
        <w:t>The Ready to Install panel appears. Click Next.</w:t>
      </w:r>
      <w:bookmarkEnd w:id="1666"/>
    </w:p>
    <w:p w14:paraId="2DE09A91" w14:textId="3CE08425" w:rsidR="00C669B9" w:rsidRDefault="00F83F70" w:rsidP="00C669B9">
      <w:pPr>
        <w:numPr>
          <w:ilvl w:val="0"/>
          <w:numId w:val="63"/>
        </w:numPr>
      </w:pPr>
      <w:bookmarkStart w:id="1678" w:name="_Hlk106790447"/>
      <w:r w:rsidRPr="00277477">
        <w:t>Once the installation is complete</w:t>
      </w:r>
      <w:r w:rsidR="00355259">
        <w:t>, the Completion panel appears.</w:t>
      </w:r>
      <w:bookmarkEnd w:id="1678"/>
    </w:p>
    <w:p w14:paraId="0C3A52B1" w14:textId="3466BFFA" w:rsidR="00EE2EE7" w:rsidRDefault="00EE2EE7" w:rsidP="00140E93">
      <w:pPr>
        <w:ind w:left="765"/>
      </w:pPr>
      <w:r w:rsidRPr="00EE2EE7">
        <w:rPr>
          <w:noProof/>
        </w:rPr>
        <mc:AlternateContent>
          <mc:Choice Requires="wps">
            <w:drawing>
              <wp:inline distT="0" distB="0" distL="0" distR="0" wp14:anchorId="64DFA3FF" wp14:editId="761DA29C">
                <wp:extent cx="5607170" cy="638354"/>
                <wp:effectExtent l="0" t="0" r="12700" b="28575"/>
                <wp:docPr id="3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7170" cy="638354"/>
                        </a:xfrm>
                        <a:prstGeom prst="bracketPair">
                          <a:avLst>
                            <a:gd name="adj" fmla="val 10754"/>
                          </a:avLst>
                        </a:prstGeom>
                        <a:noFill/>
                        <a:ln w="19050">
                          <a:solidFill>
                            <a:srgbClr val="BED632"/>
                          </a:solidFill>
                          <a:round/>
                          <a:headEnd/>
                          <a:tailEnd/>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943634"/>
                              </a:solidFill>
                            </a14:hiddenFill>
                          </a:ext>
                          <a:ext uri="{AF507438-7753-43e0-B8FC-AC1667EBCBE1}">
                            <a14:hiddenEffects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17961" dir="2700000" algn="ctr" rotWithShape="0">
                                  <a:srgbClr val="9BBB59">
                                    <a:gamma/>
                                    <a:shade val="60000"/>
                                    <a:invGamma/>
                                  </a:srgbClr>
                                </a:outerShdw>
                              </a:effectLst>
                            </a14:hiddenEffects>
                          </a:ext>
                        </a:extLst>
                      </wps:spPr>
                      <wps:txbx>
                        <w:txbxContent>
                          <w:p w14:paraId="40165925" w14:textId="4A5CB32E" w:rsidR="00EE2EE7" w:rsidRPr="00140E93" w:rsidRDefault="00EE2EE7" w:rsidP="00EE2EE7">
                            <w:pPr>
                              <w:pStyle w:val="ListParagraph"/>
                              <w:spacing w:after="0"/>
                              <w:ind w:left="0"/>
                              <w:jc w:val="both"/>
                              <w:rPr>
                                <w:b/>
                                <w:bCs/>
                                <w:i/>
                              </w:rPr>
                            </w:pPr>
                            <w:r>
                              <w:rPr>
                                <w:b/>
                                <w:i/>
                              </w:rPr>
                              <w:t>IMPORTANT</w:t>
                            </w:r>
                            <w:r w:rsidRPr="007F45B7">
                              <w:rPr>
                                <w:b/>
                                <w:i/>
                              </w:rPr>
                              <w:t>:</w:t>
                            </w:r>
                            <w:r w:rsidRPr="007F45B7">
                              <w:rPr>
                                <w:i/>
                              </w:rPr>
                              <w:t xml:space="preserve"> </w:t>
                            </w:r>
                            <w:r w:rsidRPr="00140E93">
                              <w:rPr>
                                <w:b/>
                                <w:bCs/>
                                <w:i/>
                              </w:rPr>
                              <w:t xml:space="preserve"> If you are installing Core Analytics and Data Broker, DO NOT start them simultaneously. Start one component, wait 30 seconds, then start the other component.</w:t>
                            </w:r>
                          </w:p>
                        </w:txbxContent>
                      </wps:txbx>
                      <wps:bodyPr rot="0" vert="horz" wrap="square" lIns="45720" tIns="45720" rIns="45720" bIns="45720" anchor="ctr" anchorCtr="0" upright="1">
                        <a:noAutofit/>
                      </wps:bodyPr>
                    </wps:wsp>
                  </a:graphicData>
                </a:graphic>
              </wp:inline>
            </w:drawing>
          </mc:Choice>
          <mc:Fallback>
            <w:pict>
              <v:shape w14:anchorId="64DFA3FF" id="_x0000_s1032" type="#_x0000_t185" style="width:441.5pt;height:5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" adj="2323" strokecolor="#bed632" strokeweight="1.5pt">
                <v:textbox inset="3.6pt,,3.6pt">
                  <w:txbxContent>
                    <w:p w14:paraId="40165925" w14:textId="4A5CB32E" w:rsidR="00EE2EE7" w:rsidRPr="00140E93" w:rsidRDefault="00EE2EE7" w:rsidP="00EE2EE7">
                      <w:pPr>
                        <w:pStyle w:val="ListParagraph"/>
                        <w:spacing w:after="0"/>
                        <w:ind w:left="0"/>
                        <w:jc w:val="both"/>
                        <w:rPr>
                          <w:b/>
                          <w:bCs/>
                          <w:i/>
                        </w:rPr>
                      </w:pPr>
                      <w:r>
                        <w:rPr>
                          <w:b/>
                          <w:i/>
                        </w:rPr>
                        <w:t>IMPORTANT</w:t>
                      </w:r>
                      <w:r w:rsidRPr="007F45B7">
                        <w:rPr>
                          <w:b/>
                          <w:i/>
                        </w:rPr>
                        <w:t>:</w:t>
                      </w:r>
                      <w:r w:rsidRPr="007F45B7">
                        <w:rPr>
                          <w:i/>
                        </w:rPr>
                        <w:t xml:space="preserve"> </w:t>
                      </w:r>
                      <w:r w:rsidRPr="00140E93">
                        <w:rPr>
                          <w:b/>
                          <w:bCs/>
                          <w:i/>
                        </w:rPr>
                        <w:t xml:space="preserve"> If you are installing Core Analytics and Data Broker, DO NOT start them simultaneously. Start one component, wait 30 seconds, then start the other component.</w:t>
                      </w:r>
                    </w:p>
                  </w:txbxContent>
                </v:textbox>
                <w10:anchorlock/>
              </v:shape>
            </w:pict>
          </mc:Fallback>
        </mc:AlternateContent>
      </w:r>
    </w:p>
    <w:p w14:paraId="3FD63C43" w14:textId="6BA965C1" w:rsidR="00E7471E" w:rsidRDefault="00405AD8" w:rsidP="00140E93">
      <w:pPr>
        <w:ind w:left="765"/>
        <w:jc w:val="center"/>
      </w:pPr>
      <w:r>
        <w:rPr>
          <w:noProof/>
        </w:rPr>
        <w:lastRenderedPageBreak/>
        <w:drawing>
          <wp:inline distT="0" distB="0" distL="0" distR="0" wp14:anchorId="21DA503A" wp14:editId="0E12AB42">
            <wp:extent cx="3260725" cy="22339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0725" cy="2233930"/>
                    </a:xfrm>
                    <a:prstGeom prst="rect">
                      <a:avLst/>
                    </a:prstGeom>
                    <a:noFill/>
                    <a:ln>
                      <a:noFill/>
                    </a:ln>
                  </pic:spPr>
                </pic:pic>
              </a:graphicData>
            </a:graphic>
          </wp:inline>
        </w:drawing>
      </w:r>
    </w:p>
    <w:p w14:paraId="5CB19AD7" w14:textId="77777777" w:rsidR="00EF6599" w:rsidRDefault="00EF6599" w:rsidP="00140E93">
      <w:pPr>
        <w:ind w:left="765"/>
        <w:jc w:val="center"/>
      </w:pPr>
    </w:p>
    <w:p w14:paraId="03D28CF5" w14:textId="30D9EA4A" w:rsidR="00F83F70" w:rsidRDefault="00F83F70" w:rsidP="00140E93">
      <w:pPr>
        <w:pStyle w:val="ListParagraph"/>
        <w:numPr>
          <w:ilvl w:val="0"/>
          <w:numId w:val="143"/>
        </w:numPr>
        <w:ind w:left="1483"/>
        <w:contextualSpacing w:val="0"/>
      </w:pPr>
      <w:r w:rsidRPr="00277477">
        <w:t>If the installation was successful:</w:t>
      </w:r>
    </w:p>
    <w:p w14:paraId="54C38CA8" w14:textId="77777777" w:rsidR="00E7471E" w:rsidRDefault="006F3856" w:rsidP="00E7471E">
      <w:pPr>
        <w:pStyle w:val="ListParagraph"/>
        <w:numPr>
          <w:ilvl w:val="1"/>
          <w:numId w:val="143"/>
        </w:numPr>
      </w:pPr>
      <w:bookmarkStart w:id="1679" w:name="_Hlk105754822"/>
      <w:r>
        <w:t>(</w:t>
      </w:r>
      <w:r w:rsidRPr="00140E93">
        <w:rPr>
          <w:b/>
          <w:bCs/>
        </w:rPr>
        <w:t>Windows</w:t>
      </w:r>
      <w:r>
        <w:t xml:space="preserve">) </w:t>
      </w:r>
      <w:bookmarkStart w:id="1680" w:name="_Hlk106790497"/>
      <w:r w:rsidR="00355259" w:rsidRPr="00355259">
        <w:t xml:space="preserve">Ensure that the </w:t>
      </w:r>
      <w:r>
        <w:t>components you installed are selected to restart</w:t>
      </w:r>
      <w:r w:rsidR="00DE28E4">
        <w:t>, then c</w:t>
      </w:r>
      <w:r w:rsidR="00F83F70" w:rsidRPr="00277477">
        <w:t xml:space="preserve">lick </w:t>
      </w:r>
      <w:r w:rsidR="00F83F70">
        <w:t>Finish.</w:t>
      </w:r>
      <w:bookmarkEnd w:id="1680"/>
      <w:r w:rsidR="00F83F70">
        <w:t xml:space="preserve"> </w:t>
      </w:r>
    </w:p>
    <w:bookmarkEnd w:id="1679"/>
    <w:p w14:paraId="54A66E26" w14:textId="77777777" w:rsidR="00E7471E" w:rsidRDefault="006F3856" w:rsidP="00E7471E">
      <w:pPr>
        <w:pStyle w:val="ListParagraph"/>
        <w:numPr>
          <w:ilvl w:val="1"/>
          <w:numId w:val="143"/>
        </w:numPr>
      </w:pPr>
      <w:r>
        <w:t>(</w:t>
      </w:r>
      <w:r w:rsidRPr="00140E93">
        <w:rPr>
          <w:b/>
          <w:bCs/>
        </w:rPr>
        <w:t>Linux</w:t>
      </w:r>
      <w:r>
        <w:t>) Click Finish.</w:t>
      </w:r>
    </w:p>
    <w:p w14:paraId="715B2161" w14:textId="7C39AEAA" w:rsidR="00E74541" w:rsidRDefault="00F009AF">
      <w:pPr>
        <w:pStyle w:val="ListParagraph"/>
        <w:numPr>
          <w:ilvl w:val="1"/>
          <w:numId w:val="143"/>
        </w:numPr>
      </w:pPr>
      <w:r>
        <w:t xml:space="preserve">Verify the </w:t>
      </w:r>
      <w:r w:rsidR="00E74541">
        <w:t>installed components:</w:t>
      </w:r>
    </w:p>
    <w:p w14:paraId="4BEEA3F9" w14:textId="77777777" w:rsidR="00E13BF2" w:rsidRDefault="00E13BF2" w:rsidP="00140E93">
      <w:pPr>
        <w:pStyle w:val="ListParagraph"/>
        <w:ind w:left="2205"/>
      </w:pPr>
    </w:p>
    <w:p w14:paraId="104AB238" w14:textId="56CA8FFD" w:rsidR="00E74541" w:rsidRDefault="00000000">
      <w:pPr>
        <w:numPr>
          <w:ilvl w:val="3"/>
          <w:numId w:val="29"/>
        </w:numPr>
      </w:pPr>
      <w:hyperlink w:anchor="_Verify_Altimeter_and" w:history="1">
        <w:r w:rsidR="00E74541" w:rsidRPr="00E74541">
          <w:rPr>
            <w:rStyle w:val="Hyperlink"/>
          </w:rPr>
          <w:t>Verify Altimeter and Core Analytics</w:t>
        </w:r>
      </w:hyperlink>
      <w:r w:rsidR="00E74541">
        <w:t>.</w:t>
      </w:r>
    </w:p>
    <w:p w14:paraId="3402B0E8" w14:textId="55B29D06" w:rsidR="00E74541" w:rsidRDefault="00000000">
      <w:pPr>
        <w:numPr>
          <w:ilvl w:val="3"/>
          <w:numId w:val="29"/>
        </w:numPr>
      </w:pPr>
      <w:hyperlink w:anchor="_Verify_Data_Broker_1" w:history="1">
        <w:r w:rsidR="00E74541" w:rsidRPr="00E74541">
          <w:rPr>
            <w:rStyle w:val="Hyperlink"/>
          </w:rPr>
          <w:t>Verify Data Broker</w:t>
        </w:r>
      </w:hyperlink>
      <w:r w:rsidR="00E74541">
        <w:t>.</w:t>
      </w:r>
    </w:p>
    <w:p w14:paraId="403EE198" w14:textId="04BBF3A0" w:rsidR="00E74541" w:rsidRDefault="00000000">
      <w:pPr>
        <w:numPr>
          <w:ilvl w:val="3"/>
          <w:numId w:val="29"/>
        </w:numPr>
      </w:pPr>
      <w:hyperlink w:anchor="_Verify_Multicast+" w:history="1">
        <w:r w:rsidR="00AF7E18" w:rsidRPr="00AF7E18">
          <w:rPr>
            <w:rStyle w:val="Hyperlink"/>
          </w:rPr>
          <w:t xml:space="preserve">Verify </w:t>
        </w:r>
        <w:proofErr w:type="spellStart"/>
        <w:r w:rsidR="00AF7E18" w:rsidRPr="00AF7E18">
          <w:rPr>
            <w:rStyle w:val="Hyperlink"/>
          </w:rPr>
          <w:t>OmniCache</w:t>
        </w:r>
        <w:proofErr w:type="spellEnd"/>
      </w:hyperlink>
      <w:r w:rsidR="00E74541">
        <w:t>.</w:t>
      </w:r>
    </w:p>
    <w:p w14:paraId="3F59B2A7" w14:textId="0D6A3404" w:rsidR="00E74541" w:rsidRDefault="00000000">
      <w:pPr>
        <w:numPr>
          <w:ilvl w:val="3"/>
          <w:numId w:val="29"/>
        </w:numPr>
      </w:pPr>
      <w:hyperlink w:anchor="_Verify_Multicast+_1" w:history="1">
        <w:r w:rsidR="00AF7E18" w:rsidRPr="00AF7E18">
          <w:rPr>
            <w:rStyle w:val="Hyperlink"/>
          </w:rPr>
          <w:t>Verify Multicast+</w:t>
        </w:r>
      </w:hyperlink>
      <w:r w:rsidR="00E74541">
        <w:t>.</w:t>
      </w:r>
    </w:p>
    <w:p w14:paraId="2F8E5AB6" w14:textId="5436C702" w:rsidR="004705B6" w:rsidRDefault="00F83F70" w:rsidP="00140E93">
      <w:pPr>
        <w:numPr>
          <w:ilvl w:val="3"/>
          <w:numId w:val="29"/>
        </w:numPr>
        <w:ind w:left="2160"/>
      </w:pPr>
      <w:bookmarkStart w:id="1681" w:name="_Hlk96506037"/>
      <w:r w:rsidRPr="004705B6">
        <w:rPr>
          <w:rFonts w:cs="Courier New"/>
        </w:rPr>
        <w:t>(</w:t>
      </w:r>
      <w:r w:rsidRPr="004705B6">
        <w:rPr>
          <w:rFonts w:cs="Courier New"/>
          <w:b/>
          <w:bCs/>
        </w:rPr>
        <w:t>Microsoft SQL Server – Windows Authentication only</w:t>
      </w:r>
      <w:r w:rsidRPr="004705B6">
        <w:rPr>
          <w:rFonts w:cs="Courier New"/>
        </w:rPr>
        <w:t>)</w:t>
      </w:r>
      <w:r>
        <w:t xml:space="preserve"> </w:t>
      </w:r>
      <w:r w:rsidRPr="00D65510">
        <w:t xml:space="preserve">If you are using Windows Authentication, additional configuration is required after Altimeter </w:t>
      </w:r>
      <w:r w:rsidR="009A1BD4">
        <w:t>and</w:t>
      </w:r>
      <w:r w:rsidR="00C3581D">
        <w:t>/</w:t>
      </w:r>
      <w:r w:rsidR="009A1BD4">
        <w:t xml:space="preserve">or Data Broker are </w:t>
      </w:r>
      <w:r w:rsidRPr="00D65510">
        <w:t xml:space="preserve">installed. For more information, see </w:t>
      </w:r>
      <w:r w:rsidRPr="004705B6">
        <w:rPr>
          <w:i/>
          <w:iCs/>
        </w:rPr>
        <w:t xml:space="preserve">Tech Note - Using Windows Authentication with Ramp </w:t>
      </w:r>
      <w:proofErr w:type="spellStart"/>
      <w:r w:rsidRPr="004705B6">
        <w:rPr>
          <w:i/>
          <w:iCs/>
        </w:rPr>
        <w:t>eCDN</w:t>
      </w:r>
      <w:proofErr w:type="spellEnd"/>
      <w:r w:rsidRPr="00D65510">
        <w:t>.</w:t>
      </w:r>
      <w:bookmarkEnd w:id="1681"/>
    </w:p>
    <w:p w14:paraId="0827CF59" w14:textId="46D02014" w:rsidR="004705B6" w:rsidRDefault="004705B6" w:rsidP="00140E93">
      <w:pPr>
        <w:pStyle w:val="ListParagraph"/>
        <w:numPr>
          <w:ilvl w:val="0"/>
          <w:numId w:val="143"/>
        </w:numPr>
        <w:ind w:left="1483"/>
        <w:contextualSpacing w:val="0"/>
      </w:pPr>
      <w:r w:rsidRPr="00277477">
        <w:t xml:space="preserve">If the installation </w:t>
      </w:r>
      <w:r w:rsidR="00E7310A">
        <w:t>encountered issues</w:t>
      </w:r>
      <w:r w:rsidRPr="00277477">
        <w:t>:</w:t>
      </w:r>
    </w:p>
    <w:p w14:paraId="181F46C7" w14:textId="565CA9F8" w:rsidR="00E7310A" w:rsidRDefault="00E7310A" w:rsidP="004705B6">
      <w:pPr>
        <w:pStyle w:val="ListParagraph"/>
        <w:numPr>
          <w:ilvl w:val="1"/>
          <w:numId w:val="143"/>
        </w:numPr>
      </w:pPr>
      <w:r>
        <w:t xml:space="preserve">Collect the appropriate component logs listed in </w:t>
      </w:r>
      <w:hyperlink w:anchor="_Ramp_eCDN_Log" w:history="1">
        <w:r w:rsidR="0042451A" w:rsidRPr="0042451A">
          <w:rPr>
            <w:rStyle w:val="Hyperlink"/>
          </w:rPr>
          <w:t xml:space="preserve">Ramp </w:t>
        </w:r>
        <w:proofErr w:type="spellStart"/>
        <w:r w:rsidR="0042451A" w:rsidRPr="0042451A">
          <w:rPr>
            <w:rStyle w:val="Hyperlink"/>
          </w:rPr>
          <w:t>eCDN</w:t>
        </w:r>
        <w:proofErr w:type="spellEnd"/>
        <w:r w:rsidR="0042451A" w:rsidRPr="0042451A">
          <w:rPr>
            <w:rStyle w:val="Hyperlink"/>
          </w:rPr>
          <w:t xml:space="preserve"> Log Locations</w:t>
        </w:r>
      </w:hyperlink>
      <w:r w:rsidR="0042451A">
        <w:t>.</w:t>
      </w:r>
    </w:p>
    <w:p w14:paraId="3BF17838" w14:textId="1D78EA39" w:rsidR="002E079C" w:rsidRDefault="002E079C" w:rsidP="002E079C">
      <w:r>
        <w:br w:type="page"/>
      </w:r>
    </w:p>
    <w:p w14:paraId="71619D93" w14:textId="79218B8A" w:rsidR="00F83F70" w:rsidRDefault="00F83F70" w:rsidP="00F83F70">
      <w:pPr>
        <w:pStyle w:val="Heading2"/>
      </w:pPr>
      <w:bookmarkStart w:id="1682" w:name="_Hlk106790754"/>
      <w:bookmarkStart w:id="1683" w:name="_Toc120867442"/>
      <w:r>
        <w:lastRenderedPageBreak/>
        <w:t xml:space="preserve">Uninstalling </w:t>
      </w:r>
      <w:r w:rsidR="00BC7C0D">
        <w:t xml:space="preserve">Ramp </w:t>
      </w:r>
      <w:proofErr w:type="spellStart"/>
      <w:r w:rsidR="00BC7C0D">
        <w:t>eCDN</w:t>
      </w:r>
      <w:proofErr w:type="spellEnd"/>
      <w:r w:rsidR="00BC7C0D">
        <w:t xml:space="preserve"> Components</w:t>
      </w:r>
      <w:bookmarkEnd w:id="1683"/>
    </w:p>
    <w:p w14:paraId="48E70271" w14:textId="7A096CE6" w:rsidR="00F83F70" w:rsidRDefault="00F83F70" w:rsidP="00F83F70">
      <w:r>
        <w:t xml:space="preserve">To uninstall </w:t>
      </w:r>
      <w:r w:rsidR="00BC7C0D">
        <w:t xml:space="preserve">the Ramp </w:t>
      </w:r>
      <w:proofErr w:type="spellStart"/>
      <w:r w:rsidR="00BC7C0D">
        <w:t>eCDN</w:t>
      </w:r>
      <w:proofErr w:type="spellEnd"/>
      <w:r w:rsidR="00BC7C0D">
        <w:t xml:space="preserve"> components</w:t>
      </w:r>
      <w:r>
        <w:t>:</w:t>
      </w:r>
    </w:p>
    <w:p w14:paraId="49BE91A2" w14:textId="52A1C3C9" w:rsidR="0042451A" w:rsidRDefault="0042451A" w:rsidP="00140E93">
      <w:pPr>
        <w:numPr>
          <w:ilvl w:val="0"/>
          <w:numId w:val="144"/>
        </w:numPr>
        <w:spacing w:line="240" w:lineRule="auto"/>
      </w:pPr>
      <w:r w:rsidRPr="00EA240A">
        <w:t xml:space="preserve">Locate the </w:t>
      </w:r>
      <w:r>
        <w:t xml:space="preserve">Ramp </w:t>
      </w:r>
      <w:proofErr w:type="spellStart"/>
      <w:r>
        <w:t>eCDN</w:t>
      </w:r>
      <w:proofErr w:type="spellEnd"/>
      <w:r>
        <w:t xml:space="preserve"> uninstall </w:t>
      </w:r>
      <w:r w:rsidRPr="00EA240A">
        <w:t>file</w:t>
      </w:r>
      <w:r>
        <w:t>. For example:</w:t>
      </w:r>
    </w:p>
    <w:p w14:paraId="2EE5E033" w14:textId="77777777" w:rsidR="0042451A" w:rsidRPr="00535C2C" w:rsidRDefault="0042451A" w:rsidP="0042451A">
      <w:pPr>
        <w:pStyle w:val="ListParagraph"/>
        <w:numPr>
          <w:ilvl w:val="0"/>
          <w:numId w:val="140"/>
        </w:numPr>
        <w:spacing w:line="240" w:lineRule="auto"/>
        <w:rPr>
          <w:b/>
          <w:bCs/>
        </w:rPr>
      </w:pPr>
      <w:r w:rsidRPr="00535C2C">
        <w:rPr>
          <w:b/>
          <w:bCs/>
        </w:rPr>
        <w:t>Windows:</w:t>
      </w:r>
    </w:p>
    <w:p w14:paraId="43D6D107" w14:textId="12427456" w:rsidR="0042451A" w:rsidRPr="00EA240A" w:rsidRDefault="0042451A" w:rsidP="0042451A">
      <w:pPr>
        <w:spacing w:line="240" w:lineRule="auto"/>
        <w:ind w:left="1530"/>
        <w:rPr>
          <w:rFonts w:ascii="Courier New" w:hAnsi="Courier New" w:cs="Courier New"/>
        </w:rPr>
      </w:pPr>
      <w:r w:rsidRPr="00EA240A">
        <w:rPr>
          <w:rFonts w:ascii="Courier New" w:hAnsi="Courier New" w:cs="Courier New"/>
        </w:rPr>
        <w:t>C:\</w:t>
      </w:r>
      <w:r>
        <w:rPr>
          <w:rFonts w:ascii="Courier New" w:hAnsi="Courier New" w:cs="Courier New"/>
        </w:rPr>
        <w:t>Program Files</w:t>
      </w:r>
      <w:r w:rsidRPr="00EA240A">
        <w:rPr>
          <w:rFonts w:ascii="Courier New" w:hAnsi="Courier New" w:cs="Courier New"/>
        </w:rPr>
        <w:t>\</w:t>
      </w:r>
      <w:proofErr w:type="spellStart"/>
      <w:r>
        <w:rPr>
          <w:rFonts w:ascii="Courier New" w:hAnsi="Courier New" w:cs="Courier New"/>
        </w:rPr>
        <w:t>rampecdn</w:t>
      </w:r>
      <w:proofErr w:type="spellEnd"/>
      <w:r>
        <w:rPr>
          <w:rFonts w:ascii="Courier New" w:hAnsi="Courier New" w:cs="Courier New"/>
        </w:rPr>
        <w:t>\</w:t>
      </w:r>
      <w:r w:rsidR="00D87632">
        <w:rPr>
          <w:rFonts w:ascii="Courier New" w:hAnsi="Courier New" w:cs="Courier New"/>
        </w:rPr>
        <w:t>uninstall.exe</w:t>
      </w:r>
      <w:r w:rsidRPr="00EA240A">
        <w:rPr>
          <w:rFonts w:ascii="Courier New" w:hAnsi="Courier New" w:cs="Courier New"/>
        </w:rPr>
        <w:t xml:space="preserve">  </w:t>
      </w:r>
    </w:p>
    <w:p w14:paraId="231DE4D8" w14:textId="77777777" w:rsidR="0042451A" w:rsidRPr="00535C2C" w:rsidRDefault="0042451A" w:rsidP="0042451A">
      <w:pPr>
        <w:pStyle w:val="ListParagraph"/>
        <w:numPr>
          <w:ilvl w:val="0"/>
          <w:numId w:val="140"/>
        </w:numPr>
        <w:spacing w:line="240" w:lineRule="auto"/>
        <w:rPr>
          <w:b/>
          <w:bCs/>
        </w:rPr>
      </w:pPr>
      <w:r w:rsidRPr="00535C2C">
        <w:rPr>
          <w:b/>
          <w:bCs/>
        </w:rPr>
        <w:t>Linux:</w:t>
      </w:r>
    </w:p>
    <w:p w14:paraId="4CE0EA24" w14:textId="219B06D6" w:rsidR="0042451A" w:rsidRDefault="00D87632" w:rsidP="0042451A">
      <w:pPr>
        <w:spacing w:line="240" w:lineRule="auto"/>
        <w:ind w:left="1530"/>
      </w:pPr>
      <w:r>
        <w:rPr>
          <w:rFonts w:ascii="Courier New" w:hAnsi="Courier New" w:cs="Courier New"/>
        </w:rPr>
        <w:t>opt</w:t>
      </w:r>
      <w:r w:rsidR="0042451A" w:rsidRPr="008D28B7">
        <w:rPr>
          <w:rFonts w:ascii="Courier New" w:hAnsi="Courier New" w:cs="Courier New"/>
        </w:rPr>
        <w:t>/</w:t>
      </w:r>
      <w:proofErr w:type="spellStart"/>
      <w:r>
        <w:rPr>
          <w:rFonts w:ascii="Courier New" w:hAnsi="Courier New" w:cs="Courier New"/>
        </w:rPr>
        <w:t>rampecdn</w:t>
      </w:r>
      <w:proofErr w:type="spellEnd"/>
      <w:r w:rsidR="0042451A" w:rsidRPr="008D28B7">
        <w:rPr>
          <w:rFonts w:ascii="Courier New" w:hAnsi="Courier New" w:cs="Courier New"/>
        </w:rPr>
        <w:t>/</w:t>
      </w:r>
      <w:r w:rsidR="00947F43">
        <w:rPr>
          <w:rFonts w:ascii="Courier New" w:hAnsi="Courier New" w:cs="Courier New"/>
        </w:rPr>
        <w:t>uninstall</w:t>
      </w:r>
    </w:p>
    <w:p w14:paraId="6B833F57" w14:textId="77777777" w:rsidR="0042451A" w:rsidRDefault="0042451A" w:rsidP="00140E93">
      <w:pPr>
        <w:numPr>
          <w:ilvl w:val="0"/>
          <w:numId w:val="144"/>
        </w:numPr>
        <w:spacing w:line="240" w:lineRule="auto"/>
      </w:pPr>
      <w:r>
        <w:t>Double</w:t>
      </w:r>
      <w:r w:rsidRPr="00EA240A">
        <w:t xml:space="preserve">-click on the </w:t>
      </w:r>
      <w:r>
        <w:t>installer file</w:t>
      </w:r>
      <w:r w:rsidRPr="00EA240A">
        <w:t>.</w:t>
      </w:r>
    </w:p>
    <w:p w14:paraId="499471EC" w14:textId="76D49475" w:rsidR="00F83F70" w:rsidRDefault="00F83F70" w:rsidP="00140E93">
      <w:pPr>
        <w:numPr>
          <w:ilvl w:val="0"/>
          <w:numId w:val="144"/>
        </w:numPr>
        <w:spacing w:line="240" w:lineRule="auto"/>
      </w:pPr>
      <w:r>
        <w:t>Click Yes to confirm that you want to</w:t>
      </w:r>
      <w:r w:rsidR="00637545">
        <w:t xml:space="preserve"> uninstall the Ramp </w:t>
      </w:r>
      <w:proofErr w:type="spellStart"/>
      <w:r w:rsidR="00637545">
        <w:t>eCDN</w:t>
      </w:r>
      <w:proofErr w:type="spellEnd"/>
      <w:r w:rsidR="00637545">
        <w:t xml:space="preserve"> components</w:t>
      </w:r>
      <w:r>
        <w:t xml:space="preserve">. </w:t>
      </w:r>
    </w:p>
    <w:p w14:paraId="5EE34000" w14:textId="21A7CA72" w:rsidR="00F83F70" w:rsidRDefault="00F83F70" w:rsidP="00140E93">
      <w:pPr>
        <w:numPr>
          <w:ilvl w:val="0"/>
          <w:numId w:val="144"/>
        </w:numPr>
        <w:spacing w:line="240" w:lineRule="auto"/>
      </w:pPr>
      <w:r>
        <w:t xml:space="preserve">Click Ok. </w:t>
      </w:r>
    </w:p>
    <w:bookmarkEnd w:id="1682"/>
    <w:p w14:paraId="3D0E306F" w14:textId="14B195EE" w:rsidR="001C3E95" w:rsidRDefault="001C3E95" w:rsidP="001C3E95">
      <w:pPr>
        <w:spacing w:line="240" w:lineRule="auto"/>
      </w:pPr>
    </w:p>
    <w:p w14:paraId="7BD19B08" w14:textId="53154628" w:rsidR="001C3E95" w:rsidRDefault="001C3E95" w:rsidP="001C3E95">
      <w:pPr>
        <w:spacing w:line="240" w:lineRule="auto"/>
      </w:pPr>
    </w:p>
    <w:p w14:paraId="283CF0A7" w14:textId="4E38E02F" w:rsidR="00F124E1" w:rsidRDefault="00F124E1" w:rsidP="00F124E1">
      <w:bookmarkStart w:id="1684" w:name="_Toc72222289"/>
      <w:bookmarkStart w:id="1685" w:name="_Toc72227771"/>
      <w:bookmarkStart w:id="1686" w:name="_Toc76626717"/>
      <w:bookmarkStart w:id="1687" w:name="_Toc81481663"/>
      <w:bookmarkStart w:id="1688" w:name="_Toc86309782"/>
      <w:bookmarkStart w:id="1689" w:name="_Toc86310294"/>
      <w:bookmarkStart w:id="1690" w:name="_Toc86313782"/>
      <w:bookmarkStart w:id="1691" w:name="_Toc86317518"/>
      <w:bookmarkStart w:id="1692" w:name="_Toc86401912"/>
      <w:bookmarkStart w:id="1693" w:name="_Toc93398865"/>
      <w:bookmarkStart w:id="1694" w:name="_Toc94692370"/>
      <w:bookmarkStart w:id="1695" w:name="_Toc95805207"/>
      <w:bookmarkStart w:id="1696" w:name="_Toc96673266"/>
      <w:bookmarkStart w:id="1697" w:name="_Toc99455738"/>
      <w:bookmarkStart w:id="1698" w:name="_Toc99537168"/>
      <w:bookmarkStart w:id="1699" w:name="_Toc103094853"/>
      <w:bookmarkStart w:id="1700" w:name="_Toc103095147"/>
      <w:bookmarkStart w:id="1701" w:name="_Toc103246776"/>
      <w:bookmarkStart w:id="1702" w:name="_Toc103247101"/>
      <w:bookmarkStart w:id="1703" w:name="_Toc105593464"/>
      <w:bookmarkStart w:id="1704" w:name="_Toc105593948"/>
      <w:bookmarkStart w:id="1705" w:name="_Toc72222290"/>
      <w:bookmarkStart w:id="1706" w:name="_Toc72227772"/>
      <w:bookmarkStart w:id="1707" w:name="_Toc76626718"/>
      <w:bookmarkStart w:id="1708" w:name="_Toc81481664"/>
      <w:bookmarkStart w:id="1709" w:name="_Toc86309783"/>
      <w:bookmarkStart w:id="1710" w:name="_Toc86310295"/>
      <w:bookmarkStart w:id="1711" w:name="_Toc86313783"/>
      <w:bookmarkStart w:id="1712" w:name="_Toc86317519"/>
      <w:bookmarkStart w:id="1713" w:name="_Toc86401913"/>
      <w:bookmarkStart w:id="1714" w:name="_Toc93398866"/>
      <w:bookmarkStart w:id="1715" w:name="_Toc94692371"/>
      <w:bookmarkStart w:id="1716" w:name="_Toc95805208"/>
      <w:bookmarkStart w:id="1717" w:name="_Toc96673267"/>
      <w:bookmarkStart w:id="1718" w:name="_Toc99455739"/>
      <w:bookmarkStart w:id="1719" w:name="_Toc99537169"/>
      <w:bookmarkStart w:id="1720" w:name="_Toc103094854"/>
      <w:bookmarkStart w:id="1721" w:name="_Toc103095148"/>
      <w:bookmarkStart w:id="1722" w:name="_Toc103246777"/>
      <w:bookmarkStart w:id="1723" w:name="_Toc103247102"/>
      <w:bookmarkStart w:id="1724" w:name="_Toc105593465"/>
      <w:bookmarkStart w:id="1725" w:name="_Toc105593949"/>
      <w:bookmarkStart w:id="1726" w:name="_Toc72222291"/>
      <w:bookmarkStart w:id="1727" w:name="_Toc72227773"/>
      <w:bookmarkStart w:id="1728" w:name="_Toc76626719"/>
      <w:bookmarkStart w:id="1729" w:name="_Toc81481665"/>
      <w:bookmarkStart w:id="1730" w:name="_Toc86309784"/>
      <w:bookmarkStart w:id="1731" w:name="_Toc86310296"/>
      <w:bookmarkStart w:id="1732" w:name="_Toc86313784"/>
      <w:bookmarkStart w:id="1733" w:name="_Toc86317520"/>
      <w:bookmarkStart w:id="1734" w:name="_Toc86401914"/>
      <w:bookmarkStart w:id="1735" w:name="_Toc93398867"/>
      <w:bookmarkStart w:id="1736" w:name="_Toc94692372"/>
      <w:bookmarkStart w:id="1737" w:name="_Toc95805209"/>
      <w:bookmarkStart w:id="1738" w:name="_Toc96673268"/>
      <w:bookmarkStart w:id="1739" w:name="_Toc99455740"/>
      <w:bookmarkStart w:id="1740" w:name="_Toc99537170"/>
      <w:bookmarkStart w:id="1741" w:name="_Toc103094855"/>
      <w:bookmarkStart w:id="1742" w:name="_Toc103095149"/>
      <w:bookmarkStart w:id="1743" w:name="_Toc103246778"/>
      <w:bookmarkStart w:id="1744" w:name="_Toc103247103"/>
      <w:bookmarkStart w:id="1745" w:name="_Toc105593466"/>
      <w:bookmarkStart w:id="1746" w:name="_Toc105593950"/>
      <w:bookmarkStart w:id="1747" w:name="_Toc72222292"/>
      <w:bookmarkStart w:id="1748" w:name="_Toc72227774"/>
      <w:bookmarkStart w:id="1749" w:name="_Toc76626720"/>
      <w:bookmarkStart w:id="1750" w:name="_Toc81481666"/>
      <w:bookmarkStart w:id="1751" w:name="_Toc86309785"/>
      <w:bookmarkStart w:id="1752" w:name="_Toc86310297"/>
      <w:bookmarkStart w:id="1753" w:name="_Toc86313785"/>
      <w:bookmarkStart w:id="1754" w:name="_Toc86317521"/>
      <w:bookmarkStart w:id="1755" w:name="_Toc86401915"/>
      <w:bookmarkStart w:id="1756" w:name="_Toc93398868"/>
      <w:bookmarkStart w:id="1757" w:name="_Toc94692373"/>
      <w:bookmarkStart w:id="1758" w:name="_Toc95805210"/>
      <w:bookmarkStart w:id="1759" w:name="_Toc96673269"/>
      <w:bookmarkStart w:id="1760" w:name="_Toc99455741"/>
      <w:bookmarkStart w:id="1761" w:name="_Toc99537171"/>
      <w:bookmarkStart w:id="1762" w:name="_Toc103094856"/>
      <w:bookmarkStart w:id="1763" w:name="_Toc103095150"/>
      <w:bookmarkStart w:id="1764" w:name="_Toc103246779"/>
      <w:bookmarkStart w:id="1765" w:name="_Toc103247104"/>
      <w:bookmarkStart w:id="1766" w:name="_Toc105593467"/>
      <w:bookmarkStart w:id="1767" w:name="_Toc105593951"/>
      <w:bookmarkStart w:id="1768" w:name="_Toc72222293"/>
      <w:bookmarkStart w:id="1769" w:name="_Toc72227775"/>
      <w:bookmarkStart w:id="1770" w:name="_Toc76626721"/>
      <w:bookmarkStart w:id="1771" w:name="_Toc81481667"/>
      <w:bookmarkStart w:id="1772" w:name="_Toc86309786"/>
      <w:bookmarkStart w:id="1773" w:name="_Toc86310298"/>
      <w:bookmarkStart w:id="1774" w:name="_Toc86313786"/>
      <w:bookmarkStart w:id="1775" w:name="_Toc86317522"/>
      <w:bookmarkStart w:id="1776" w:name="_Toc86401916"/>
      <w:bookmarkStart w:id="1777" w:name="_Toc93398869"/>
      <w:bookmarkStart w:id="1778" w:name="_Toc94692374"/>
      <w:bookmarkStart w:id="1779" w:name="_Toc95805211"/>
      <w:bookmarkStart w:id="1780" w:name="_Toc96673270"/>
      <w:bookmarkStart w:id="1781" w:name="_Toc99455742"/>
      <w:bookmarkStart w:id="1782" w:name="_Toc99537172"/>
      <w:bookmarkStart w:id="1783" w:name="_Toc103094857"/>
      <w:bookmarkStart w:id="1784" w:name="_Toc103095151"/>
      <w:bookmarkStart w:id="1785" w:name="_Toc103246780"/>
      <w:bookmarkStart w:id="1786" w:name="_Toc103247105"/>
      <w:bookmarkStart w:id="1787" w:name="_Toc105593468"/>
      <w:bookmarkStart w:id="1788" w:name="_Toc105593952"/>
      <w:bookmarkStart w:id="1789" w:name="_Toc72222294"/>
      <w:bookmarkStart w:id="1790" w:name="_Toc72227776"/>
      <w:bookmarkStart w:id="1791" w:name="_Toc76626722"/>
      <w:bookmarkStart w:id="1792" w:name="_Toc81481668"/>
      <w:bookmarkStart w:id="1793" w:name="_Toc86309787"/>
      <w:bookmarkStart w:id="1794" w:name="_Toc86310299"/>
      <w:bookmarkStart w:id="1795" w:name="_Toc86313787"/>
      <w:bookmarkStart w:id="1796" w:name="_Toc86317523"/>
      <w:bookmarkStart w:id="1797" w:name="_Toc86401917"/>
      <w:bookmarkStart w:id="1798" w:name="_Toc93398870"/>
      <w:bookmarkStart w:id="1799" w:name="_Toc94692375"/>
      <w:bookmarkStart w:id="1800" w:name="_Toc95805212"/>
      <w:bookmarkStart w:id="1801" w:name="_Toc96673271"/>
      <w:bookmarkStart w:id="1802" w:name="_Toc99455743"/>
      <w:bookmarkStart w:id="1803" w:name="_Toc99537173"/>
      <w:bookmarkStart w:id="1804" w:name="_Toc103094858"/>
      <w:bookmarkStart w:id="1805" w:name="_Toc103095152"/>
      <w:bookmarkStart w:id="1806" w:name="_Toc103246781"/>
      <w:bookmarkStart w:id="1807" w:name="_Toc103247106"/>
      <w:bookmarkStart w:id="1808" w:name="_Toc105593469"/>
      <w:bookmarkStart w:id="1809" w:name="_Toc105593953"/>
      <w:bookmarkStart w:id="1810" w:name="_Toc72222295"/>
      <w:bookmarkStart w:id="1811" w:name="_Toc72227777"/>
      <w:bookmarkStart w:id="1812" w:name="_Toc76626723"/>
      <w:bookmarkStart w:id="1813" w:name="_Toc81481669"/>
      <w:bookmarkStart w:id="1814" w:name="_Toc86309788"/>
      <w:bookmarkStart w:id="1815" w:name="_Toc86310300"/>
      <w:bookmarkStart w:id="1816" w:name="_Toc86313788"/>
      <w:bookmarkStart w:id="1817" w:name="_Toc86317524"/>
      <w:bookmarkStart w:id="1818" w:name="_Toc86401918"/>
      <w:bookmarkStart w:id="1819" w:name="_Toc93398871"/>
      <w:bookmarkStart w:id="1820" w:name="_Toc94692376"/>
      <w:bookmarkStart w:id="1821" w:name="_Toc95805213"/>
      <w:bookmarkStart w:id="1822" w:name="_Toc96673272"/>
      <w:bookmarkStart w:id="1823" w:name="_Toc99455744"/>
      <w:bookmarkStart w:id="1824" w:name="_Toc99537174"/>
      <w:bookmarkStart w:id="1825" w:name="_Toc103094859"/>
      <w:bookmarkStart w:id="1826" w:name="_Toc103095153"/>
      <w:bookmarkStart w:id="1827" w:name="_Toc103246782"/>
      <w:bookmarkStart w:id="1828" w:name="_Toc103247107"/>
      <w:bookmarkStart w:id="1829" w:name="_Toc105593470"/>
      <w:bookmarkStart w:id="1830" w:name="_Toc105593954"/>
      <w:bookmarkStart w:id="1831" w:name="_Toc72222296"/>
      <w:bookmarkStart w:id="1832" w:name="_Toc72227778"/>
      <w:bookmarkStart w:id="1833" w:name="_Toc76626724"/>
      <w:bookmarkStart w:id="1834" w:name="_Toc81481670"/>
      <w:bookmarkStart w:id="1835" w:name="_Toc86309789"/>
      <w:bookmarkStart w:id="1836" w:name="_Toc86310301"/>
      <w:bookmarkStart w:id="1837" w:name="_Toc86313789"/>
      <w:bookmarkStart w:id="1838" w:name="_Toc86317525"/>
      <w:bookmarkStart w:id="1839" w:name="_Toc86401919"/>
      <w:bookmarkStart w:id="1840" w:name="_Toc93398872"/>
      <w:bookmarkStart w:id="1841" w:name="_Toc94692377"/>
      <w:bookmarkStart w:id="1842" w:name="_Toc95805214"/>
      <w:bookmarkStart w:id="1843" w:name="_Toc96673273"/>
      <w:bookmarkStart w:id="1844" w:name="_Toc99455745"/>
      <w:bookmarkStart w:id="1845" w:name="_Toc99537175"/>
      <w:bookmarkStart w:id="1846" w:name="_Toc103094860"/>
      <w:bookmarkStart w:id="1847" w:name="_Toc103095154"/>
      <w:bookmarkStart w:id="1848" w:name="_Toc103246783"/>
      <w:bookmarkStart w:id="1849" w:name="_Toc103247108"/>
      <w:bookmarkStart w:id="1850" w:name="_Toc105593471"/>
      <w:bookmarkStart w:id="1851" w:name="_Toc105593955"/>
      <w:bookmarkStart w:id="1852" w:name="_Toc72222297"/>
      <w:bookmarkStart w:id="1853" w:name="_Toc72227779"/>
      <w:bookmarkStart w:id="1854" w:name="_Toc76626725"/>
      <w:bookmarkStart w:id="1855" w:name="_Toc81481671"/>
      <w:bookmarkStart w:id="1856" w:name="_Toc86309790"/>
      <w:bookmarkStart w:id="1857" w:name="_Toc86310302"/>
      <w:bookmarkStart w:id="1858" w:name="_Toc86313790"/>
      <w:bookmarkStart w:id="1859" w:name="_Toc86317526"/>
      <w:bookmarkStart w:id="1860" w:name="_Toc86401920"/>
      <w:bookmarkStart w:id="1861" w:name="_Toc93398873"/>
      <w:bookmarkStart w:id="1862" w:name="_Toc94692378"/>
      <w:bookmarkStart w:id="1863" w:name="_Toc95805215"/>
      <w:bookmarkStart w:id="1864" w:name="_Toc96673274"/>
      <w:bookmarkStart w:id="1865" w:name="_Toc99455746"/>
      <w:bookmarkStart w:id="1866" w:name="_Toc99537176"/>
      <w:bookmarkStart w:id="1867" w:name="_Toc103094861"/>
      <w:bookmarkStart w:id="1868" w:name="_Toc103095155"/>
      <w:bookmarkStart w:id="1869" w:name="_Toc103246784"/>
      <w:bookmarkStart w:id="1870" w:name="_Toc103247109"/>
      <w:bookmarkStart w:id="1871" w:name="_Toc105593472"/>
      <w:bookmarkStart w:id="1872" w:name="_Toc105593956"/>
      <w:bookmarkStart w:id="1873" w:name="_Toc72222298"/>
      <w:bookmarkStart w:id="1874" w:name="_Toc72227780"/>
      <w:bookmarkStart w:id="1875" w:name="_Toc76626726"/>
      <w:bookmarkStart w:id="1876" w:name="_Toc81481672"/>
      <w:bookmarkStart w:id="1877" w:name="_Toc86309791"/>
      <w:bookmarkStart w:id="1878" w:name="_Toc86310303"/>
      <w:bookmarkStart w:id="1879" w:name="_Toc86313791"/>
      <w:bookmarkStart w:id="1880" w:name="_Toc86317527"/>
      <w:bookmarkStart w:id="1881" w:name="_Toc86401921"/>
      <w:bookmarkStart w:id="1882" w:name="_Toc93398874"/>
      <w:bookmarkStart w:id="1883" w:name="_Toc94692379"/>
      <w:bookmarkStart w:id="1884" w:name="_Toc95805216"/>
      <w:bookmarkStart w:id="1885" w:name="_Toc96673275"/>
      <w:bookmarkStart w:id="1886" w:name="_Toc99455747"/>
      <w:bookmarkStart w:id="1887" w:name="_Toc99537177"/>
      <w:bookmarkStart w:id="1888" w:name="_Toc103094862"/>
      <w:bookmarkStart w:id="1889" w:name="_Toc103095156"/>
      <w:bookmarkStart w:id="1890" w:name="_Toc103246785"/>
      <w:bookmarkStart w:id="1891" w:name="_Toc103247110"/>
      <w:bookmarkStart w:id="1892" w:name="_Toc105593473"/>
      <w:bookmarkStart w:id="1893" w:name="_Toc105593957"/>
      <w:bookmarkStart w:id="1894" w:name="_Toc72222299"/>
      <w:bookmarkStart w:id="1895" w:name="_Toc72227781"/>
      <w:bookmarkStart w:id="1896" w:name="_Toc76626727"/>
      <w:bookmarkStart w:id="1897" w:name="_Toc81481673"/>
      <w:bookmarkStart w:id="1898" w:name="_Toc86309792"/>
      <w:bookmarkStart w:id="1899" w:name="_Toc86310304"/>
      <w:bookmarkStart w:id="1900" w:name="_Toc86313792"/>
      <w:bookmarkStart w:id="1901" w:name="_Toc86317528"/>
      <w:bookmarkStart w:id="1902" w:name="_Toc86401922"/>
      <w:bookmarkStart w:id="1903" w:name="_Toc93398875"/>
      <w:bookmarkStart w:id="1904" w:name="_Toc94692380"/>
      <w:bookmarkStart w:id="1905" w:name="_Toc95805217"/>
      <w:bookmarkStart w:id="1906" w:name="_Toc96673276"/>
      <w:bookmarkStart w:id="1907" w:name="_Toc99455748"/>
      <w:bookmarkStart w:id="1908" w:name="_Toc99537178"/>
      <w:bookmarkStart w:id="1909" w:name="_Toc103094863"/>
      <w:bookmarkStart w:id="1910" w:name="_Toc103095157"/>
      <w:bookmarkStart w:id="1911" w:name="_Toc103246786"/>
      <w:bookmarkStart w:id="1912" w:name="_Toc103247111"/>
      <w:bookmarkStart w:id="1913" w:name="_Toc105593474"/>
      <w:bookmarkStart w:id="1914" w:name="_Toc105593958"/>
      <w:bookmarkStart w:id="1915" w:name="_Toc72222300"/>
      <w:bookmarkStart w:id="1916" w:name="_Toc72227782"/>
      <w:bookmarkStart w:id="1917" w:name="_Toc76626728"/>
      <w:bookmarkStart w:id="1918" w:name="_Toc81481674"/>
      <w:bookmarkStart w:id="1919" w:name="_Toc86309793"/>
      <w:bookmarkStart w:id="1920" w:name="_Toc86310305"/>
      <w:bookmarkStart w:id="1921" w:name="_Toc86313793"/>
      <w:bookmarkStart w:id="1922" w:name="_Toc86317529"/>
      <w:bookmarkStart w:id="1923" w:name="_Toc86401923"/>
      <w:bookmarkStart w:id="1924" w:name="_Toc93398876"/>
      <w:bookmarkStart w:id="1925" w:name="_Toc94692381"/>
      <w:bookmarkStart w:id="1926" w:name="_Toc95805218"/>
      <w:bookmarkStart w:id="1927" w:name="_Toc96673277"/>
      <w:bookmarkStart w:id="1928" w:name="_Toc99455749"/>
      <w:bookmarkStart w:id="1929" w:name="_Toc99537179"/>
      <w:bookmarkStart w:id="1930" w:name="_Toc103094864"/>
      <w:bookmarkStart w:id="1931" w:name="_Toc103095158"/>
      <w:bookmarkStart w:id="1932" w:name="_Toc103246787"/>
      <w:bookmarkStart w:id="1933" w:name="_Toc103247112"/>
      <w:bookmarkStart w:id="1934" w:name="_Toc105593475"/>
      <w:bookmarkStart w:id="1935" w:name="_Toc105593959"/>
      <w:bookmarkStart w:id="1936" w:name="_Toc72222301"/>
      <w:bookmarkStart w:id="1937" w:name="_Toc72227783"/>
      <w:bookmarkStart w:id="1938" w:name="_Toc76626729"/>
      <w:bookmarkStart w:id="1939" w:name="_Toc81481675"/>
      <w:bookmarkStart w:id="1940" w:name="_Toc86309794"/>
      <w:bookmarkStart w:id="1941" w:name="_Toc86310306"/>
      <w:bookmarkStart w:id="1942" w:name="_Toc86313794"/>
      <w:bookmarkStart w:id="1943" w:name="_Toc86317530"/>
      <w:bookmarkStart w:id="1944" w:name="_Toc86401924"/>
      <w:bookmarkStart w:id="1945" w:name="_Toc93398877"/>
      <w:bookmarkStart w:id="1946" w:name="_Toc94692382"/>
      <w:bookmarkStart w:id="1947" w:name="_Toc95805219"/>
      <w:bookmarkStart w:id="1948" w:name="_Toc96673278"/>
      <w:bookmarkStart w:id="1949" w:name="_Toc99455750"/>
      <w:bookmarkStart w:id="1950" w:name="_Toc99537180"/>
      <w:bookmarkStart w:id="1951" w:name="_Toc103094865"/>
      <w:bookmarkStart w:id="1952" w:name="_Toc103095159"/>
      <w:bookmarkStart w:id="1953" w:name="_Toc103246788"/>
      <w:bookmarkStart w:id="1954" w:name="_Toc103247113"/>
      <w:bookmarkStart w:id="1955" w:name="_Toc105593476"/>
      <w:bookmarkStart w:id="1956" w:name="_Toc105593960"/>
      <w:bookmarkStart w:id="1957" w:name="_Before_Upgrading_an"/>
      <w:bookmarkStart w:id="1958" w:name="_Installing_on_Linux"/>
      <w:bookmarkStart w:id="1959" w:name="_Toc105593477"/>
      <w:bookmarkStart w:id="1960" w:name="_Toc105593961"/>
      <w:bookmarkStart w:id="1961" w:name="_Toc105593478"/>
      <w:bookmarkStart w:id="1962" w:name="_Toc105593962"/>
      <w:bookmarkStart w:id="1963" w:name="_Toc105593479"/>
      <w:bookmarkStart w:id="1964" w:name="_Toc105593963"/>
      <w:bookmarkStart w:id="1965" w:name="_Toc105593480"/>
      <w:bookmarkStart w:id="1966" w:name="_Toc105593964"/>
      <w:bookmarkStart w:id="1967" w:name="_Toc105593481"/>
      <w:bookmarkStart w:id="1968" w:name="_Toc105593965"/>
      <w:bookmarkStart w:id="1969" w:name="_Configuring_Java_for"/>
      <w:bookmarkStart w:id="1970" w:name="_Toc105593482"/>
      <w:bookmarkStart w:id="1971" w:name="_Toc105593966"/>
      <w:bookmarkStart w:id="1972" w:name="_Toc105593483"/>
      <w:bookmarkStart w:id="1973" w:name="_Toc105593967"/>
      <w:bookmarkStart w:id="1974" w:name="_Toc105593484"/>
      <w:bookmarkStart w:id="1975" w:name="_Toc105593968"/>
      <w:bookmarkStart w:id="1976" w:name="_Toc105593485"/>
      <w:bookmarkStart w:id="1977" w:name="_Toc105593969"/>
      <w:bookmarkStart w:id="1978" w:name="_Toc105593486"/>
      <w:bookmarkStart w:id="1979" w:name="_Toc105593970"/>
      <w:bookmarkStart w:id="1980" w:name="_Toc105593487"/>
      <w:bookmarkStart w:id="1981" w:name="_Toc105593971"/>
      <w:bookmarkStart w:id="1982" w:name="_Toc105593488"/>
      <w:bookmarkStart w:id="1983" w:name="_Toc105593972"/>
      <w:bookmarkStart w:id="1984" w:name="_Toc105593489"/>
      <w:bookmarkStart w:id="1985" w:name="_Toc105593973"/>
      <w:bookmarkStart w:id="1986" w:name="_Toc105593490"/>
      <w:bookmarkStart w:id="1987" w:name="_Toc105593974"/>
      <w:bookmarkStart w:id="1988" w:name="_Toc105593491"/>
      <w:bookmarkStart w:id="1989" w:name="_Toc105593975"/>
      <w:bookmarkStart w:id="1990" w:name="_Toc105593492"/>
      <w:bookmarkStart w:id="1991" w:name="_Toc105593976"/>
      <w:bookmarkStart w:id="1992" w:name="_Toc105593493"/>
      <w:bookmarkStart w:id="1993" w:name="_Toc105593977"/>
      <w:bookmarkStart w:id="1994" w:name="_Toc105593494"/>
      <w:bookmarkStart w:id="1995" w:name="_Toc105593978"/>
      <w:bookmarkStart w:id="1996" w:name="_Toc105593495"/>
      <w:bookmarkStart w:id="1997" w:name="_Toc105593979"/>
      <w:bookmarkStart w:id="1998" w:name="_Toc105593496"/>
      <w:bookmarkStart w:id="1999" w:name="_Toc105593980"/>
      <w:bookmarkStart w:id="2000" w:name="_Toc105593497"/>
      <w:bookmarkStart w:id="2001" w:name="_Toc105593981"/>
      <w:bookmarkStart w:id="2002" w:name="_Toc105593498"/>
      <w:bookmarkStart w:id="2003" w:name="_Toc105593982"/>
      <w:bookmarkStart w:id="2004" w:name="_Toc105593499"/>
      <w:bookmarkStart w:id="2005" w:name="_Toc105593983"/>
      <w:bookmarkStart w:id="2006" w:name="_Toc105593500"/>
      <w:bookmarkStart w:id="2007" w:name="_Toc105593984"/>
      <w:bookmarkStart w:id="2008" w:name="_Toc105593501"/>
      <w:bookmarkStart w:id="2009" w:name="_Toc105593985"/>
      <w:bookmarkStart w:id="2010" w:name="_Toc105593502"/>
      <w:bookmarkStart w:id="2011" w:name="_Toc105593986"/>
      <w:bookmarkStart w:id="2012" w:name="_Toc105593503"/>
      <w:bookmarkStart w:id="2013" w:name="_Toc105593987"/>
      <w:bookmarkStart w:id="2014" w:name="_Toc105593504"/>
      <w:bookmarkStart w:id="2015" w:name="_Toc105593988"/>
      <w:bookmarkStart w:id="2016" w:name="_Toc105593505"/>
      <w:bookmarkStart w:id="2017" w:name="_Toc105593989"/>
      <w:bookmarkStart w:id="2018" w:name="_Toc105593506"/>
      <w:bookmarkStart w:id="2019" w:name="_Toc105593990"/>
      <w:bookmarkStart w:id="2020" w:name="_Toc105593507"/>
      <w:bookmarkStart w:id="2021" w:name="_Toc105593991"/>
      <w:bookmarkStart w:id="2022" w:name="_Toc105593508"/>
      <w:bookmarkStart w:id="2023" w:name="_Toc105593992"/>
      <w:bookmarkStart w:id="2024" w:name="_Toc105593509"/>
      <w:bookmarkStart w:id="2025" w:name="_Toc105593993"/>
      <w:bookmarkStart w:id="2026" w:name="_Toc105593510"/>
      <w:bookmarkStart w:id="2027" w:name="_Toc105593994"/>
      <w:bookmarkStart w:id="2028" w:name="_Toc105593511"/>
      <w:bookmarkStart w:id="2029" w:name="_Toc105593995"/>
      <w:bookmarkStart w:id="2030" w:name="_Toc105593512"/>
      <w:bookmarkStart w:id="2031" w:name="_Toc105593996"/>
      <w:bookmarkStart w:id="2032" w:name="_Toc105593513"/>
      <w:bookmarkStart w:id="2033" w:name="_Toc105593997"/>
      <w:bookmarkStart w:id="2034" w:name="_Toc105593514"/>
      <w:bookmarkStart w:id="2035" w:name="_Toc105593998"/>
      <w:bookmarkStart w:id="2036" w:name="_Toc105593515"/>
      <w:bookmarkStart w:id="2037" w:name="_Toc105593999"/>
      <w:bookmarkStart w:id="2038" w:name="_Toc105593516"/>
      <w:bookmarkStart w:id="2039" w:name="_Toc105594000"/>
      <w:bookmarkStart w:id="2040" w:name="_Toc105593517"/>
      <w:bookmarkStart w:id="2041" w:name="_Toc105594001"/>
      <w:bookmarkStart w:id="2042" w:name="_Toc105593518"/>
      <w:bookmarkStart w:id="2043" w:name="_Toc105594002"/>
      <w:bookmarkStart w:id="2044" w:name="_Toc105593519"/>
      <w:bookmarkStart w:id="2045" w:name="_Toc105594003"/>
      <w:bookmarkStart w:id="2046" w:name="_Toc105593520"/>
      <w:bookmarkStart w:id="2047" w:name="_Toc105594004"/>
      <w:bookmarkStart w:id="2048" w:name="_Toc105593521"/>
      <w:bookmarkStart w:id="2049" w:name="_Toc105594005"/>
      <w:bookmarkStart w:id="2050" w:name="_Toc105593522"/>
      <w:bookmarkStart w:id="2051" w:name="_Toc105594006"/>
      <w:bookmarkStart w:id="2052" w:name="_Toc105593523"/>
      <w:bookmarkStart w:id="2053" w:name="_Toc105594007"/>
      <w:bookmarkStart w:id="2054" w:name="_Toc105593524"/>
      <w:bookmarkStart w:id="2055" w:name="_Toc105594008"/>
      <w:bookmarkStart w:id="2056" w:name="_Toc105593525"/>
      <w:bookmarkStart w:id="2057" w:name="_Toc105594009"/>
      <w:bookmarkStart w:id="2058" w:name="_Toc105593526"/>
      <w:bookmarkStart w:id="2059" w:name="_Toc105594010"/>
      <w:bookmarkStart w:id="2060" w:name="_Toc105593527"/>
      <w:bookmarkStart w:id="2061" w:name="_Toc105594011"/>
      <w:bookmarkStart w:id="2062" w:name="_Toc105593528"/>
      <w:bookmarkStart w:id="2063" w:name="_Toc105594012"/>
      <w:bookmarkStart w:id="2064" w:name="_Toc105593529"/>
      <w:bookmarkStart w:id="2065" w:name="_Toc105594013"/>
      <w:bookmarkStart w:id="2066" w:name="_Toc105593530"/>
      <w:bookmarkStart w:id="2067" w:name="_Toc105594014"/>
      <w:bookmarkStart w:id="2068" w:name="_Toc105593531"/>
      <w:bookmarkStart w:id="2069" w:name="_Toc105594015"/>
      <w:bookmarkStart w:id="2070" w:name="_Toc105593532"/>
      <w:bookmarkStart w:id="2071" w:name="_Toc105594016"/>
      <w:bookmarkStart w:id="2072" w:name="_Toc105593533"/>
      <w:bookmarkStart w:id="2073" w:name="_Toc105594017"/>
      <w:bookmarkStart w:id="2074" w:name="_Toc105593534"/>
      <w:bookmarkStart w:id="2075" w:name="_Toc105594018"/>
      <w:bookmarkStart w:id="2076" w:name="_Toc105593535"/>
      <w:bookmarkStart w:id="2077" w:name="_Toc105594019"/>
      <w:bookmarkStart w:id="2078" w:name="_Toc105593536"/>
      <w:bookmarkStart w:id="2079" w:name="_Toc105594020"/>
      <w:bookmarkStart w:id="2080" w:name="_Toc105593537"/>
      <w:bookmarkStart w:id="2081" w:name="_Toc105594021"/>
      <w:bookmarkStart w:id="2082" w:name="_Toc105593538"/>
      <w:bookmarkStart w:id="2083" w:name="_Toc105594022"/>
      <w:bookmarkStart w:id="2084" w:name="_Toc105593539"/>
      <w:bookmarkStart w:id="2085" w:name="_Toc105594023"/>
      <w:bookmarkStart w:id="2086" w:name="_Toc105593540"/>
      <w:bookmarkStart w:id="2087" w:name="_Toc105594024"/>
      <w:bookmarkStart w:id="2088" w:name="_Toc105593541"/>
      <w:bookmarkStart w:id="2089" w:name="_Toc105594025"/>
      <w:bookmarkStart w:id="2090" w:name="_Toc105593542"/>
      <w:bookmarkStart w:id="2091" w:name="_Toc105594026"/>
      <w:bookmarkStart w:id="2092" w:name="_Toc105593543"/>
      <w:bookmarkStart w:id="2093" w:name="_Toc105594027"/>
      <w:bookmarkStart w:id="2094" w:name="_Toc105593544"/>
      <w:bookmarkStart w:id="2095" w:name="_Toc105594028"/>
      <w:bookmarkStart w:id="2096" w:name="_Toc105593545"/>
      <w:bookmarkStart w:id="2097" w:name="_Toc105594029"/>
      <w:bookmarkStart w:id="2098" w:name="_Toc105593546"/>
      <w:bookmarkStart w:id="2099" w:name="_Toc105594030"/>
      <w:bookmarkStart w:id="2100" w:name="_Toc105593547"/>
      <w:bookmarkStart w:id="2101" w:name="_Toc105594031"/>
      <w:bookmarkStart w:id="2102" w:name="_Toc105593548"/>
      <w:bookmarkStart w:id="2103" w:name="_Toc105594032"/>
      <w:bookmarkStart w:id="2104" w:name="_Toc105593549"/>
      <w:bookmarkStart w:id="2105" w:name="_Toc105594033"/>
      <w:bookmarkStart w:id="2106" w:name="_Toc105593550"/>
      <w:bookmarkStart w:id="2107" w:name="_Toc105594034"/>
      <w:bookmarkStart w:id="2108" w:name="_Toc105593551"/>
      <w:bookmarkStart w:id="2109" w:name="_Toc105594035"/>
      <w:bookmarkStart w:id="2110" w:name="_Toc105593552"/>
      <w:bookmarkStart w:id="2111" w:name="_Toc105594036"/>
      <w:bookmarkStart w:id="2112" w:name="_Toc105593553"/>
      <w:bookmarkStart w:id="2113" w:name="_Toc105594037"/>
      <w:bookmarkStart w:id="2114" w:name="_Toc105593554"/>
      <w:bookmarkStart w:id="2115" w:name="_Toc105594038"/>
      <w:bookmarkStart w:id="2116" w:name="_Toc105593555"/>
      <w:bookmarkStart w:id="2117" w:name="_Toc105594039"/>
      <w:bookmarkStart w:id="2118" w:name="_Toc105593556"/>
      <w:bookmarkStart w:id="2119" w:name="_Toc105594040"/>
      <w:bookmarkStart w:id="2120" w:name="_Toc105593557"/>
      <w:bookmarkStart w:id="2121" w:name="_Toc105594041"/>
      <w:bookmarkStart w:id="2122" w:name="_Toc105593558"/>
      <w:bookmarkStart w:id="2123" w:name="_Toc105594042"/>
      <w:bookmarkStart w:id="2124" w:name="_Toc105593559"/>
      <w:bookmarkStart w:id="2125" w:name="_Toc105594043"/>
      <w:bookmarkStart w:id="2126" w:name="_Toc105593560"/>
      <w:bookmarkStart w:id="2127" w:name="_Toc105594044"/>
      <w:bookmarkStart w:id="2128" w:name="_Toc105593561"/>
      <w:bookmarkStart w:id="2129" w:name="_Toc105594045"/>
      <w:bookmarkStart w:id="2130" w:name="_Toc105593562"/>
      <w:bookmarkStart w:id="2131" w:name="_Toc105594046"/>
      <w:bookmarkStart w:id="2132" w:name="_Toc105593563"/>
      <w:bookmarkStart w:id="2133" w:name="_Toc105594047"/>
      <w:bookmarkStart w:id="2134" w:name="_Toc105593564"/>
      <w:bookmarkStart w:id="2135" w:name="_Toc105594048"/>
      <w:bookmarkStart w:id="2136" w:name="_Toc105593565"/>
      <w:bookmarkStart w:id="2137" w:name="_Toc105594049"/>
      <w:bookmarkStart w:id="2138" w:name="_Toc105593566"/>
      <w:bookmarkStart w:id="2139" w:name="_Toc105594050"/>
      <w:bookmarkStart w:id="2140" w:name="_Toc105593567"/>
      <w:bookmarkStart w:id="2141" w:name="_Toc105594051"/>
      <w:bookmarkStart w:id="2142" w:name="_Toc105593568"/>
      <w:bookmarkStart w:id="2143" w:name="_Toc105594052"/>
      <w:bookmarkStart w:id="2144" w:name="_Toc105593569"/>
      <w:bookmarkStart w:id="2145" w:name="_Toc105594053"/>
      <w:bookmarkStart w:id="2146" w:name="_Toc105593570"/>
      <w:bookmarkStart w:id="2147" w:name="_Toc105594054"/>
      <w:bookmarkStart w:id="2148" w:name="_Toc105593571"/>
      <w:bookmarkStart w:id="2149" w:name="_Toc105594055"/>
      <w:bookmarkStart w:id="2150" w:name="_Toc105593572"/>
      <w:bookmarkStart w:id="2151" w:name="_Toc105594056"/>
      <w:bookmarkStart w:id="2152" w:name="_Toc105593573"/>
      <w:bookmarkStart w:id="2153" w:name="_Toc105594057"/>
      <w:bookmarkStart w:id="2154" w:name="_Toc105593574"/>
      <w:bookmarkStart w:id="2155" w:name="_Toc105594058"/>
      <w:bookmarkStart w:id="2156" w:name="_Toc105593575"/>
      <w:bookmarkStart w:id="2157" w:name="_Toc105594059"/>
      <w:bookmarkStart w:id="2158" w:name="_Toc105593576"/>
      <w:bookmarkStart w:id="2159" w:name="_Toc105594060"/>
      <w:bookmarkStart w:id="2160" w:name="_Toc105593577"/>
      <w:bookmarkStart w:id="2161" w:name="_Toc105594061"/>
      <w:bookmarkStart w:id="2162" w:name="_Toc105593578"/>
      <w:bookmarkStart w:id="2163" w:name="_Toc105594062"/>
      <w:bookmarkStart w:id="2164" w:name="_Toc105593579"/>
      <w:bookmarkStart w:id="2165" w:name="_Toc105594063"/>
      <w:bookmarkStart w:id="2166" w:name="_Toc105593580"/>
      <w:bookmarkStart w:id="2167" w:name="_Toc105594064"/>
      <w:bookmarkStart w:id="2168" w:name="_Toc105593581"/>
      <w:bookmarkStart w:id="2169" w:name="_Toc105594065"/>
      <w:bookmarkStart w:id="2170" w:name="_Toc105593582"/>
      <w:bookmarkStart w:id="2171" w:name="_Toc105594066"/>
      <w:bookmarkStart w:id="2172" w:name="_Toc105593583"/>
      <w:bookmarkStart w:id="2173" w:name="_Toc105594067"/>
      <w:bookmarkStart w:id="2174" w:name="_Toc105593584"/>
      <w:bookmarkStart w:id="2175" w:name="_Toc105594068"/>
      <w:bookmarkStart w:id="2176" w:name="_Installing_on_Windows"/>
      <w:bookmarkStart w:id="2177" w:name="_Toc105593585"/>
      <w:bookmarkStart w:id="2178" w:name="_Toc105594069"/>
      <w:bookmarkStart w:id="2179" w:name="_Toc105593586"/>
      <w:bookmarkStart w:id="2180" w:name="_Toc105594070"/>
      <w:bookmarkStart w:id="2181" w:name="_Toc105593587"/>
      <w:bookmarkStart w:id="2182" w:name="_Toc105594071"/>
      <w:bookmarkStart w:id="2183" w:name="_Toc105593588"/>
      <w:bookmarkStart w:id="2184" w:name="_Toc105594072"/>
      <w:bookmarkStart w:id="2185" w:name="_Toc105593589"/>
      <w:bookmarkStart w:id="2186" w:name="_Toc105594073"/>
      <w:bookmarkStart w:id="2187" w:name="_Toc105593590"/>
      <w:bookmarkStart w:id="2188" w:name="_Toc105594074"/>
      <w:bookmarkStart w:id="2189" w:name="_Toc105593591"/>
      <w:bookmarkStart w:id="2190" w:name="_Toc105594075"/>
      <w:bookmarkStart w:id="2191" w:name="_Toc105593592"/>
      <w:bookmarkStart w:id="2192" w:name="_Toc105594076"/>
      <w:bookmarkStart w:id="2193" w:name="_Toc105593593"/>
      <w:bookmarkStart w:id="2194" w:name="_Toc105594077"/>
      <w:bookmarkStart w:id="2195" w:name="_Toc105593594"/>
      <w:bookmarkStart w:id="2196" w:name="_Toc105594078"/>
      <w:bookmarkStart w:id="2197" w:name="_Toc105593595"/>
      <w:bookmarkStart w:id="2198" w:name="_Toc105594079"/>
      <w:bookmarkStart w:id="2199" w:name="_Toc105593596"/>
      <w:bookmarkStart w:id="2200" w:name="_Toc105594080"/>
      <w:bookmarkStart w:id="2201" w:name="_Toc105593597"/>
      <w:bookmarkStart w:id="2202" w:name="_Toc105594081"/>
      <w:bookmarkStart w:id="2203" w:name="_Toc105593598"/>
      <w:bookmarkStart w:id="2204" w:name="_Toc105594082"/>
      <w:bookmarkStart w:id="2205" w:name="_Toc105593599"/>
      <w:bookmarkStart w:id="2206" w:name="_Toc105594083"/>
      <w:bookmarkStart w:id="2207" w:name="_Toc105593600"/>
      <w:bookmarkStart w:id="2208" w:name="_Toc105594084"/>
      <w:bookmarkStart w:id="2209" w:name="_Toc105593601"/>
      <w:bookmarkStart w:id="2210" w:name="_Toc105594085"/>
      <w:bookmarkStart w:id="2211" w:name="_Toc105593602"/>
      <w:bookmarkStart w:id="2212" w:name="_Toc105594086"/>
      <w:bookmarkStart w:id="2213" w:name="_Toc105593603"/>
      <w:bookmarkStart w:id="2214" w:name="_Toc105594087"/>
      <w:bookmarkStart w:id="2215" w:name="_Toc105593604"/>
      <w:bookmarkStart w:id="2216" w:name="_Toc105594088"/>
      <w:bookmarkStart w:id="2217" w:name="_Toc105593605"/>
      <w:bookmarkStart w:id="2218" w:name="_Toc105594089"/>
      <w:bookmarkStart w:id="2219" w:name="_Toc105593606"/>
      <w:bookmarkStart w:id="2220" w:name="_Toc105594090"/>
      <w:bookmarkStart w:id="2221" w:name="_Toc105593607"/>
      <w:bookmarkStart w:id="2222" w:name="_Toc105594091"/>
      <w:bookmarkStart w:id="2223" w:name="_Toc105593608"/>
      <w:bookmarkStart w:id="2224" w:name="_Toc105594092"/>
      <w:bookmarkStart w:id="2225" w:name="_Toc105593609"/>
      <w:bookmarkStart w:id="2226" w:name="_Toc105594093"/>
      <w:bookmarkStart w:id="2227" w:name="_Toc105593610"/>
      <w:bookmarkStart w:id="2228" w:name="_Toc105594094"/>
      <w:bookmarkStart w:id="2229" w:name="_Toc105593611"/>
      <w:bookmarkStart w:id="2230" w:name="_Toc105594095"/>
      <w:bookmarkStart w:id="2231" w:name="_Toc105593612"/>
      <w:bookmarkStart w:id="2232" w:name="_Toc105594096"/>
      <w:bookmarkStart w:id="2233" w:name="_Toc105593613"/>
      <w:bookmarkStart w:id="2234" w:name="_Toc105594097"/>
      <w:bookmarkStart w:id="2235" w:name="_Toc105593614"/>
      <w:bookmarkStart w:id="2236" w:name="_Toc105594098"/>
      <w:bookmarkStart w:id="2237" w:name="_Toc105593615"/>
      <w:bookmarkStart w:id="2238" w:name="_Toc105594099"/>
      <w:bookmarkStart w:id="2239" w:name="_Toc105593616"/>
      <w:bookmarkStart w:id="2240" w:name="_Toc105594100"/>
      <w:bookmarkStart w:id="2241" w:name="_Toc105593617"/>
      <w:bookmarkStart w:id="2242" w:name="_Toc105594101"/>
      <w:bookmarkStart w:id="2243" w:name="_Toc105593618"/>
      <w:bookmarkStart w:id="2244" w:name="_Toc105594102"/>
      <w:bookmarkStart w:id="2245" w:name="_Toc105593619"/>
      <w:bookmarkStart w:id="2246" w:name="_Toc105594103"/>
      <w:bookmarkStart w:id="2247" w:name="_Toc105593620"/>
      <w:bookmarkStart w:id="2248" w:name="_Toc105594104"/>
      <w:bookmarkStart w:id="2249" w:name="_Toc105593621"/>
      <w:bookmarkStart w:id="2250" w:name="_Toc105594105"/>
      <w:bookmarkStart w:id="2251" w:name="_Toc105593622"/>
      <w:bookmarkStart w:id="2252" w:name="_Toc105594106"/>
      <w:bookmarkStart w:id="2253" w:name="_Toc105593623"/>
      <w:bookmarkStart w:id="2254" w:name="_Toc105594107"/>
      <w:bookmarkStart w:id="2255" w:name="_Toc105593624"/>
      <w:bookmarkStart w:id="2256" w:name="_Toc105594108"/>
      <w:bookmarkStart w:id="2257" w:name="_Toc105593625"/>
      <w:bookmarkStart w:id="2258" w:name="_Toc105594109"/>
      <w:bookmarkStart w:id="2259" w:name="_Toc105593626"/>
      <w:bookmarkStart w:id="2260" w:name="_Toc105594110"/>
      <w:bookmarkStart w:id="2261" w:name="_Toc105593627"/>
      <w:bookmarkStart w:id="2262" w:name="_Toc105594111"/>
      <w:bookmarkStart w:id="2263" w:name="_Toc105593628"/>
      <w:bookmarkStart w:id="2264" w:name="_Toc105594112"/>
      <w:bookmarkStart w:id="2265" w:name="_Toc105593629"/>
      <w:bookmarkStart w:id="2266" w:name="_Toc105594113"/>
      <w:bookmarkStart w:id="2267" w:name="_Toc105593630"/>
      <w:bookmarkStart w:id="2268" w:name="_Toc105594114"/>
      <w:bookmarkStart w:id="2269" w:name="_Toc105593631"/>
      <w:bookmarkStart w:id="2270" w:name="_Toc105594115"/>
      <w:bookmarkStart w:id="2271" w:name="_Toc105593632"/>
      <w:bookmarkStart w:id="2272" w:name="_Toc105594116"/>
      <w:bookmarkStart w:id="2273" w:name="_Troubleshooting_the_Windows"/>
      <w:bookmarkStart w:id="2274" w:name="_Toc105593633"/>
      <w:bookmarkStart w:id="2275" w:name="_Toc105594117"/>
      <w:bookmarkStart w:id="2276" w:name="_Toc105593634"/>
      <w:bookmarkStart w:id="2277" w:name="_Toc105594118"/>
      <w:bookmarkStart w:id="2278" w:name="_Toc105593635"/>
      <w:bookmarkStart w:id="2279" w:name="_Toc105594119"/>
      <w:bookmarkStart w:id="2280" w:name="_Toc105593636"/>
      <w:bookmarkStart w:id="2281" w:name="_Toc105594120"/>
      <w:bookmarkStart w:id="2282" w:name="_Toc105593637"/>
      <w:bookmarkStart w:id="2283" w:name="_Toc105594121"/>
      <w:bookmarkStart w:id="2284" w:name="_Toc105593638"/>
      <w:bookmarkStart w:id="2285" w:name="_Toc105594122"/>
      <w:bookmarkStart w:id="2286" w:name="_Toc105593639"/>
      <w:bookmarkStart w:id="2287" w:name="_Toc105594123"/>
      <w:bookmarkStart w:id="2288" w:name="_Toc105593640"/>
      <w:bookmarkStart w:id="2289" w:name="_Toc105594124"/>
      <w:bookmarkStart w:id="2290" w:name="_Toc105593641"/>
      <w:bookmarkStart w:id="2291" w:name="_Toc105594125"/>
      <w:bookmarkStart w:id="2292" w:name="_Toc105593642"/>
      <w:bookmarkStart w:id="2293" w:name="_Toc105594126"/>
      <w:bookmarkStart w:id="2294" w:name="_Toc105593643"/>
      <w:bookmarkStart w:id="2295" w:name="_Toc105594127"/>
      <w:bookmarkStart w:id="2296" w:name="_Toc105593644"/>
      <w:bookmarkStart w:id="2297" w:name="_Toc105594128"/>
      <w:bookmarkStart w:id="2298" w:name="_Toc105593645"/>
      <w:bookmarkStart w:id="2299" w:name="_Toc105594129"/>
      <w:bookmarkStart w:id="2300" w:name="_Toc105593646"/>
      <w:bookmarkStart w:id="2301" w:name="_Toc105594130"/>
      <w:bookmarkStart w:id="2302" w:name="_Toc105593647"/>
      <w:bookmarkStart w:id="2303" w:name="_Toc105594131"/>
      <w:bookmarkStart w:id="2304" w:name="_Toc105593648"/>
      <w:bookmarkStart w:id="2305" w:name="_Toc105594132"/>
      <w:bookmarkStart w:id="2306" w:name="_Toc105593649"/>
      <w:bookmarkStart w:id="2307" w:name="_Toc105594133"/>
      <w:bookmarkStart w:id="2308" w:name="_Toc105593650"/>
      <w:bookmarkStart w:id="2309" w:name="_Toc105594134"/>
      <w:bookmarkStart w:id="2310" w:name="_Toc105593651"/>
      <w:bookmarkStart w:id="2311" w:name="_Toc105594135"/>
      <w:bookmarkStart w:id="2312" w:name="_Toc105593652"/>
      <w:bookmarkStart w:id="2313" w:name="_Toc105594136"/>
      <w:bookmarkStart w:id="2314" w:name="_Update_the_Altimeter"/>
      <w:bookmarkStart w:id="2315" w:name="_Verifying_Altimeter_and"/>
      <w:bookmarkStart w:id="2316" w:name="_Toc105593653"/>
      <w:bookmarkStart w:id="2317" w:name="_Toc105594137"/>
      <w:bookmarkStart w:id="2318" w:name="_Toc105593654"/>
      <w:bookmarkStart w:id="2319" w:name="_Toc105594138"/>
      <w:bookmarkStart w:id="2320" w:name="_Toc105593655"/>
      <w:bookmarkStart w:id="2321" w:name="_Toc105594139"/>
      <w:bookmarkStart w:id="2322" w:name="_Toc105593656"/>
      <w:bookmarkStart w:id="2323" w:name="_Toc105594140"/>
      <w:bookmarkStart w:id="2324" w:name="_Toc105593657"/>
      <w:bookmarkStart w:id="2325" w:name="_Toc105594141"/>
      <w:bookmarkStart w:id="2326" w:name="_Toc105593658"/>
      <w:bookmarkStart w:id="2327" w:name="_Toc105594142"/>
      <w:bookmarkStart w:id="2328" w:name="_Toc105593659"/>
      <w:bookmarkStart w:id="2329" w:name="_Toc105594143"/>
      <w:bookmarkStart w:id="2330" w:name="_AltitudeCDN_Altimeter_Console"/>
      <w:bookmarkStart w:id="2331" w:name="_AltitudeCDN_Altimeter_Management"/>
      <w:bookmarkStart w:id="2332" w:name="_Toc105593660"/>
      <w:bookmarkStart w:id="2333" w:name="_Toc105594144"/>
      <w:bookmarkStart w:id="2334" w:name="_Toc105593661"/>
      <w:bookmarkStart w:id="2335" w:name="_Toc105594145"/>
      <w:bookmarkStart w:id="2336" w:name="_Toc105593662"/>
      <w:bookmarkStart w:id="2337" w:name="_Toc105594146"/>
      <w:bookmarkStart w:id="2338" w:name="_Toc105593663"/>
      <w:bookmarkStart w:id="2339" w:name="_Toc105594147"/>
      <w:bookmarkStart w:id="2340" w:name="_Toc105593664"/>
      <w:bookmarkStart w:id="2341" w:name="_Toc105594148"/>
      <w:bookmarkStart w:id="2342" w:name="_Toc105593665"/>
      <w:bookmarkStart w:id="2343" w:name="_Toc105594149"/>
      <w:bookmarkStart w:id="2344" w:name="_Toc105593666"/>
      <w:bookmarkStart w:id="2345" w:name="_Toc105594150"/>
      <w:bookmarkStart w:id="2346" w:name="_Toc105593667"/>
      <w:bookmarkStart w:id="2347" w:name="_Toc105594151"/>
      <w:bookmarkStart w:id="2348" w:name="_Hlk496260616"/>
      <w:bookmarkEnd w:id="1649"/>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r>
        <w:br w:type="page"/>
      </w:r>
    </w:p>
    <w:p w14:paraId="288373AC" w14:textId="1D7095CA" w:rsidR="006F3856" w:rsidRDefault="006F3856" w:rsidP="00140E93">
      <w:pPr>
        <w:pStyle w:val="Title"/>
        <w:ind w:left="360"/>
      </w:pPr>
      <w:bookmarkStart w:id="2349" w:name="_Toc120867443"/>
      <w:r>
        <w:lastRenderedPageBreak/>
        <w:t xml:space="preserve">Verify Ramp </w:t>
      </w:r>
      <w:proofErr w:type="spellStart"/>
      <w:r w:rsidR="00E7471E">
        <w:t>eCDN</w:t>
      </w:r>
      <w:proofErr w:type="spellEnd"/>
      <w:r w:rsidR="00E7471E">
        <w:t xml:space="preserve"> </w:t>
      </w:r>
      <w:r>
        <w:t>Components</w:t>
      </w:r>
      <w:bookmarkStart w:id="2350" w:name="VerifyComponents"/>
      <w:bookmarkEnd w:id="2349"/>
      <w:bookmarkEnd w:id="2350"/>
    </w:p>
    <w:p w14:paraId="55F94741" w14:textId="6C442621" w:rsidR="006F3856" w:rsidRDefault="006F3856" w:rsidP="006F3856">
      <w:r w:rsidRPr="000779BC">
        <w:t xml:space="preserve">This chapter describes how to </w:t>
      </w:r>
      <w:r w:rsidR="00947F43">
        <w:t xml:space="preserve">verify that the Ramp </w:t>
      </w:r>
      <w:proofErr w:type="spellStart"/>
      <w:r w:rsidR="00947F43">
        <w:t>eCDN</w:t>
      </w:r>
      <w:proofErr w:type="spellEnd"/>
      <w:r w:rsidR="00947F43">
        <w:t xml:space="preserve"> components </w:t>
      </w:r>
      <w:r w:rsidR="00D60629">
        <w:t>have installed correctly</w:t>
      </w:r>
      <w:r w:rsidR="0033171B">
        <w:t>.</w:t>
      </w:r>
      <w:r w:rsidR="00947F43">
        <w:t xml:space="preserve"> </w:t>
      </w:r>
      <w:r w:rsidRPr="000779BC">
        <w:t xml:space="preserve"> </w:t>
      </w:r>
    </w:p>
    <w:p w14:paraId="36D90A74" w14:textId="77777777" w:rsidR="006F3856" w:rsidRDefault="006F3856" w:rsidP="006F3856">
      <w:pPr>
        <w:pStyle w:val="Heading1"/>
      </w:pPr>
      <w:bookmarkStart w:id="2351" w:name="_Verify_Altimeter_and"/>
      <w:bookmarkStart w:id="2352" w:name="_Toc120867444"/>
      <w:bookmarkEnd w:id="2351"/>
      <w:r>
        <w:t>Verify Altimeter and Core Analytics</w:t>
      </w:r>
      <w:bookmarkEnd w:id="2352"/>
    </w:p>
    <w:p w14:paraId="71F9CDB7" w14:textId="7C88EED2" w:rsidR="0023728A" w:rsidRDefault="0023728A" w:rsidP="006F3856">
      <w:r>
        <w:t>To verify Altimeter and Core Analytics:</w:t>
      </w:r>
    </w:p>
    <w:p w14:paraId="2C3EF66F" w14:textId="206E94CC" w:rsidR="00F52AE0" w:rsidRDefault="00F52AE0" w:rsidP="00F52AE0">
      <w:pPr>
        <w:pStyle w:val="ListParagraph"/>
        <w:numPr>
          <w:ilvl w:val="0"/>
          <w:numId w:val="146"/>
        </w:numPr>
      </w:pPr>
      <w:r>
        <w:t>Start a session with Altimeter and Core Analytics.</w:t>
      </w:r>
    </w:p>
    <w:p w14:paraId="4D4F1E31" w14:textId="6E771F97" w:rsidR="00F52AE0" w:rsidRDefault="00C235CD" w:rsidP="00140E93">
      <w:pPr>
        <w:pStyle w:val="ListParagraph"/>
        <w:numPr>
          <w:ilvl w:val="0"/>
          <w:numId w:val="146"/>
        </w:numPr>
      </w:pPr>
      <w:r>
        <w:t>Add the Current Altimeter to</w:t>
      </w:r>
      <w:r w:rsidR="00F52AE0">
        <w:t xml:space="preserve"> the Altimeter Servers List.</w:t>
      </w:r>
    </w:p>
    <w:p w14:paraId="1EF2A568" w14:textId="22D81594" w:rsidR="0023728A" w:rsidRDefault="000405E1" w:rsidP="00140E93">
      <w:pPr>
        <w:pStyle w:val="Heading2"/>
      </w:pPr>
      <w:bookmarkStart w:id="2353" w:name="_Toc120867445"/>
      <w:r>
        <w:t>Start a Session with Altimeter and Core Analytics</w:t>
      </w:r>
      <w:bookmarkEnd w:id="2353"/>
    </w:p>
    <w:p w14:paraId="3F72D391" w14:textId="1A3CB3E5" w:rsidR="006F3856" w:rsidRDefault="006F3856" w:rsidP="006F3856">
      <w:r>
        <w:t>To start a session with each component:</w:t>
      </w:r>
    </w:p>
    <w:p w14:paraId="332B29D5" w14:textId="77777777" w:rsidR="006F3856" w:rsidRPr="00386213" w:rsidRDefault="006F3856" w:rsidP="006F3856">
      <w:pPr>
        <w:numPr>
          <w:ilvl w:val="0"/>
          <w:numId w:val="58"/>
        </w:numPr>
        <w:spacing w:line="240" w:lineRule="auto"/>
      </w:pPr>
      <w:r>
        <w:t>For Altimeter, o</w:t>
      </w:r>
      <w:r w:rsidRPr="00386213">
        <w:t xml:space="preserve">pen a browser, then enter the URI for </w:t>
      </w:r>
      <w:r>
        <w:t>the Altimeter host using the following format:</w:t>
      </w:r>
    </w:p>
    <w:p w14:paraId="19F0A726" w14:textId="77777777" w:rsidR="006F3856" w:rsidRPr="00386213" w:rsidRDefault="006F3856" w:rsidP="006F3856">
      <w:pPr>
        <w:spacing w:line="240" w:lineRule="auto"/>
        <w:ind w:left="1440"/>
        <w:rPr>
          <w:rFonts w:ascii="Courier New" w:hAnsi="Courier New" w:cs="Courier New"/>
        </w:rPr>
      </w:pPr>
      <w:r w:rsidRPr="0025557E">
        <w:rPr>
          <w:rFonts w:ascii="Courier New" w:hAnsi="Courier New" w:cs="Courier New"/>
        </w:rPr>
        <w:t>http(s)://</w:t>
      </w:r>
      <w:proofErr w:type="spellStart"/>
      <w:r>
        <w:rPr>
          <w:rFonts w:ascii="Courier New" w:hAnsi="Courier New" w:cs="Courier New"/>
          <w:i/>
          <w:iCs/>
        </w:rPr>
        <w:t>hostname</w:t>
      </w:r>
      <w:r w:rsidRPr="0025557E">
        <w:rPr>
          <w:rFonts w:ascii="Courier New" w:hAnsi="Courier New" w:cs="Courier New"/>
        </w:rPr>
        <w:t>:</w:t>
      </w:r>
      <w:r w:rsidRPr="00470E02">
        <w:rPr>
          <w:rFonts w:ascii="Courier New" w:hAnsi="Courier New" w:cs="Courier New"/>
          <w:i/>
          <w:iCs/>
        </w:rPr>
        <w:t>port</w:t>
      </w:r>
      <w:proofErr w:type="spellEnd"/>
      <w:r w:rsidRPr="0025557E">
        <w:rPr>
          <w:rFonts w:ascii="Courier New" w:hAnsi="Courier New" w:cs="Courier New"/>
        </w:rPr>
        <w:t>/</w:t>
      </w:r>
      <w:proofErr w:type="spellStart"/>
      <w:r w:rsidRPr="0025557E">
        <w:rPr>
          <w:rFonts w:ascii="Courier New" w:hAnsi="Courier New" w:cs="Courier New"/>
        </w:rPr>
        <w:t>vdms</w:t>
      </w:r>
      <w:proofErr w:type="spellEnd"/>
    </w:p>
    <w:p w14:paraId="40491D51" w14:textId="77777777" w:rsidR="006F3856" w:rsidRDefault="006F3856" w:rsidP="006F3856">
      <w:pPr>
        <w:spacing w:line="240" w:lineRule="auto"/>
        <w:ind w:left="763"/>
      </w:pPr>
      <w:r>
        <w:t xml:space="preserve">For example: </w:t>
      </w:r>
    </w:p>
    <w:p w14:paraId="4FF69553" w14:textId="77777777" w:rsidR="006F3856" w:rsidRPr="00470E02" w:rsidRDefault="006F3856" w:rsidP="006F3856">
      <w:pPr>
        <w:pStyle w:val="ListParagraph"/>
        <w:spacing w:line="240" w:lineRule="auto"/>
        <w:ind w:left="1483"/>
        <w:rPr>
          <w:rFonts w:ascii="Courier New" w:hAnsi="Courier New" w:cs="Courier New"/>
        </w:rPr>
      </w:pPr>
      <w:r w:rsidRPr="00470E02">
        <w:rPr>
          <w:rFonts w:ascii="Courier New" w:hAnsi="Courier New" w:cs="Courier New"/>
        </w:rPr>
        <w:t>http://localhost:8080/vdms</w:t>
      </w:r>
    </w:p>
    <w:p w14:paraId="41CB7661" w14:textId="77777777" w:rsidR="006F3856" w:rsidRPr="00386213" w:rsidRDefault="006F3856" w:rsidP="006F3856">
      <w:pPr>
        <w:numPr>
          <w:ilvl w:val="0"/>
          <w:numId w:val="58"/>
        </w:numPr>
        <w:spacing w:line="240" w:lineRule="auto"/>
        <w:ind w:left="763"/>
      </w:pPr>
      <w:r w:rsidRPr="00386213">
        <w:t xml:space="preserve">Authenticate with </w:t>
      </w:r>
      <w:r>
        <w:t>Altimeter using the default credentials</w:t>
      </w:r>
      <w:r w:rsidRPr="00386213">
        <w:t>:</w:t>
      </w:r>
    </w:p>
    <w:p w14:paraId="3589504A" w14:textId="77777777" w:rsidR="006F3856" w:rsidRPr="00386213" w:rsidRDefault="006F3856" w:rsidP="006F3856">
      <w:pPr>
        <w:numPr>
          <w:ilvl w:val="0"/>
          <w:numId w:val="57"/>
        </w:numPr>
        <w:spacing w:after="200" w:line="240" w:lineRule="auto"/>
        <w:contextualSpacing/>
      </w:pPr>
      <w:r w:rsidRPr="00386213">
        <w:t>Username: admin</w:t>
      </w:r>
    </w:p>
    <w:p w14:paraId="6FD9F3AF" w14:textId="77777777" w:rsidR="006F3856" w:rsidRPr="00386213" w:rsidRDefault="006F3856" w:rsidP="006F3856">
      <w:pPr>
        <w:numPr>
          <w:ilvl w:val="0"/>
          <w:numId w:val="57"/>
        </w:numPr>
        <w:spacing w:line="240" w:lineRule="auto"/>
      </w:pPr>
      <w:r w:rsidRPr="00386213">
        <w:t>Password: admin</w:t>
      </w:r>
    </w:p>
    <w:p w14:paraId="17666162" w14:textId="77777777" w:rsidR="006F3856" w:rsidRDefault="006F3856" w:rsidP="006F3856">
      <w:pPr>
        <w:spacing w:line="240" w:lineRule="auto"/>
        <w:ind w:left="720"/>
      </w:pPr>
      <w:r w:rsidRPr="00386213">
        <w:t>The following appears:</w:t>
      </w:r>
    </w:p>
    <w:p w14:paraId="4DB2BA27" w14:textId="77777777" w:rsidR="006F3856" w:rsidRPr="00386213" w:rsidRDefault="006F3856" w:rsidP="006F3856">
      <w:pPr>
        <w:spacing w:line="240" w:lineRule="auto"/>
        <w:ind w:left="720"/>
        <w:contextualSpacing/>
        <w:jc w:val="center"/>
      </w:pPr>
      <w:r>
        <w:rPr>
          <w:noProof/>
        </w:rPr>
        <w:drawing>
          <wp:inline distT="0" distB="0" distL="0" distR="0" wp14:anchorId="0C59EAAF" wp14:editId="708CE754">
            <wp:extent cx="5953125" cy="1552065"/>
            <wp:effectExtent l="0" t="0" r="0" b="0"/>
            <wp:docPr id="25" name="Picture 25"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application&#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3743" cy="1554833"/>
                    </a:xfrm>
                    <a:prstGeom prst="rect">
                      <a:avLst/>
                    </a:prstGeom>
                    <a:noFill/>
                    <a:ln>
                      <a:noFill/>
                    </a:ln>
                  </pic:spPr>
                </pic:pic>
              </a:graphicData>
            </a:graphic>
          </wp:inline>
        </w:drawing>
      </w:r>
    </w:p>
    <w:p w14:paraId="5C9C43EE" w14:textId="77777777" w:rsidR="006F3856" w:rsidRDefault="006F3856" w:rsidP="006F3856">
      <w:pPr>
        <w:pStyle w:val="ListParagraph"/>
        <w:ind w:left="765"/>
      </w:pPr>
      <w:r>
        <w:t>The Dashboard display indicates that Altimeter has successfully started and is running.</w:t>
      </w:r>
    </w:p>
    <w:p w14:paraId="71E6F286" w14:textId="4F157FD8" w:rsidR="006F3856" w:rsidRPr="00386213" w:rsidRDefault="006F3856" w:rsidP="006F3856">
      <w:pPr>
        <w:numPr>
          <w:ilvl w:val="0"/>
          <w:numId w:val="58"/>
        </w:numPr>
        <w:spacing w:line="240" w:lineRule="auto"/>
      </w:pPr>
      <w:r>
        <w:t>For Core Analytics, o</w:t>
      </w:r>
      <w:r w:rsidRPr="00386213">
        <w:t xml:space="preserve">pen a browser, then enter the URI for </w:t>
      </w:r>
      <w:r>
        <w:t xml:space="preserve">the Core </w:t>
      </w:r>
      <w:r w:rsidR="00947F43">
        <w:t xml:space="preserve">Analytics </w:t>
      </w:r>
      <w:r>
        <w:t>host using the following format:</w:t>
      </w:r>
    </w:p>
    <w:p w14:paraId="43F3028E" w14:textId="77777777" w:rsidR="006F3856" w:rsidRPr="00386213" w:rsidRDefault="006F3856" w:rsidP="006F3856">
      <w:pPr>
        <w:spacing w:line="240" w:lineRule="auto"/>
        <w:ind w:left="1440"/>
        <w:rPr>
          <w:rFonts w:ascii="Courier New" w:hAnsi="Courier New" w:cs="Courier New"/>
        </w:rPr>
      </w:pPr>
      <w:r w:rsidRPr="0025557E">
        <w:rPr>
          <w:rFonts w:ascii="Courier New" w:hAnsi="Courier New" w:cs="Courier New"/>
        </w:rPr>
        <w:t>http(s)://</w:t>
      </w:r>
      <w:proofErr w:type="spellStart"/>
      <w:r>
        <w:rPr>
          <w:rFonts w:ascii="Courier New" w:hAnsi="Courier New" w:cs="Courier New"/>
          <w:i/>
          <w:iCs/>
        </w:rPr>
        <w:t>hostname</w:t>
      </w:r>
      <w:r w:rsidRPr="0025557E">
        <w:rPr>
          <w:rFonts w:ascii="Courier New" w:hAnsi="Courier New" w:cs="Courier New"/>
        </w:rPr>
        <w:t>:</w:t>
      </w:r>
      <w:r w:rsidRPr="0029622E">
        <w:rPr>
          <w:rFonts w:ascii="Courier New" w:hAnsi="Courier New" w:cs="Courier New"/>
          <w:i/>
          <w:iCs/>
        </w:rPr>
        <w:t>port</w:t>
      </w:r>
      <w:proofErr w:type="spellEnd"/>
    </w:p>
    <w:p w14:paraId="5CB5CF6F" w14:textId="77777777" w:rsidR="006F3856" w:rsidRDefault="006F3856" w:rsidP="006F3856">
      <w:pPr>
        <w:spacing w:line="240" w:lineRule="auto"/>
        <w:ind w:left="763"/>
      </w:pPr>
      <w:r>
        <w:t xml:space="preserve">For example: </w:t>
      </w:r>
    </w:p>
    <w:p w14:paraId="45E3CAF6" w14:textId="77777777" w:rsidR="006F3856" w:rsidRPr="0029622E" w:rsidRDefault="006F3856" w:rsidP="006F3856">
      <w:pPr>
        <w:pStyle w:val="ListParagraph"/>
        <w:spacing w:line="240" w:lineRule="auto"/>
        <w:ind w:left="1483"/>
        <w:rPr>
          <w:rFonts w:ascii="Courier New" w:hAnsi="Courier New" w:cs="Courier New"/>
        </w:rPr>
      </w:pPr>
      <w:r w:rsidRPr="0029622E">
        <w:rPr>
          <w:rFonts w:ascii="Courier New" w:hAnsi="Courier New" w:cs="Courier New"/>
        </w:rPr>
        <w:t>http://localhost:</w:t>
      </w:r>
      <w:r>
        <w:rPr>
          <w:rFonts w:ascii="Courier New" w:hAnsi="Courier New" w:cs="Courier New"/>
        </w:rPr>
        <w:t>9</w:t>
      </w:r>
      <w:r w:rsidRPr="0029622E">
        <w:rPr>
          <w:rFonts w:ascii="Courier New" w:hAnsi="Courier New" w:cs="Courier New"/>
        </w:rPr>
        <w:t>0</w:t>
      </w:r>
      <w:r>
        <w:rPr>
          <w:rFonts w:ascii="Courier New" w:hAnsi="Courier New" w:cs="Courier New"/>
        </w:rPr>
        <w:t>9</w:t>
      </w:r>
      <w:r w:rsidRPr="0029622E">
        <w:rPr>
          <w:rFonts w:ascii="Courier New" w:hAnsi="Courier New" w:cs="Courier New"/>
        </w:rPr>
        <w:t>0</w:t>
      </w:r>
    </w:p>
    <w:p w14:paraId="4EEE1FF3" w14:textId="77777777" w:rsidR="006F3856" w:rsidRPr="00386213" w:rsidRDefault="006F3856" w:rsidP="006F3856">
      <w:pPr>
        <w:numPr>
          <w:ilvl w:val="0"/>
          <w:numId w:val="58"/>
        </w:numPr>
        <w:spacing w:line="240" w:lineRule="auto"/>
        <w:ind w:left="763"/>
      </w:pPr>
      <w:r w:rsidRPr="00386213">
        <w:t xml:space="preserve">Authenticate with </w:t>
      </w:r>
      <w:r>
        <w:t>Core Analytics using the default credentials</w:t>
      </w:r>
      <w:r w:rsidRPr="00386213">
        <w:t>:</w:t>
      </w:r>
    </w:p>
    <w:p w14:paraId="204C8C4A" w14:textId="77777777" w:rsidR="006F3856" w:rsidRPr="00386213" w:rsidRDefault="006F3856" w:rsidP="006F3856">
      <w:pPr>
        <w:numPr>
          <w:ilvl w:val="0"/>
          <w:numId w:val="57"/>
        </w:numPr>
        <w:spacing w:after="200" w:line="240" w:lineRule="auto"/>
        <w:contextualSpacing/>
      </w:pPr>
      <w:r w:rsidRPr="00386213">
        <w:t>Username: admin</w:t>
      </w:r>
    </w:p>
    <w:p w14:paraId="33AEB2A6" w14:textId="77777777" w:rsidR="006F3856" w:rsidRPr="00386213" w:rsidRDefault="006F3856" w:rsidP="006F3856">
      <w:pPr>
        <w:numPr>
          <w:ilvl w:val="0"/>
          <w:numId w:val="57"/>
        </w:numPr>
        <w:spacing w:line="240" w:lineRule="auto"/>
      </w:pPr>
      <w:r w:rsidRPr="00386213">
        <w:t xml:space="preserve">Password: </w:t>
      </w:r>
      <w:r>
        <w:t>P@ssw0rd!</w:t>
      </w:r>
    </w:p>
    <w:p w14:paraId="500853E2" w14:textId="77777777" w:rsidR="006F3856" w:rsidRDefault="006F3856" w:rsidP="006F3856">
      <w:pPr>
        <w:spacing w:line="240" w:lineRule="auto"/>
        <w:ind w:left="720"/>
      </w:pPr>
      <w:r w:rsidRPr="00386213">
        <w:lastRenderedPageBreak/>
        <w:t>The following appears:</w:t>
      </w:r>
    </w:p>
    <w:p w14:paraId="6A86ED2D" w14:textId="77777777" w:rsidR="006F3856" w:rsidRPr="00386213" w:rsidRDefault="006F3856" w:rsidP="006F3856">
      <w:pPr>
        <w:spacing w:line="240" w:lineRule="auto"/>
        <w:ind w:left="720"/>
        <w:contextualSpacing/>
        <w:jc w:val="center"/>
      </w:pPr>
      <w:r>
        <w:rPr>
          <w:noProof/>
        </w:rPr>
        <w:drawing>
          <wp:inline distT="0" distB="0" distL="0" distR="0" wp14:anchorId="689384B7" wp14:editId="7E573C6A">
            <wp:extent cx="5753100" cy="2143480"/>
            <wp:effectExtent l="0" t="0" r="0" b="952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3290" cy="2147277"/>
                    </a:xfrm>
                    <a:prstGeom prst="rect">
                      <a:avLst/>
                    </a:prstGeom>
                    <a:noFill/>
                    <a:ln>
                      <a:noFill/>
                    </a:ln>
                  </pic:spPr>
                </pic:pic>
              </a:graphicData>
            </a:graphic>
          </wp:inline>
        </w:drawing>
      </w:r>
    </w:p>
    <w:p w14:paraId="5545BCA6" w14:textId="77777777" w:rsidR="006F3856" w:rsidRDefault="006F3856" w:rsidP="006F3856">
      <w:pPr>
        <w:pStyle w:val="ListParagraph"/>
        <w:ind w:left="765"/>
      </w:pPr>
      <w:r>
        <w:t>The Dashboard display indicates that Core Analytics have started and are running.</w:t>
      </w:r>
    </w:p>
    <w:p w14:paraId="6F631C52" w14:textId="165BBB9D" w:rsidR="006F3856" w:rsidRDefault="00C235CD" w:rsidP="00140E93">
      <w:pPr>
        <w:pStyle w:val="Heading2"/>
      </w:pPr>
      <w:bookmarkStart w:id="2354" w:name="_Update_the_Altimeter_1"/>
      <w:bookmarkStart w:id="2355" w:name="_Add_the_Current"/>
      <w:bookmarkStart w:id="2356" w:name="_Toc120867446"/>
      <w:bookmarkEnd w:id="2354"/>
      <w:bookmarkEnd w:id="2355"/>
      <w:r>
        <w:t xml:space="preserve">Add the Current Altimeter to the </w:t>
      </w:r>
      <w:r w:rsidR="006F3856">
        <w:t>Altimeter Servers List</w:t>
      </w:r>
      <w:bookmarkEnd w:id="2356"/>
    </w:p>
    <w:p w14:paraId="78C52216" w14:textId="30FB3935" w:rsidR="000405E1" w:rsidRDefault="006F3856" w:rsidP="006F3856">
      <w:bookmarkStart w:id="2357" w:name="_Hlk106098341"/>
      <w:r>
        <w:t xml:space="preserve">Once you </w:t>
      </w:r>
      <w:r w:rsidR="000405E1">
        <w:t xml:space="preserve">have verified Altimeter and Core Analytics, update the Altimeter Servers List so other components </w:t>
      </w:r>
      <w:r w:rsidR="00943ACD">
        <w:t xml:space="preserve">can obtain provisioning information from Altimeter. </w:t>
      </w:r>
      <w:bookmarkEnd w:id="2357"/>
    </w:p>
    <w:p w14:paraId="362320B6" w14:textId="77777777" w:rsidR="006F3856" w:rsidRDefault="006F3856" w:rsidP="006F3856">
      <w:pPr>
        <w:numPr>
          <w:ilvl w:val="0"/>
          <w:numId w:val="136"/>
        </w:numPr>
        <w:spacing w:line="240" w:lineRule="auto"/>
      </w:pPr>
      <w:r>
        <w:t>From the Altimeter &gt; Settings tab, click the Edit icon next to the Management Server &gt; Altimeter Servers property:</w:t>
      </w:r>
    </w:p>
    <w:p w14:paraId="7CAABE14" w14:textId="77777777" w:rsidR="006F3856" w:rsidRDefault="006F3856" w:rsidP="006F3856">
      <w:pPr>
        <w:pStyle w:val="ListParagraph"/>
        <w:ind w:left="763"/>
        <w:contextualSpacing w:val="0"/>
        <w:jc w:val="center"/>
      </w:pPr>
      <w:r>
        <w:rPr>
          <w:noProof/>
        </w:rPr>
        <w:drawing>
          <wp:inline distT="0" distB="0" distL="0" distR="0" wp14:anchorId="73B5A9D6" wp14:editId="1B417659">
            <wp:extent cx="4051961" cy="1190625"/>
            <wp:effectExtent l="0" t="0" r="5715"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2"/>
                    <a:stretch>
                      <a:fillRect/>
                    </a:stretch>
                  </pic:blipFill>
                  <pic:spPr>
                    <a:xfrm>
                      <a:off x="0" y="0"/>
                      <a:ext cx="4085791" cy="1200566"/>
                    </a:xfrm>
                    <a:prstGeom prst="rect">
                      <a:avLst/>
                    </a:prstGeom>
                  </pic:spPr>
                </pic:pic>
              </a:graphicData>
            </a:graphic>
          </wp:inline>
        </w:drawing>
      </w:r>
    </w:p>
    <w:p w14:paraId="3D4B0EE9" w14:textId="1895E150" w:rsidR="006F3856" w:rsidRDefault="006F3856" w:rsidP="006F3856">
      <w:pPr>
        <w:pStyle w:val="ListParagraph"/>
        <w:ind w:left="763"/>
        <w:contextualSpacing w:val="0"/>
      </w:pPr>
      <w:r>
        <w:t xml:space="preserve">The Altimeter Servers property </w:t>
      </w:r>
      <w:r w:rsidR="00943ACD">
        <w:t>is a</w:t>
      </w:r>
      <w:r>
        <w:t xml:space="preserve"> comma-separated list of Altimeter Server host names (or load balancers hostnames in front of Altimeter Servers). The list must contain at least one active Altimeter Server. The Altimeter Servers list populates the following:</w:t>
      </w:r>
    </w:p>
    <w:p w14:paraId="0387CE0D" w14:textId="77777777" w:rsidR="006F3856" w:rsidRDefault="006F3856" w:rsidP="006F3856">
      <w:pPr>
        <w:pStyle w:val="ListParagraph"/>
        <w:numPr>
          <w:ilvl w:val="0"/>
          <w:numId w:val="59"/>
        </w:numPr>
      </w:pPr>
      <w:r>
        <w:t xml:space="preserve">The </w:t>
      </w:r>
      <w:proofErr w:type="spellStart"/>
      <w:r>
        <w:t>OmniCache</w:t>
      </w:r>
      <w:proofErr w:type="spellEnd"/>
      <w:r>
        <w:t xml:space="preserve"> </w:t>
      </w:r>
      <w:proofErr w:type="spellStart"/>
      <w:r>
        <w:t>provisioningClient</w:t>
      </w:r>
      <w:proofErr w:type="spellEnd"/>
      <w:r>
        <w:t xml:space="preserve"> and </w:t>
      </w:r>
      <w:proofErr w:type="spellStart"/>
      <w:r>
        <w:t>provisioningServer</w:t>
      </w:r>
      <w:proofErr w:type="spellEnd"/>
      <w:r>
        <w:t xml:space="preserve"> list that define where nodes obtain provisioning updates if needed.</w:t>
      </w:r>
    </w:p>
    <w:p w14:paraId="0BF86E31" w14:textId="77777777" w:rsidR="006F3856" w:rsidRDefault="006F3856" w:rsidP="006F3856">
      <w:pPr>
        <w:pStyle w:val="ListParagraph"/>
        <w:numPr>
          <w:ilvl w:val="0"/>
          <w:numId w:val="59"/>
        </w:numPr>
        <w:ind w:left="1483"/>
        <w:contextualSpacing w:val="0"/>
      </w:pPr>
      <w:r>
        <w:t xml:space="preserve">Populates the </w:t>
      </w:r>
      <w:proofErr w:type="spellStart"/>
      <w:r>
        <w:t>vdmsagent.managementServer</w:t>
      </w:r>
      <w:proofErr w:type="spellEnd"/>
      <w:r>
        <w:t xml:space="preserve"> property that is used by Multicast+ Senders to communicate with Altimeter.</w:t>
      </w:r>
    </w:p>
    <w:p w14:paraId="54A7FA62" w14:textId="77777777" w:rsidR="006F3856" w:rsidRDefault="006F3856" w:rsidP="006F3856">
      <w:pPr>
        <w:pStyle w:val="ListParagraph"/>
        <w:ind w:left="763"/>
        <w:contextualSpacing w:val="0"/>
      </w:pPr>
      <w:r>
        <w:t>Any change made to the Altimeter Servers list is automatically propagated to the nodes and Senders, and no restart is required.</w:t>
      </w:r>
    </w:p>
    <w:p w14:paraId="4B3D5E5D" w14:textId="0E0DD534" w:rsidR="006F3856" w:rsidRDefault="006F3856" w:rsidP="006F3856">
      <w:pPr>
        <w:pStyle w:val="ListParagraph"/>
        <w:numPr>
          <w:ilvl w:val="0"/>
          <w:numId w:val="136"/>
        </w:numPr>
      </w:pPr>
      <w:r>
        <w:t>Click Save, then Close.</w:t>
      </w:r>
    </w:p>
    <w:p w14:paraId="43B8EB5B" w14:textId="0A3483A7" w:rsidR="004705B6" w:rsidRDefault="004705B6" w:rsidP="004705B6">
      <w:pPr>
        <w:pStyle w:val="ListParagraph"/>
        <w:ind w:left="765"/>
      </w:pPr>
      <w:r>
        <w:br w:type="page"/>
      </w:r>
    </w:p>
    <w:p w14:paraId="5941084D" w14:textId="77777777" w:rsidR="009E064D" w:rsidRDefault="009E064D" w:rsidP="009E064D">
      <w:pPr>
        <w:pStyle w:val="Heading1"/>
      </w:pPr>
      <w:bookmarkStart w:id="2358" w:name="_Verify_Data_Broker_1"/>
      <w:bookmarkStart w:id="2359" w:name="_Toc120867447"/>
      <w:bookmarkEnd w:id="2358"/>
      <w:r>
        <w:lastRenderedPageBreak/>
        <w:t>Verify Data Broker</w:t>
      </w:r>
      <w:bookmarkEnd w:id="2359"/>
    </w:p>
    <w:p w14:paraId="37812AC1" w14:textId="55A7ADE9" w:rsidR="00170BDC" w:rsidRDefault="00170BDC" w:rsidP="00170BDC">
      <w:r>
        <w:t>To verify Data Broker:</w:t>
      </w:r>
    </w:p>
    <w:p w14:paraId="74B9CE25" w14:textId="682A464E" w:rsidR="00170BDC" w:rsidRDefault="00170BDC" w:rsidP="00170BDC">
      <w:pPr>
        <w:pStyle w:val="ListParagraph"/>
        <w:numPr>
          <w:ilvl w:val="0"/>
          <w:numId w:val="146"/>
        </w:numPr>
      </w:pPr>
      <w:r>
        <w:t>Check the Data Broker Health Actuator.</w:t>
      </w:r>
    </w:p>
    <w:p w14:paraId="40CDA00A" w14:textId="2CE7C311" w:rsidR="00A91B06" w:rsidRDefault="00670C68" w:rsidP="00140E93">
      <w:pPr>
        <w:pStyle w:val="ListParagraph"/>
        <w:numPr>
          <w:ilvl w:val="0"/>
          <w:numId w:val="146"/>
        </w:numPr>
      </w:pPr>
      <w:r>
        <w:t>Add the Current Data Broker to</w:t>
      </w:r>
      <w:r w:rsidR="00170BDC">
        <w:t xml:space="preserve"> the Data Broker Cluster List.</w:t>
      </w:r>
    </w:p>
    <w:p w14:paraId="52332064" w14:textId="7486AA96" w:rsidR="000C5204" w:rsidRDefault="00324DF6" w:rsidP="00140E93">
      <w:pPr>
        <w:pStyle w:val="ListParagraph"/>
        <w:numPr>
          <w:ilvl w:val="0"/>
          <w:numId w:val="146"/>
        </w:numPr>
      </w:pPr>
      <w:bookmarkStart w:id="2360" w:name="_Hlk118369134"/>
      <w:ins w:id="2361" w:author="Jim Hewitt" w:date="2022-11-03T11:58:00Z">
        <w:r>
          <w:t>Verify Data Broker is listed in Core Analytics</w:t>
        </w:r>
        <w:r w:rsidDel="00324DF6">
          <w:t xml:space="preserve"> </w:t>
        </w:r>
      </w:ins>
      <w:del w:id="2362" w:author="Jim Hewitt" w:date="2022-11-03T11:58:00Z">
        <w:r w:rsidR="000C5204" w:rsidDel="00324DF6">
          <w:delText>Verify Data Broker is listed in Core Analytics</w:delText>
        </w:r>
      </w:del>
      <w:bookmarkEnd w:id="2360"/>
    </w:p>
    <w:p w14:paraId="54850999" w14:textId="0D8B7BD5" w:rsidR="00170BDC" w:rsidRDefault="00170BDC" w:rsidP="00140E93">
      <w:pPr>
        <w:pStyle w:val="Heading2"/>
      </w:pPr>
      <w:bookmarkStart w:id="2363" w:name="_Toc120867448"/>
      <w:r>
        <w:t>Check the Data Broker Health Actuator</w:t>
      </w:r>
      <w:bookmarkEnd w:id="2363"/>
    </w:p>
    <w:p w14:paraId="2EE8454B" w14:textId="216DFE5A" w:rsidR="009E064D" w:rsidRDefault="009E064D" w:rsidP="009E064D">
      <w:r>
        <w:t xml:space="preserve">To </w:t>
      </w:r>
      <w:r w:rsidR="00170BDC">
        <w:t>access the Health Actuator</w:t>
      </w:r>
      <w:r w:rsidR="00947F43">
        <w:t>:</w:t>
      </w:r>
    </w:p>
    <w:p w14:paraId="1FB7277D" w14:textId="77777777" w:rsidR="009E064D" w:rsidRPr="00386213" w:rsidRDefault="009E064D" w:rsidP="009E064D">
      <w:pPr>
        <w:numPr>
          <w:ilvl w:val="0"/>
          <w:numId w:val="139"/>
        </w:numPr>
        <w:spacing w:line="240" w:lineRule="auto"/>
      </w:pPr>
      <w:r>
        <w:t>O</w:t>
      </w:r>
      <w:r w:rsidRPr="00386213">
        <w:t xml:space="preserve">pen a browser, then enter the URI for </w:t>
      </w:r>
      <w:r>
        <w:t>the Data Broker Health Actuator using the following format:</w:t>
      </w:r>
    </w:p>
    <w:p w14:paraId="5072A6B3" w14:textId="77777777" w:rsidR="009E064D" w:rsidRPr="00386213" w:rsidRDefault="009E064D" w:rsidP="009E064D">
      <w:pPr>
        <w:spacing w:line="240" w:lineRule="auto"/>
        <w:ind w:left="1440"/>
        <w:rPr>
          <w:rFonts w:ascii="Courier New" w:hAnsi="Courier New" w:cs="Courier New"/>
        </w:rPr>
      </w:pPr>
      <w:r w:rsidRPr="0025557E">
        <w:rPr>
          <w:rFonts w:ascii="Courier New" w:hAnsi="Courier New" w:cs="Courier New"/>
        </w:rPr>
        <w:t>http(s)://</w:t>
      </w:r>
      <w:proofErr w:type="spellStart"/>
      <w:r>
        <w:rPr>
          <w:rFonts w:ascii="Courier New" w:hAnsi="Courier New" w:cs="Courier New"/>
          <w:i/>
          <w:iCs/>
        </w:rPr>
        <w:t>hostname</w:t>
      </w:r>
      <w:r w:rsidRPr="0025557E">
        <w:rPr>
          <w:rFonts w:ascii="Courier New" w:hAnsi="Courier New" w:cs="Courier New"/>
        </w:rPr>
        <w:t>:</w:t>
      </w:r>
      <w:r w:rsidRPr="0029622E">
        <w:rPr>
          <w:rFonts w:ascii="Courier New" w:hAnsi="Courier New" w:cs="Courier New"/>
          <w:i/>
          <w:iCs/>
        </w:rPr>
        <w:t>port</w:t>
      </w:r>
      <w:proofErr w:type="spellEnd"/>
      <w:r w:rsidRPr="0025557E">
        <w:rPr>
          <w:rFonts w:ascii="Courier New" w:hAnsi="Courier New" w:cs="Courier New"/>
        </w:rPr>
        <w:t>/</w:t>
      </w:r>
      <w:r>
        <w:rPr>
          <w:rFonts w:ascii="Courier New" w:hAnsi="Courier New" w:cs="Courier New"/>
        </w:rPr>
        <w:t>actuator/health</w:t>
      </w:r>
    </w:p>
    <w:p w14:paraId="5971F505" w14:textId="77777777" w:rsidR="009E064D" w:rsidRDefault="009E064D" w:rsidP="009E064D">
      <w:pPr>
        <w:spacing w:line="240" w:lineRule="auto"/>
        <w:ind w:left="763"/>
      </w:pPr>
      <w:r>
        <w:t xml:space="preserve">For example: </w:t>
      </w:r>
    </w:p>
    <w:p w14:paraId="03D1B269" w14:textId="77777777" w:rsidR="009E064D" w:rsidRPr="0029622E" w:rsidRDefault="009E064D" w:rsidP="009E064D">
      <w:pPr>
        <w:pStyle w:val="ListParagraph"/>
        <w:spacing w:line="240" w:lineRule="auto"/>
        <w:ind w:left="1483"/>
        <w:rPr>
          <w:rFonts w:ascii="Courier New" w:hAnsi="Courier New" w:cs="Courier New"/>
        </w:rPr>
      </w:pPr>
      <w:r w:rsidRPr="0029622E">
        <w:rPr>
          <w:rFonts w:ascii="Courier New" w:hAnsi="Courier New" w:cs="Courier New"/>
        </w:rPr>
        <w:t>http://localhost:</w:t>
      </w:r>
      <w:r>
        <w:rPr>
          <w:rFonts w:ascii="Courier New" w:hAnsi="Courier New" w:cs="Courier New"/>
        </w:rPr>
        <w:t>30378</w:t>
      </w:r>
      <w:r w:rsidRPr="0029622E">
        <w:rPr>
          <w:rFonts w:ascii="Courier New" w:hAnsi="Courier New" w:cs="Courier New"/>
        </w:rPr>
        <w:t>/</w:t>
      </w:r>
      <w:r>
        <w:rPr>
          <w:rFonts w:ascii="Courier New" w:hAnsi="Courier New" w:cs="Courier New"/>
        </w:rPr>
        <w:t>actuator/health</w:t>
      </w:r>
    </w:p>
    <w:p w14:paraId="1EB627B6" w14:textId="0F378FEC" w:rsidR="009E064D" w:rsidRDefault="002678D1" w:rsidP="000F721F">
      <w:pPr>
        <w:spacing w:line="240" w:lineRule="auto"/>
        <w:ind w:left="720"/>
      </w:pPr>
      <w:r w:rsidRPr="004938E0">
        <w:t>Where 30378 is the default port used by Data Broker.</w:t>
      </w:r>
      <w:r>
        <w:t xml:space="preserve"> </w:t>
      </w:r>
      <w:r w:rsidR="009E064D" w:rsidRPr="00386213">
        <w:t>The following appears:</w:t>
      </w:r>
    </w:p>
    <w:p w14:paraId="4D1E221F" w14:textId="77777777" w:rsidR="009E064D" w:rsidRPr="00386213" w:rsidRDefault="009E064D" w:rsidP="00140E93">
      <w:pPr>
        <w:spacing w:line="240" w:lineRule="auto"/>
        <w:contextualSpacing/>
        <w:jc w:val="center"/>
      </w:pPr>
      <w:r>
        <w:rPr>
          <w:noProof/>
        </w:rPr>
        <w:drawing>
          <wp:inline distT="0" distB="0" distL="0" distR="0" wp14:anchorId="5355B07A" wp14:editId="28D4D894">
            <wp:extent cx="6923432" cy="3085106"/>
            <wp:effectExtent l="0" t="0" r="0" b="1270"/>
            <wp:docPr id="136" name="Picture 1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text,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40877" cy="3092880"/>
                    </a:xfrm>
                    <a:prstGeom prst="rect">
                      <a:avLst/>
                    </a:prstGeom>
                    <a:noFill/>
                    <a:ln>
                      <a:noFill/>
                    </a:ln>
                  </pic:spPr>
                </pic:pic>
              </a:graphicData>
            </a:graphic>
          </wp:inline>
        </w:drawing>
      </w:r>
    </w:p>
    <w:p w14:paraId="180FD129" w14:textId="3A9FAE4F" w:rsidR="009E064D" w:rsidRDefault="009E064D" w:rsidP="00113FBB">
      <w:pPr>
        <w:pStyle w:val="ListParagraph"/>
        <w:ind w:left="450"/>
      </w:pPr>
      <w:bookmarkStart w:id="2364" w:name="_Hlk106111432"/>
      <w:r>
        <w:t>The Health Actuator display indicates that Data Broker has successfully started and is running.</w:t>
      </w:r>
      <w:bookmarkEnd w:id="2364"/>
    </w:p>
    <w:p w14:paraId="1AEEEFD5" w14:textId="537D0B0B" w:rsidR="00AB0A50" w:rsidRDefault="00AB0A50" w:rsidP="00113FBB">
      <w:pPr>
        <w:pStyle w:val="ListParagraph"/>
        <w:ind w:left="450"/>
      </w:pPr>
      <w:r>
        <w:br w:type="page"/>
      </w:r>
    </w:p>
    <w:p w14:paraId="40CC5BE1" w14:textId="2011B0DE" w:rsidR="009E064D" w:rsidRPr="004938E0" w:rsidRDefault="00670C68" w:rsidP="00140E93">
      <w:pPr>
        <w:pStyle w:val="Heading2"/>
      </w:pPr>
      <w:bookmarkStart w:id="2365" w:name="_Update_the_Data_1"/>
      <w:bookmarkStart w:id="2366" w:name="_Toc72227792"/>
      <w:bookmarkStart w:id="2367" w:name="_Toc84316100"/>
      <w:bookmarkStart w:id="2368" w:name="_Toc99535511"/>
      <w:bookmarkStart w:id="2369" w:name="_Toc120867449"/>
      <w:bookmarkEnd w:id="2365"/>
      <w:r>
        <w:lastRenderedPageBreak/>
        <w:t>Add the Current Data Broker to</w:t>
      </w:r>
      <w:r w:rsidR="009E064D" w:rsidRPr="004938E0">
        <w:t xml:space="preserve"> the Data Broker Cluster List</w:t>
      </w:r>
      <w:bookmarkEnd w:id="2366"/>
      <w:bookmarkEnd w:id="2367"/>
      <w:bookmarkEnd w:id="2368"/>
      <w:bookmarkEnd w:id="2369"/>
    </w:p>
    <w:p w14:paraId="40BEBB64" w14:textId="66A30B3B" w:rsidR="00113FBB" w:rsidRDefault="00113FBB" w:rsidP="009E064D">
      <w:r>
        <w:t>Once you have checked the Health Actuator, update the Data Broker Cluster list so other components can send analytics data to Data Broker.</w:t>
      </w:r>
    </w:p>
    <w:p w14:paraId="0744D5D1" w14:textId="77777777" w:rsidR="009E064D" w:rsidRPr="00CC7B42" w:rsidRDefault="009E064D" w:rsidP="009E064D">
      <w:pPr>
        <w:numPr>
          <w:ilvl w:val="0"/>
          <w:numId w:val="115"/>
        </w:numPr>
        <w:spacing w:line="240" w:lineRule="auto"/>
      </w:pPr>
      <w:r w:rsidRPr="004938E0">
        <w:t>From the Altimeter &gt; Settings tab, click the Edit icon next to the Management Server &gt; Data Broker Cluster property:</w:t>
      </w:r>
    </w:p>
    <w:p w14:paraId="76CB5610" w14:textId="77777777" w:rsidR="009E064D" w:rsidRPr="004938E0" w:rsidRDefault="009E064D" w:rsidP="009E064D">
      <w:pPr>
        <w:ind w:left="763"/>
        <w:jc w:val="center"/>
      </w:pPr>
      <w:r w:rsidRPr="004938E0">
        <w:rPr>
          <w:noProof/>
        </w:rPr>
        <w:drawing>
          <wp:inline distT="0" distB="0" distL="0" distR="0" wp14:anchorId="172F4EDA" wp14:editId="0CF0BF17">
            <wp:extent cx="4391025" cy="1721481"/>
            <wp:effectExtent l="0" t="0" r="0" b="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7647" cy="1724077"/>
                    </a:xfrm>
                    <a:prstGeom prst="rect">
                      <a:avLst/>
                    </a:prstGeom>
                    <a:noFill/>
                    <a:ln>
                      <a:noFill/>
                    </a:ln>
                  </pic:spPr>
                </pic:pic>
              </a:graphicData>
            </a:graphic>
          </wp:inline>
        </w:drawing>
      </w:r>
    </w:p>
    <w:p w14:paraId="71B1AB48" w14:textId="58AEC4EF" w:rsidR="009E064D" w:rsidRPr="004938E0" w:rsidRDefault="009E064D" w:rsidP="009E064D">
      <w:pPr>
        <w:ind w:left="763"/>
      </w:pPr>
      <w:r w:rsidRPr="004938E0">
        <w:t xml:space="preserve">The Data Broker Cluster property </w:t>
      </w:r>
      <w:r w:rsidR="002678D1">
        <w:t>is</w:t>
      </w:r>
      <w:r w:rsidRPr="004938E0">
        <w:t xml:space="preserve"> a comma-separated list of Data Broker host names that are used to process analytics data. The list must contain at least one active Data Broker, and uses the following format:</w:t>
      </w:r>
    </w:p>
    <w:p w14:paraId="4804D295" w14:textId="77777777" w:rsidR="009E064D" w:rsidRPr="004938E0" w:rsidRDefault="009E064D" w:rsidP="009E064D">
      <w:pPr>
        <w:ind w:left="763"/>
        <w:contextualSpacing/>
        <w:rPr>
          <w:rFonts w:ascii="Courier New" w:hAnsi="Courier New" w:cs="Courier New"/>
          <w:i/>
          <w:iCs/>
        </w:rPr>
      </w:pPr>
      <w:r w:rsidRPr="004938E0">
        <w:rPr>
          <w:rFonts w:ascii="Courier New" w:hAnsi="Courier New" w:cs="Courier New"/>
        </w:rPr>
        <w:t>http(s)://</w:t>
      </w:r>
      <w:r w:rsidRPr="004938E0">
        <w:rPr>
          <w:rFonts w:ascii="Courier New" w:hAnsi="Courier New" w:cs="Courier New"/>
          <w:i/>
          <w:iCs/>
        </w:rPr>
        <w:t>databroker_host1:port</w:t>
      </w:r>
      <w:r w:rsidRPr="004938E0">
        <w:rPr>
          <w:rFonts w:ascii="Courier New" w:hAnsi="Courier New" w:cs="Courier New"/>
        </w:rPr>
        <w:t>/</w:t>
      </w:r>
      <w:proofErr w:type="spellStart"/>
      <w:r w:rsidRPr="004938E0">
        <w:rPr>
          <w:rFonts w:ascii="Courier New" w:hAnsi="Courier New" w:cs="Courier New"/>
        </w:rPr>
        <w:t>protobuf,http</w:t>
      </w:r>
      <w:proofErr w:type="spellEnd"/>
      <w:r w:rsidRPr="004938E0">
        <w:rPr>
          <w:rFonts w:ascii="Courier New" w:hAnsi="Courier New" w:cs="Courier New"/>
        </w:rPr>
        <w:t>(s)://</w:t>
      </w:r>
      <w:r w:rsidRPr="004938E0">
        <w:rPr>
          <w:rFonts w:ascii="Courier New" w:hAnsi="Courier New" w:cs="Courier New"/>
          <w:i/>
          <w:iCs/>
        </w:rPr>
        <w:t>data</w:t>
      </w:r>
    </w:p>
    <w:p w14:paraId="7C0F677B" w14:textId="77777777" w:rsidR="009E064D" w:rsidRPr="004938E0" w:rsidRDefault="009E064D" w:rsidP="009E064D">
      <w:pPr>
        <w:ind w:left="763"/>
        <w:rPr>
          <w:rFonts w:ascii="Courier New" w:hAnsi="Courier New" w:cs="Courier New"/>
        </w:rPr>
      </w:pPr>
      <w:r w:rsidRPr="004938E0">
        <w:rPr>
          <w:rFonts w:ascii="Courier New" w:hAnsi="Courier New" w:cs="Courier New"/>
          <w:i/>
          <w:iCs/>
        </w:rPr>
        <w:t>broker_host2:port</w:t>
      </w:r>
      <w:r w:rsidRPr="004938E0">
        <w:rPr>
          <w:rFonts w:ascii="Courier New" w:hAnsi="Courier New" w:cs="Courier New"/>
        </w:rPr>
        <w:t>/</w:t>
      </w:r>
      <w:proofErr w:type="spellStart"/>
      <w:r w:rsidRPr="004938E0">
        <w:rPr>
          <w:rFonts w:ascii="Courier New" w:hAnsi="Courier New" w:cs="Courier New"/>
        </w:rPr>
        <w:t>protobuf</w:t>
      </w:r>
      <w:proofErr w:type="spellEnd"/>
      <w:r w:rsidRPr="004938E0">
        <w:rPr>
          <w:rFonts w:ascii="Courier New" w:hAnsi="Courier New" w:cs="Courier New"/>
        </w:rPr>
        <w:t>, ...</w:t>
      </w:r>
    </w:p>
    <w:p w14:paraId="7601D337" w14:textId="77777777" w:rsidR="009E064D" w:rsidRPr="004938E0" w:rsidRDefault="009E064D" w:rsidP="009E064D">
      <w:pPr>
        <w:ind w:left="763"/>
      </w:pPr>
      <w:r w:rsidRPr="004938E0">
        <w:t xml:space="preserve">For example: </w:t>
      </w:r>
    </w:p>
    <w:p w14:paraId="3F10D6CC" w14:textId="77777777" w:rsidR="009E064D" w:rsidRPr="004938E0" w:rsidRDefault="009E064D" w:rsidP="009E064D">
      <w:pPr>
        <w:ind w:left="763"/>
        <w:rPr>
          <w:rFonts w:ascii="Courier New" w:hAnsi="Courier New" w:cs="Courier New"/>
        </w:rPr>
      </w:pPr>
      <w:r w:rsidRPr="004938E0">
        <w:rPr>
          <w:rFonts w:ascii="Courier New" w:hAnsi="Courier New" w:cs="Courier New"/>
        </w:rPr>
        <w:t>http(s)://127.0.0.1:30378/</w:t>
      </w:r>
      <w:proofErr w:type="spellStart"/>
      <w:r w:rsidRPr="004938E0">
        <w:rPr>
          <w:rFonts w:ascii="Courier New" w:hAnsi="Courier New" w:cs="Courier New"/>
        </w:rPr>
        <w:t>protobuf</w:t>
      </w:r>
      <w:proofErr w:type="spellEnd"/>
    </w:p>
    <w:p w14:paraId="040D26A8" w14:textId="77777777" w:rsidR="009E064D" w:rsidRPr="004938E0" w:rsidRDefault="009E064D" w:rsidP="009E064D">
      <w:pPr>
        <w:ind w:left="763"/>
      </w:pPr>
      <w:bookmarkStart w:id="2370" w:name="_Hlk106098825"/>
      <w:r w:rsidRPr="004938E0">
        <w:t>Where 30378 is the default port used by Data Broker.</w:t>
      </w:r>
      <w:bookmarkEnd w:id="2370"/>
    </w:p>
    <w:p w14:paraId="0790A6A5" w14:textId="132CF304" w:rsidR="009E064D" w:rsidRDefault="009E064D" w:rsidP="009E064D">
      <w:pPr>
        <w:numPr>
          <w:ilvl w:val="0"/>
          <w:numId w:val="115"/>
        </w:numPr>
        <w:spacing w:line="240" w:lineRule="auto"/>
        <w:contextualSpacing/>
      </w:pPr>
      <w:r w:rsidRPr="004938E0">
        <w:t>Click Save, then Close.</w:t>
      </w:r>
    </w:p>
    <w:p w14:paraId="3E73A46A" w14:textId="1DD3F1E8" w:rsidR="000C5204" w:rsidDel="00590040" w:rsidRDefault="000C5204" w:rsidP="000C5204">
      <w:pPr>
        <w:pStyle w:val="Heading2"/>
        <w:rPr>
          <w:del w:id="2371" w:author="Jim Hewitt" w:date="2022-11-03T11:59:00Z"/>
        </w:rPr>
      </w:pPr>
      <w:del w:id="2372" w:author="Jim Hewitt" w:date="2022-11-03T11:59:00Z">
        <w:r w:rsidDel="00590040">
          <w:delText>Verify Data Broker is Listed in Core Analytics</w:delText>
        </w:r>
      </w:del>
    </w:p>
    <w:p w14:paraId="5BC73BE1" w14:textId="2A317563" w:rsidR="000C5204" w:rsidDel="00590040" w:rsidRDefault="000C5204" w:rsidP="000C5204">
      <w:pPr>
        <w:rPr>
          <w:del w:id="2373" w:author="Jim Hewitt" w:date="2022-11-03T11:59:00Z"/>
        </w:rPr>
      </w:pPr>
      <w:del w:id="2374" w:author="Jim Hewitt" w:date="2022-11-03T11:59:00Z">
        <w:r w:rsidDel="00590040">
          <w:delText xml:space="preserve">Once you have updated the Data Broker Cluster list, the Data Broker registers with Altimeter. To verify that Data Broker is registered and listed in Core Analytics:  </w:delText>
        </w:r>
      </w:del>
    </w:p>
    <w:p w14:paraId="6FA4DE0C" w14:textId="77777777" w:rsidR="00590040" w:rsidRDefault="00590040" w:rsidP="00590040">
      <w:pPr>
        <w:pStyle w:val="Heading2"/>
        <w:rPr>
          <w:ins w:id="2375" w:author="Jim Hewitt" w:date="2022-11-03T11:59:00Z"/>
        </w:rPr>
      </w:pPr>
      <w:bookmarkStart w:id="2376" w:name="_Toc120867450"/>
      <w:ins w:id="2377" w:author="Jim Hewitt" w:date="2022-11-03T11:59:00Z">
        <w:r>
          <w:t>Verify Data Broker is Listed in Core Analytics</w:t>
        </w:r>
        <w:bookmarkEnd w:id="2376"/>
      </w:ins>
    </w:p>
    <w:p w14:paraId="22E7691F" w14:textId="500D063F" w:rsidR="00590040" w:rsidRDefault="00590040" w:rsidP="00590040">
      <w:pPr>
        <w:rPr>
          <w:ins w:id="2378" w:author="Jim Hewitt" w:date="2022-11-03T11:59:00Z"/>
        </w:rPr>
      </w:pPr>
      <w:ins w:id="2379" w:author="Jim Hewitt" w:date="2022-11-03T11:59:00Z">
        <w:r>
          <w:t>Once you have updated the Data Broker Cluster list, the Data Broker registers with Altimeter. To verify that Data Broker is registered</w:t>
        </w:r>
      </w:ins>
      <w:ins w:id="2380" w:author="Jim Hewitt" w:date="2022-11-03T12:02:00Z">
        <w:r w:rsidR="00F87680">
          <w:t>:</w:t>
        </w:r>
      </w:ins>
      <w:ins w:id="2381" w:author="Jim Hewitt" w:date="2022-11-03T11:59:00Z">
        <w:r>
          <w:t xml:space="preserve">  </w:t>
        </w:r>
      </w:ins>
    </w:p>
    <w:p w14:paraId="22B8A05B" w14:textId="77777777" w:rsidR="00590040" w:rsidRDefault="00590040">
      <w:pPr>
        <w:pStyle w:val="ListParagraph"/>
        <w:numPr>
          <w:ilvl w:val="0"/>
          <w:numId w:val="205"/>
        </w:numPr>
        <w:rPr>
          <w:ins w:id="2382" w:author="Jim Hewitt" w:date="2022-11-03T11:59:00Z"/>
        </w:rPr>
        <w:pPrChange w:id="2383" w:author="Jim Hewitt" w:date="2022-11-03T12:01:00Z">
          <w:pPr>
            <w:pStyle w:val="ListParagraph"/>
            <w:numPr>
              <w:numId w:val="115"/>
            </w:numPr>
            <w:ind w:left="765" w:hanging="360"/>
          </w:pPr>
        </w:pPrChange>
      </w:pPr>
      <w:ins w:id="2384" w:author="Jim Hewitt" w:date="2022-11-03T11:59:00Z">
        <w:r>
          <w:t xml:space="preserve">In Core Analytics, </w:t>
        </w:r>
        <w:r w:rsidRPr="00324DF6">
          <w:t>click “Resources &gt; Components” on the Navigation Menu</w:t>
        </w:r>
        <w:r>
          <w:t>. The following is displayed:</w:t>
        </w:r>
      </w:ins>
    </w:p>
    <w:p w14:paraId="1FEC9196" w14:textId="77777777" w:rsidR="00590040" w:rsidRDefault="00590040">
      <w:pPr>
        <w:pStyle w:val="ListParagraph"/>
        <w:ind w:left="763"/>
        <w:contextualSpacing w:val="0"/>
        <w:jc w:val="center"/>
        <w:rPr>
          <w:ins w:id="2385" w:author="Jim Hewitt" w:date="2022-11-03T11:59:00Z"/>
        </w:rPr>
        <w:pPrChange w:id="2386" w:author="Jim Hewitt" w:date="2022-11-03T12:05:00Z">
          <w:pPr>
            <w:pStyle w:val="ListParagraph"/>
            <w:ind w:left="765"/>
            <w:jc w:val="center"/>
          </w:pPr>
        </w:pPrChange>
      </w:pPr>
      <w:ins w:id="2387" w:author="Jim Hewitt" w:date="2022-11-03T11:59:00Z">
        <w:r>
          <w:rPr>
            <w:noProof/>
          </w:rPr>
          <w:drawing>
            <wp:inline distT="0" distB="0" distL="0" distR="0" wp14:anchorId="1A81E7C1" wp14:editId="0CF1611C">
              <wp:extent cx="5296619" cy="148701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1548" cy="1491201"/>
                      </a:xfrm>
                      <a:prstGeom prst="rect">
                        <a:avLst/>
                      </a:prstGeom>
                      <a:noFill/>
                      <a:ln>
                        <a:noFill/>
                      </a:ln>
                    </pic:spPr>
                  </pic:pic>
                </a:graphicData>
              </a:graphic>
            </wp:inline>
          </w:drawing>
        </w:r>
      </w:ins>
    </w:p>
    <w:p w14:paraId="5199E8C1" w14:textId="6C556152" w:rsidR="00590040" w:rsidRDefault="00F87680">
      <w:pPr>
        <w:pStyle w:val="ListParagraph"/>
        <w:numPr>
          <w:ilvl w:val="0"/>
          <w:numId w:val="205"/>
        </w:numPr>
        <w:spacing w:before="120"/>
        <w:ind w:left="763"/>
        <w:contextualSpacing w:val="0"/>
        <w:rPr>
          <w:ins w:id="2388" w:author="Jim Hewitt" w:date="2022-11-03T11:59:00Z"/>
        </w:rPr>
        <w:pPrChange w:id="2389" w:author="Jim Hewitt" w:date="2022-11-03T12:05:00Z">
          <w:pPr>
            <w:pStyle w:val="ListParagraph"/>
            <w:numPr>
              <w:numId w:val="115"/>
            </w:numPr>
            <w:ind w:left="765" w:hanging="360"/>
          </w:pPr>
        </w:pPrChange>
      </w:pPr>
      <w:ins w:id="2390" w:author="Jim Hewitt" w:date="2022-11-03T12:03:00Z">
        <w:r>
          <w:t xml:space="preserve">Verify that the </w:t>
        </w:r>
        <w:r w:rsidR="002064F3">
          <w:t>Data Broker you installed is included in the Data Brokers list.</w:t>
        </w:r>
      </w:ins>
    </w:p>
    <w:p w14:paraId="4772D988" w14:textId="7884C9ED" w:rsidR="00324DF6" w:rsidDel="00590040" w:rsidRDefault="00324DF6" w:rsidP="00324DF6">
      <w:pPr>
        <w:pStyle w:val="ListParagraph"/>
        <w:numPr>
          <w:ilvl w:val="0"/>
          <w:numId w:val="204"/>
        </w:numPr>
        <w:rPr>
          <w:del w:id="2391" w:author="Jim Hewitt" w:date="2022-11-03T11:59:00Z"/>
        </w:rPr>
      </w:pPr>
      <w:del w:id="2392" w:author="Jim Hewitt" w:date="2022-11-03T11:59:00Z">
        <w:r w:rsidDel="00590040">
          <w:lastRenderedPageBreak/>
          <w:delText xml:space="preserve">In Core Analytics, </w:delText>
        </w:r>
        <w:r w:rsidRPr="00324DF6" w:rsidDel="00590040">
          <w:delText>click “Resources &gt; Components” on the Navigation Menu</w:delText>
        </w:r>
        <w:r w:rsidDel="00590040">
          <w:delText>. The following is displayed:</w:delText>
        </w:r>
        <w:bookmarkStart w:id="2393" w:name="_Toc118369712"/>
        <w:bookmarkStart w:id="2394" w:name="_Toc119914961"/>
        <w:bookmarkStart w:id="2395" w:name="_Toc119915988"/>
        <w:bookmarkStart w:id="2396" w:name="_Toc120867451"/>
        <w:bookmarkEnd w:id="2393"/>
        <w:bookmarkEnd w:id="2394"/>
        <w:bookmarkEnd w:id="2395"/>
        <w:bookmarkEnd w:id="2396"/>
      </w:del>
    </w:p>
    <w:p w14:paraId="0D8A2419" w14:textId="4D001747" w:rsidR="00324DF6" w:rsidDel="00590040" w:rsidRDefault="00324DF6" w:rsidP="00324DF6">
      <w:pPr>
        <w:pStyle w:val="ListParagraph"/>
        <w:ind w:left="765"/>
        <w:jc w:val="center"/>
        <w:rPr>
          <w:del w:id="2397" w:author="Jim Hewitt" w:date="2022-11-03T11:59:00Z"/>
        </w:rPr>
      </w:pPr>
      <w:bookmarkStart w:id="2398" w:name="_Toc118369713"/>
      <w:bookmarkStart w:id="2399" w:name="_Toc119914962"/>
      <w:bookmarkStart w:id="2400" w:name="_Toc119915989"/>
      <w:bookmarkStart w:id="2401" w:name="_Toc120867452"/>
      <w:bookmarkEnd w:id="2398"/>
      <w:bookmarkEnd w:id="2399"/>
      <w:bookmarkEnd w:id="2400"/>
      <w:bookmarkEnd w:id="2401"/>
    </w:p>
    <w:p w14:paraId="6503BAC5" w14:textId="1D0F3E9F" w:rsidR="00324DF6" w:rsidDel="00590040" w:rsidRDefault="00324DF6" w:rsidP="00324DF6">
      <w:pPr>
        <w:pStyle w:val="ListParagraph"/>
        <w:numPr>
          <w:ilvl w:val="0"/>
          <w:numId w:val="204"/>
        </w:numPr>
        <w:rPr>
          <w:del w:id="2402" w:author="Jim Hewitt" w:date="2022-11-03T11:59:00Z"/>
        </w:rPr>
      </w:pPr>
      <w:del w:id="2403" w:author="Jim Hewitt" w:date="2022-11-03T11:59:00Z">
        <w:r w:rsidDel="00590040">
          <w:delText>Jfjgfjg</w:delText>
        </w:r>
        <w:bookmarkStart w:id="2404" w:name="_Toc118369714"/>
        <w:bookmarkStart w:id="2405" w:name="_Toc119914963"/>
        <w:bookmarkStart w:id="2406" w:name="_Toc119915990"/>
        <w:bookmarkStart w:id="2407" w:name="_Toc120867453"/>
        <w:bookmarkEnd w:id="2404"/>
        <w:bookmarkEnd w:id="2405"/>
        <w:bookmarkEnd w:id="2406"/>
        <w:bookmarkEnd w:id="2407"/>
      </w:del>
    </w:p>
    <w:p w14:paraId="00908187" w14:textId="6CE227FC" w:rsidR="00324DF6" w:rsidDel="00590040" w:rsidRDefault="00324DF6" w:rsidP="00324DF6">
      <w:pPr>
        <w:pStyle w:val="ListParagraph"/>
        <w:numPr>
          <w:ilvl w:val="0"/>
          <w:numId w:val="204"/>
        </w:numPr>
        <w:rPr>
          <w:del w:id="2408" w:author="Jim Hewitt" w:date="2022-11-03T11:59:00Z"/>
        </w:rPr>
      </w:pPr>
      <w:bookmarkStart w:id="2409" w:name="_Toc118369715"/>
      <w:bookmarkStart w:id="2410" w:name="_Toc119914964"/>
      <w:bookmarkStart w:id="2411" w:name="_Toc119915991"/>
      <w:bookmarkStart w:id="2412" w:name="_Toc120867454"/>
      <w:bookmarkEnd w:id="2409"/>
      <w:bookmarkEnd w:id="2410"/>
      <w:bookmarkEnd w:id="2411"/>
      <w:bookmarkEnd w:id="2412"/>
    </w:p>
    <w:p w14:paraId="19FB56A4" w14:textId="0A7BFEF1" w:rsidR="000C5204" w:rsidRPr="000C5204" w:rsidDel="002064F3" w:rsidRDefault="000C5204" w:rsidP="000C5204">
      <w:pPr>
        <w:rPr>
          <w:del w:id="2413" w:author="Jim Hewitt" w:date="2022-11-03T12:04:00Z"/>
        </w:rPr>
      </w:pPr>
      <w:del w:id="2414" w:author="Jim Hewitt" w:date="2022-11-03T11:59:00Z">
        <w:r w:rsidDel="00590040">
          <w:delText>so other components can send analytics data to Data Broker.</w:delText>
        </w:r>
      </w:del>
      <w:bookmarkStart w:id="2415" w:name="_Toc118369716"/>
      <w:bookmarkStart w:id="2416" w:name="_Toc119914965"/>
      <w:bookmarkStart w:id="2417" w:name="_Toc119915992"/>
      <w:bookmarkStart w:id="2418" w:name="_Toc120867455"/>
      <w:bookmarkEnd w:id="2415"/>
      <w:bookmarkEnd w:id="2416"/>
      <w:bookmarkEnd w:id="2417"/>
      <w:bookmarkEnd w:id="2418"/>
    </w:p>
    <w:p w14:paraId="4769D083" w14:textId="31A3EDE5" w:rsidR="007B4B9A" w:rsidDel="001359B8" w:rsidRDefault="007B4B9A">
      <w:pPr>
        <w:rPr>
          <w:del w:id="2419" w:author="Jim Hewitt" w:date="2022-11-03T12:06:00Z"/>
        </w:rPr>
        <w:pPrChange w:id="2420" w:author="Jim Hewitt" w:date="2022-11-03T12:04:00Z">
          <w:pPr>
            <w:spacing w:line="240" w:lineRule="auto"/>
            <w:contextualSpacing/>
          </w:pPr>
        </w:pPrChange>
      </w:pPr>
      <w:del w:id="2421" w:author="Jim Hewitt" w:date="2022-11-03T12:04:00Z">
        <w:r w:rsidDel="002064F3">
          <w:br w:type="page"/>
        </w:r>
      </w:del>
    </w:p>
    <w:p w14:paraId="43E8758C" w14:textId="0056C3EC" w:rsidR="007229EF" w:rsidRDefault="007229EF" w:rsidP="001359B8">
      <w:pPr>
        <w:pStyle w:val="Heading1"/>
      </w:pPr>
      <w:bookmarkStart w:id="2422" w:name="_Verify_Multicast+"/>
      <w:bookmarkStart w:id="2423" w:name="_Verify_OmniCache"/>
      <w:bookmarkStart w:id="2424" w:name="_Toc120867456"/>
      <w:bookmarkEnd w:id="2422"/>
      <w:bookmarkEnd w:id="2423"/>
      <w:r>
        <w:t xml:space="preserve">Verify </w:t>
      </w:r>
      <w:proofErr w:type="spellStart"/>
      <w:r>
        <w:t>OmniCache</w:t>
      </w:r>
      <w:bookmarkEnd w:id="2424"/>
      <w:proofErr w:type="spellEnd"/>
    </w:p>
    <w:p w14:paraId="2BB009B7" w14:textId="084FB847" w:rsidR="007B4B9A" w:rsidRDefault="007B4B9A" w:rsidP="007B4B9A">
      <w:bookmarkStart w:id="2425" w:name="_Hlk106180717"/>
      <w:r>
        <w:t xml:space="preserve">To verify </w:t>
      </w:r>
      <w:proofErr w:type="spellStart"/>
      <w:r>
        <w:t>OmniCache</w:t>
      </w:r>
      <w:proofErr w:type="spellEnd"/>
      <w:r>
        <w:t>:</w:t>
      </w:r>
    </w:p>
    <w:p w14:paraId="1B718447" w14:textId="4CB25D01" w:rsidR="007B4B9A" w:rsidRDefault="007B4B9A" w:rsidP="007B4B9A">
      <w:pPr>
        <w:pStyle w:val="ListParagraph"/>
        <w:numPr>
          <w:ilvl w:val="0"/>
          <w:numId w:val="146"/>
        </w:numPr>
      </w:pPr>
      <w:r>
        <w:t>Check Altimeter</w:t>
      </w:r>
      <w:r w:rsidR="00AF7E1D">
        <w:t xml:space="preserve"> for </w:t>
      </w:r>
      <w:proofErr w:type="spellStart"/>
      <w:r w:rsidR="00AF7E1D">
        <w:t>OmniCache</w:t>
      </w:r>
      <w:proofErr w:type="spellEnd"/>
      <w:r>
        <w:t>.</w:t>
      </w:r>
    </w:p>
    <w:p w14:paraId="09BEFCE3" w14:textId="7977B2D0" w:rsidR="00363E5E" w:rsidRDefault="00363E5E" w:rsidP="007B4B9A">
      <w:pPr>
        <w:pStyle w:val="ListParagraph"/>
        <w:numPr>
          <w:ilvl w:val="0"/>
          <w:numId w:val="146"/>
        </w:numPr>
      </w:pPr>
      <w:r>
        <w:t xml:space="preserve">(Optional) </w:t>
      </w:r>
      <w:r w:rsidR="00D11E8A">
        <w:t xml:space="preserve">Test </w:t>
      </w:r>
      <w:proofErr w:type="spellStart"/>
      <w:r>
        <w:t>OmniCache</w:t>
      </w:r>
      <w:proofErr w:type="spellEnd"/>
      <w:r w:rsidR="00D11E8A">
        <w:t>.</w:t>
      </w:r>
    </w:p>
    <w:p w14:paraId="24F4CB7C" w14:textId="3E62D87F" w:rsidR="00AF7E1D" w:rsidRDefault="00AF7E1D" w:rsidP="00AF7E1D">
      <w:pPr>
        <w:pStyle w:val="Heading2"/>
      </w:pPr>
      <w:bookmarkStart w:id="2426" w:name="_Toc120867457"/>
      <w:r>
        <w:t xml:space="preserve">Check Altimeter for </w:t>
      </w:r>
      <w:proofErr w:type="spellStart"/>
      <w:r>
        <w:t>OmniCache</w:t>
      </w:r>
      <w:bookmarkEnd w:id="2426"/>
      <w:proofErr w:type="spellEnd"/>
    </w:p>
    <w:p w14:paraId="711868A9" w14:textId="79CBCE36" w:rsidR="00AF7E1D" w:rsidRDefault="00441F93" w:rsidP="00AF7E1D">
      <w:r>
        <w:t xml:space="preserve">To check that the </w:t>
      </w:r>
      <w:proofErr w:type="spellStart"/>
      <w:r>
        <w:t>OmniCache</w:t>
      </w:r>
      <w:proofErr w:type="spellEnd"/>
      <w:r>
        <w:t xml:space="preserve"> Node has </w:t>
      </w:r>
      <w:r w:rsidR="007D21C2">
        <w:t>been provisioned by Altimeter:</w:t>
      </w:r>
    </w:p>
    <w:p w14:paraId="30EB7862" w14:textId="57780742" w:rsidR="007D21C2" w:rsidRPr="00CC7B42" w:rsidRDefault="000F721F" w:rsidP="00140E93">
      <w:pPr>
        <w:numPr>
          <w:ilvl w:val="0"/>
          <w:numId w:val="148"/>
        </w:numPr>
        <w:spacing w:line="240" w:lineRule="auto"/>
      </w:pPr>
      <w:r>
        <w:t xml:space="preserve">In Altimeter, </w:t>
      </w:r>
      <w:r w:rsidR="00CA7AF4">
        <w:t xml:space="preserve">click </w:t>
      </w:r>
      <w:proofErr w:type="spellStart"/>
      <w:r w:rsidR="00CA7AF4">
        <w:t>OmniCache</w:t>
      </w:r>
      <w:proofErr w:type="spellEnd"/>
      <w:r w:rsidR="007D21C2" w:rsidRPr="004938E0">
        <w:t xml:space="preserve"> &gt; </w:t>
      </w:r>
      <w:r w:rsidR="007D21C2">
        <w:t xml:space="preserve">Dashboard </w:t>
      </w:r>
      <w:r w:rsidR="007D21C2" w:rsidRPr="004938E0">
        <w:t>tab</w:t>
      </w:r>
      <w:r w:rsidR="00CA7AF4">
        <w:t xml:space="preserve"> and view that the new node appears</w:t>
      </w:r>
      <w:r w:rsidR="005B1926">
        <w:t>:</w:t>
      </w:r>
    </w:p>
    <w:p w14:paraId="547609D6" w14:textId="0C7B65D0" w:rsidR="007D21C2" w:rsidRPr="004938E0" w:rsidRDefault="007D21C2" w:rsidP="007D21C2">
      <w:pPr>
        <w:ind w:left="763"/>
        <w:jc w:val="center"/>
      </w:pPr>
      <w:r>
        <w:rPr>
          <w:noProof/>
        </w:rPr>
        <w:drawing>
          <wp:inline distT="0" distB="0" distL="0" distR="0" wp14:anchorId="37398B0C" wp14:editId="12586DBE">
            <wp:extent cx="5182107" cy="348507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2107" cy="3485071"/>
                    </a:xfrm>
                    <a:prstGeom prst="rect">
                      <a:avLst/>
                    </a:prstGeom>
                    <a:noFill/>
                    <a:ln>
                      <a:noFill/>
                    </a:ln>
                  </pic:spPr>
                </pic:pic>
              </a:graphicData>
            </a:graphic>
          </wp:inline>
        </w:drawing>
      </w:r>
    </w:p>
    <w:p w14:paraId="3F8761D9" w14:textId="55762598" w:rsidR="00CA7AF4" w:rsidRDefault="005B1926" w:rsidP="00140E93">
      <w:pPr>
        <w:pStyle w:val="ListParagraph"/>
        <w:numPr>
          <w:ilvl w:val="0"/>
          <w:numId w:val="148"/>
        </w:numPr>
        <w:ind w:left="763"/>
        <w:contextualSpacing w:val="0"/>
      </w:pPr>
      <w:r w:rsidRPr="005B1926">
        <w:t xml:space="preserve">Click </w:t>
      </w:r>
      <w:proofErr w:type="spellStart"/>
      <w:r w:rsidRPr="005B1926">
        <w:t>OmniCache</w:t>
      </w:r>
      <w:proofErr w:type="spellEnd"/>
      <w:r w:rsidRPr="005B1926">
        <w:t xml:space="preserve"> &gt; Nodes, and view that the new node is listed:</w:t>
      </w:r>
    </w:p>
    <w:p w14:paraId="308D094B" w14:textId="714F3F89" w:rsidR="005B1926" w:rsidRDefault="005B1926" w:rsidP="00140E93">
      <w:pPr>
        <w:pStyle w:val="ListParagraph"/>
        <w:ind w:left="765"/>
        <w:jc w:val="center"/>
      </w:pPr>
      <w:r>
        <w:rPr>
          <w:noProof/>
        </w:rPr>
        <w:drawing>
          <wp:inline distT="0" distB="0" distL="0" distR="0" wp14:anchorId="320CA9A1" wp14:editId="2E30D915">
            <wp:extent cx="4201160" cy="94043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01160" cy="940435"/>
                    </a:xfrm>
                    <a:prstGeom prst="rect">
                      <a:avLst/>
                    </a:prstGeom>
                    <a:noFill/>
                    <a:ln>
                      <a:noFill/>
                    </a:ln>
                  </pic:spPr>
                </pic:pic>
              </a:graphicData>
            </a:graphic>
          </wp:inline>
        </w:drawing>
      </w:r>
    </w:p>
    <w:bookmarkEnd w:id="2425"/>
    <w:p w14:paraId="5070BF54" w14:textId="77777777" w:rsidR="003D1DD0" w:rsidRDefault="003D1DD0" w:rsidP="007D21C2">
      <w:pPr>
        <w:ind w:left="763"/>
      </w:pPr>
      <w:r>
        <w:br w:type="page"/>
      </w:r>
    </w:p>
    <w:p w14:paraId="055AEEF5" w14:textId="7E9AAB5F" w:rsidR="005C7BF7" w:rsidRDefault="005C7BF7" w:rsidP="00140E93">
      <w:pPr>
        <w:pStyle w:val="Heading2"/>
        <w:spacing w:before="0"/>
      </w:pPr>
      <w:bookmarkStart w:id="2427" w:name="_Toc120867458"/>
      <w:r>
        <w:lastRenderedPageBreak/>
        <w:t xml:space="preserve">(Optional) Test </w:t>
      </w:r>
      <w:proofErr w:type="spellStart"/>
      <w:r w:rsidR="00F50B10">
        <w:t>OmniCache</w:t>
      </w:r>
      <w:bookmarkEnd w:id="2427"/>
      <w:proofErr w:type="spellEnd"/>
    </w:p>
    <w:p w14:paraId="7CEE86D2" w14:textId="7142C183" w:rsidR="005C7BF7" w:rsidRDefault="005C7BF7" w:rsidP="005C7BF7">
      <w:r>
        <w:t xml:space="preserve">To perform an enhanced verification for </w:t>
      </w:r>
      <w:proofErr w:type="spellStart"/>
      <w:r>
        <w:t>OmniCache</w:t>
      </w:r>
      <w:proofErr w:type="spellEnd"/>
      <w:r>
        <w:t>, perform the steps described in the section below.</w:t>
      </w:r>
    </w:p>
    <w:p w14:paraId="600EC93D" w14:textId="04369810" w:rsidR="00075628" w:rsidRDefault="00075628" w:rsidP="00140E93">
      <w:r w:rsidRPr="00075628">
        <w:rPr>
          <w:noProof/>
        </w:rPr>
        <mc:AlternateContent>
          <mc:Choice Requires="wps">
            <w:drawing>
              <wp:inline distT="0" distB="0" distL="0" distR="0" wp14:anchorId="3D7456D5" wp14:editId="4E2A2F5E">
                <wp:extent cx="6400800" cy="491705"/>
                <wp:effectExtent l="0" t="0" r="19050" b="22860"/>
                <wp:docPr id="3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491705"/>
                        </a:xfrm>
                        <a:prstGeom prst="bracketPair">
                          <a:avLst>
                            <a:gd name="adj" fmla="val 10754"/>
                          </a:avLst>
                        </a:prstGeom>
                        <a:noFill/>
                        <a:ln w="19050">
                          <a:solidFill>
                            <a:srgbClr val="BED632"/>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943634"/>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ffectLst>
                                <a:outerShdw dist="17961" dir="2700000" algn="ctr" rotWithShape="0">
                                  <a:srgbClr val="9BBB59">
                                    <a:gamma/>
                                    <a:shade val="60000"/>
                                    <a:invGamma/>
                                  </a:srgbClr>
                                </a:outerShdw>
                              </a:effectLst>
                            </a14:hiddenEffects>
                          </a:ext>
                        </a:extLst>
                      </wps:spPr>
                      <wps:txbx>
                        <w:txbxContent>
                          <w:p w14:paraId="285C9E6E" w14:textId="04AB89B6" w:rsidR="00075628" w:rsidRPr="0005656D" w:rsidRDefault="00075628" w:rsidP="00075628">
                            <w:pPr>
                              <w:pStyle w:val="ListParagraph"/>
                              <w:spacing w:after="0"/>
                              <w:ind w:left="0"/>
                              <w:rPr>
                                <w:i/>
                              </w:rPr>
                            </w:pPr>
                            <w:r w:rsidRPr="007F45B7">
                              <w:rPr>
                                <w:b/>
                                <w:i/>
                              </w:rPr>
                              <w:t>Note:</w:t>
                            </w:r>
                            <w:r w:rsidRPr="007F45B7">
                              <w:rPr>
                                <w:i/>
                              </w:rPr>
                              <w:t xml:space="preserve"> </w:t>
                            </w:r>
                            <w:r>
                              <w:rPr>
                                <w:i/>
                              </w:rPr>
                              <w:t xml:space="preserve">This section provides a condensed usage summary. For complete information, see the </w:t>
                            </w:r>
                            <w:proofErr w:type="spellStart"/>
                            <w:r>
                              <w:rPr>
                                <w:i/>
                              </w:rPr>
                              <w:t>OmniCache</w:t>
                            </w:r>
                            <w:proofErr w:type="spellEnd"/>
                            <w:r>
                              <w:rPr>
                                <w:i/>
                              </w:rPr>
                              <w:t xml:space="preserve"> or Altimeter documentation. </w:t>
                            </w:r>
                            <w:r>
                              <w:rPr>
                                <w:rStyle w:val="Hyperlink"/>
                                <w:i/>
                              </w:rPr>
                              <w:t xml:space="preserve"> </w:t>
                            </w:r>
                          </w:p>
                        </w:txbxContent>
                      </wps:txbx>
                      <wps:bodyPr rot="0" vert="horz" wrap="square" lIns="45720" tIns="45720" rIns="45720" bIns="45720" anchor="ctr" anchorCtr="0" upright="1">
                        <a:noAutofit/>
                      </wps:bodyPr>
                    </wps:wsp>
                  </a:graphicData>
                </a:graphic>
              </wp:inline>
            </w:drawing>
          </mc:Choice>
          <mc:Fallback>
            <w:pict>
              <v:shape w14:anchorId="3D7456D5" id="_x0000_s1033" type="#_x0000_t185" style="width:7in;height:38.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" adj="2323" strokecolor="#bed632" strokeweight="1.5pt">
                <v:textbox inset="3.6pt,,3.6pt">
                  <w:txbxContent>
                    <w:p w14:paraId="285C9E6E" w14:textId="04AB89B6" w:rsidR="00075628" w:rsidRPr="0005656D" w:rsidRDefault="00075628" w:rsidP="00075628">
                      <w:pPr>
                        <w:pStyle w:val="ListParagraph"/>
                        <w:spacing w:after="0"/>
                        <w:ind w:left="0"/>
                        <w:rPr>
                          <w:i/>
                        </w:rPr>
                      </w:pPr>
                      <w:r w:rsidRPr="007F45B7">
                        <w:rPr>
                          <w:b/>
                          <w:i/>
                        </w:rPr>
                        <w:t>Note:</w:t>
                      </w:r>
                      <w:r w:rsidRPr="007F45B7">
                        <w:rPr>
                          <w:i/>
                        </w:rPr>
                        <w:t xml:space="preserve"> </w:t>
                      </w:r>
                      <w:r>
                        <w:rPr>
                          <w:i/>
                        </w:rPr>
                        <w:t xml:space="preserve">This section provides a condensed usage summary. For complete information, see the </w:t>
                      </w:r>
                      <w:proofErr w:type="spellStart"/>
                      <w:r>
                        <w:rPr>
                          <w:i/>
                        </w:rPr>
                        <w:t>OmniCache</w:t>
                      </w:r>
                      <w:proofErr w:type="spellEnd"/>
                      <w:r>
                        <w:rPr>
                          <w:i/>
                        </w:rPr>
                        <w:t xml:space="preserve"> or Altimeter documentation. </w:t>
                      </w:r>
                      <w:r>
                        <w:rPr>
                          <w:rStyle w:val="Hyperlink"/>
                          <w:i/>
                        </w:rPr>
                        <w:t xml:space="preserve"> </w:t>
                      </w:r>
                    </w:p>
                  </w:txbxContent>
                </v:textbox>
                <w10:anchorlock/>
              </v:shape>
            </w:pict>
          </mc:Fallback>
        </mc:AlternateContent>
      </w:r>
    </w:p>
    <w:p w14:paraId="11F3D1BA" w14:textId="79FFBBB3" w:rsidR="00AF7E1D" w:rsidRDefault="00AF7E1D" w:rsidP="00140E93">
      <w:pPr>
        <w:pStyle w:val="Heading3"/>
        <w:shd w:val="clear" w:color="auto" w:fill="A7CBDD" w:themeFill="accent2" w:themeFillTint="66"/>
      </w:pPr>
      <w:bookmarkStart w:id="2428" w:name="_Toc120867459"/>
      <w:r>
        <w:t xml:space="preserve">Test </w:t>
      </w:r>
      <w:proofErr w:type="spellStart"/>
      <w:r>
        <w:t>OmniCache</w:t>
      </w:r>
      <w:proofErr w:type="spellEnd"/>
      <w:r>
        <w:t xml:space="preserve"> </w:t>
      </w:r>
      <w:r w:rsidR="008423B5">
        <w:t xml:space="preserve">in </w:t>
      </w:r>
      <w:r>
        <w:t>Reverse Proxy</w:t>
      </w:r>
      <w:r w:rsidR="008423B5">
        <w:t xml:space="preserve"> Mode</w:t>
      </w:r>
      <w:bookmarkEnd w:id="2428"/>
    </w:p>
    <w:p w14:paraId="0795F3EB" w14:textId="77777777" w:rsidR="008423B5" w:rsidRPr="008423B5" w:rsidRDefault="008423B5" w:rsidP="008423B5">
      <w:pPr>
        <w:spacing w:line="240" w:lineRule="auto"/>
      </w:pPr>
      <w:r w:rsidRPr="008423B5">
        <w:t xml:space="preserve">When </w:t>
      </w:r>
      <w:proofErr w:type="spellStart"/>
      <w:r w:rsidRPr="008423B5">
        <w:t>OmniCache</w:t>
      </w:r>
      <w:proofErr w:type="spellEnd"/>
      <w:r w:rsidRPr="008423B5">
        <w:t xml:space="preserve"> is run in reverse proxy mode (required when integrating a video platform with </w:t>
      </w:r>
      <w:proofErr w:type="spellStart"/>
      <w:r w:rsidRPr="008423B5">
        <w:t>AltitudeCDN</w:t>
      </w:r>
      <w:proofErr w:type="spellEnd"/>
      <w:r w:rsidRPr="008423B5">
        <w:t xml:space="preserve">) , requests are sent directly to </w:t>
      </w:r>
      <w:proofErr w:type="spellStart"/>
      <w:r w:rsidRPr="008423B5">
        <w:t>OmniCache</w:t>
      </w:r>
      <w:proofErr w:type="spellEnd"/>
      <w:r w:rsidRPr="008423B5">
        <w:t>, where the URI in the HTTP request is rewritten to fetch the upstream source of the video stream.</w:t>
      </w:r>
    </w:p>
    <w:p w14:paraId="1EBB428F" w14:textId="77777777" w:rsidR="008423B5" w:rsidRPr="008423B5" w:rsidRDefault="008423B5" w:rsidP="00140E93">
      <w:pPr>
        <w:pStyle w:val="Heading4"/>
      </w:pPr>
      <w:bookmarkStart w:id="2429" w:name="_Toc20483994"/>
      <w:r w:rsidRPr="008423B5">
        <w:t xml:space="preserve">Configuring </w:t>
      </w:r>
      <w:proofErr w:type="spellStart"/>
      <w:r w:rsidRPr="008423B5">
        <w:t>OmniCache</w:t>
      </w:r>
      <w:proofErr w:type="spellEnd"/>
      <w:r w:rsidRPr="008423B5">
        <w:t xml:space="preserve"> with Altimeter</w:t>
      </w:r>
      <w:bookmarkEnd w:id="2429"/>
    </w:p>
    <w:p w14:paraId="10F526AB" w14:textId="77777777" w:rsidR="008423B5" w:rsidRPr="008423B5" w:rsidRDefault="008423B5" w:rsidP="008423B5">
      <w:pPr>
        <w:spacing w:line="240" w:lineRule="auto"/>
      </w:pPr>
      <w:r w:rsidRPr="008423B5">
        <w:t xml:space="preserve">To configure </w:t>
      </w:r>
      <w:proofErr w:type="spellStart"/>
      <w:r w:rsidRPr="008423B5">
        <w:t>OmniCache</w:t>
      </w:r>
      <w:proofErr w:type="spellEnd"/>
      <w:r w:rsidRPr="008423B5">
        <w:t xml:space="preserve"> to run in reverse proxy mode:</w:t>
      </w:r>
    </w:p>
    <w:p w14:paraId="27D922DF" w14:textId="77777777" w:rsidR="008423B5" w:rsidRPr="008423B5" w:rsidRDefault="008423B5" w:rsidP="00140E93">
      <w:pPr>
        <w:numPr>
          <w:ilvl w:val="0"/>
          <w:numId w:val="157"/>
        </w:numPr>
        <w:spacing w:line="240" w:lineRule="auto"/>
        <w:ind w:left="763"/>
      </w:pPr>
      <w:r w:rsidRPr="008423B5">
        <w:t xml:space="preserve">Click </w:t>
      </w:r>
      <w:proofErr w:type="spellStart"/>
      <w:r w:rsidRPr="008423B5">
        <w:t>OmniCache</w:t>
      </w:r>
      <w:proofErr w:type="spellEnd"/>
      <w:r w:rsidRPr="008423B5">
        <w:t xml:space="preserve"> &gt; Proxies.</w:t>
      </w:r>
    </w:p>
    <w:p w14:paraId="501B9A0E" w14:textId="77777777" w:rsidR="008423B5" w:rsidRPr="008423B5" w:rsidRDefault="008423B5" w:rsidP="00140E93">
      <w:pPr>
        <w:numPr>
          <w:ilvl w:val="0"/>
          <w:numId w:val="157"/>
        </w:numPr>
        <w:spacing w:line="240" w:lineRule="auto"/>
        <w:ind w:left="763"/>
      </w:pPr>
      <w:r w:rsidRPr="008423B5">
        <w:t xml:space="preserve">For Mode, select </w:t>
      </w:r>
      <w:proofErr w:type="spellStart"/>
      <w:r w:rsidRPr="008423B5">
        <w:t>reversehttp</w:t>
      </w:r>
      <w:proofErr w:type="spellEnd"/>
      <w:r w:rsidRPr="008423B5">
        <w:t>.</w:t>
      </w:r>
    </w:p>
    <w:p w14:paraId="4DF1EB25" w14:textId="77777777" w:rsidR="008423B5" w:rsidRPr="008423B5" w:rsidRDefault="008423B5" w:rsidP="00140E93">
      <w:pPr>
        <w:numPr>
          <w:ilvl w:val="0"/>
          <w:numId w:val="157"/>
        </w:numPr>
        <w:spacing w:line="240" w:lineRule="auto"/>
        <w:ind w:left="763"/>
      </w:pPr>
      <w:r w:rsidRPr="008423B5">
        <w:t>For Port, verify that the value is set to 10000.</w:t>
      </w:r>
    </w:p>
    <w:p w14:paraId="54D6BF09" w14:textId="77777777" w:rsidR="008423B5" w:rsidRPr="008423B5" w:rsidRDefault="008423B5" w:rsidP="00140E93">
      <w:pPr>
        <w:numPr>
          <w:ilvl w:val="0"/>
          <w:numId w:val="157"/>
        </w:numPr>
        <w:spacing w:line="240" w:lineRule="auto"/>
        <w:ind w:left="763"/>
      </w:pPr>
      <w:r w:rsidRPr="008423B5">
        <w:t xml:space="preserve">Click Save, then click Publish. Altimeter provisions the configuration changes and updates the </w:t>
      </w:r>
      <w:proofErr w:type="spellStart"/>
      <w:r w:rsidRPr="008423B5">
        <w:t>OmniCache</w:t>
      </w:r>
      <w:proofErr w:type="spellEnd"/>
      <w:r w:rsidRPr="008423B5">
        <w:t xml:space="preserve"> node.</w:t>
      </w:r>
    </w:p>
    <w:p w14:paraId="4D6B98E1" w14:textId="6638BEC9" w:rsidR="008423B5" w:rsidRPr="008423B5" w:rsidRDefault="008423B5" w:rsidP="00140E93">
      <w:pPr>
        <w:pStyle w:val="Heading4"/>
      </w:pPr>
      <w:bookmarkStart w:id="2430" w:name="_Toc20483995"/>
      <w:r w:rsidRPr="008423B5">
        <w:t xml:space="preserve">Test </w:t>
      </w:r>
      <w:proofErr w:type="spellStart"/>
      <w:r w:rsidRPr="008423B5">
        <w:t>OmniCache</w:t>
      </w:r>
      <w:bookmarkEnd w:id="2430"/>
      <w:proofErr w:type="spellEnd"/>
    </w:p>
    <w:p w14:paraId="33D4DD0F" w14:textId="734F0C4C" w:rsidR="008423B5" w:rsidRPr="008423B5" w:rsidRDefault="008423B5" w:rsidP="008423B5">
      <w:pPr>
        <w:spacing w:line="240" w:lineRule="auto"/>
      </w:pPr>
      <w:r w:rsidRPr="008423B5">
        <w:t xml:space="preserve">The Ramp </w:t>
      </w:r>
      <w:proofErr w:type="spellStart"/>
      <w:r w:rsidRPr="008423B5">
        <w:t>LiveTools</w:t>
      </w:r>
      <w:proofErr w:type="spellEnd"/>
      <w:r w:rsidRPr="008423B5">
        <w:t xml:space="preserve"> Portal is an internal testing tool hosted by </w:t>
      </w:r>
      <w:r w:rsidR="006442DB">
        <w:t>Ramp</w:t>
      </w:r>
      <w:r w:rsidRPr="008423B5">
        <w:t xml:space="preserve">, and can be used to validate your </w:t>
      </w:r>
      <w:proofErr w:type="spellStart"/>
      <w:r w:rsidRPr="008423B5">
        <w:t>OmniCache</w:t>
      </w:r>
      <w:proofErr w:type="spellEnd"/>
      <w:r w:rsidRPr="008423B5">
        <w:t xml:space="preserve"> configuration.</w:t>
      </w:r>
    </w:p>
    <w:p w14:paraId="083162D1" w14:textId="77777777" w:rsidR="008423B5" w:rsidRPr="00AF2726" w:rsidRDefault="008423B5" w:rsidP="00140E93">
      <w:pPr>
        <w:pStyle w:val="Heading5"/>
        <w:rPr>
          <w:rFonts w:cs="Open Sans"/>
        </w:rPr>
      </w:pPr>
      <w:bookmarkStart w:id="2431" w:name="_Toc20483996"/>
      <w:r w:rsidRPr="008423B5">
        <w:t xml:space="preserve">Sending Video Stream Requests to Test </w:t>
      </w:r>
      <w:proofErr w:type="spellStart"/>
      <w:r w:rsidRPr="008423B5">
        <w:t>OmniCache</w:t>
      </w:r>
      <w:bookmarkEnd w:id="2431"/>
      <w:proofErr w:type="spellEnd"/>
    </w:p>
    <w:p w14:paraId="69A8A1A6" w14:textId="77777777" w:rsidR="008423B5" w:rsidRPr="008423B5" w:rsidRDefault="008423B5" w:rsidP="008423B5">
      <w:pPr>
        <w:spacing w:line="240" w:lineRule="auto"/>
      </w:pPr>
      <w:r w:rsidRPr="008423B5">
        <w:t xml:space="preserve">To test </w:t>
      </w:r>
      <w:proofErr w:type="spellStart"/>
      <w:r w:rsidRPr="008423B5">
        <w:t>OmniCache</w:t>
      </w:r>
      <w:proofErr w:type="spellEnd"/>
      <w:r w:rsidRPr="008423B5">
        <w:t xml:space="preserve">, use two separate browsers (for example, Chrome and Firefox) to send video requests to </w:t>
      </w:r>
      <w:proofErr w:type="spellStart"/>
      <w:r w:rsidRPr="008423B5">
        <w:t>OmniCache</w:t>
      </w:r>
      <w:proofErr w:type="spellEnd"/>
      <w:r w:rsidRPr="008423B5">
        <w:t xml:space="preserve"> with the Ramp </w:t>
      </w:r>
      <w:proofErr w:type="spellStart"/>
      <w:r w:rsidRPr="008423B5">
        <w:t>LiveTools</w:t>
      </w:r>
      <w:proofErr w:type="spellEnd"/>
      <w:r w:rsidRPr="008423B5">
        <w:t xml:space="preserve"> Portal.</w:t>
      </w:r>
    </w:p>
    <w:p w14:paraId="054E4037" w14:textId="77777777" w:rsidR="008423B5" w:rsidRPr="008423B5" w:rsidRDefault="008423B5" w:rsidP="008423B5">
      <w:pPr>
        <w:spacing w:line="240" w:lineRule="auto"/>
      </w:pPr>
      <w:r w:rsidRPr="008423B5">
        <w:t>Within each browser, do the following:</w:t>
      </w:r>
    </w:p>
    <w:p w14:paraId="26022877" w14:textId="77777777" w:rsidR="008423B5" w:rsidRPr="008423B5" w:rsidRDefault="008423B5" w:rsidP="008423B5">
      <w:pPr>
        <w:numPr>
          <w:ilvl w:val="0"/>
          <w:numId w:val="156"/>
        </w:numPr>
        <w:spacing w:line="240" w:lineRule="auto"/>
      </w:pPr>
      <w:r w:rsidRPr="008423B5">
        <w:t xml:space="preserve">Enter the URI for the Ramp </w:t>
      </w:r>
      <w:proofErr w:type="spellStart"/>
      <w:r w:rsidRPr="008423B5">
        <w:t>LiveTools</w:t>
      </w:r>
      <w:proofErr w:type="spellEnd"/>
      <w:r w:rsidRPr="008423B5">
        <w:t xml:space="preserve"> Portal. For example:</w:t>
      </w:r>
    </w:p>
    <w:p w14:paraId="3BD736B2" w14:textId="0EE709C4" w:rsidR="008423B5" w:rsidRPr="008423B5" w:rsidRDefault="003051D2" w:rsidP="008423B5">
      <w:pPr>
        <w:spacing w:line="240" w:lineRule="auto"/>
        <w:ind w:left="1440"/>
        <w:rPr>
          <w:rFonts w:ascii="Courier New" w:hAnsi="Courier New" w:cs="Courier New"/>
        </w:rPr>
      </w:pPr>
      <w:r w:rsidRPr="003051D2">
        <w:rPr>
          <w:rFonts w:ascii="Courier New" w:hAnsi="Courier New" w:cs="Courier New"/>
        </w:rPr>
        <w:t>http://livetools.rampecdn.com/portal/</w:t>
      </w:r>
    </w:p>
    <w:p w14:paraId="4A5A1FDB" w14:textId="77777777" w:rsidR="008423B5" w:rsidRPr="008423B5" w:rsidRDefault="008423B5" w:rsidP="008423B5">
      <w:pPr>
        <w:spacing w:line="240" w:lineRule="auto"/>
        <w:ind w:left="720"/>
      </w:pPr>
      <w:r w:rsidRPr="008423B5">
        <w:t>The following appears:</w:t>
      </w:r>
    </w:p>
    <w:p w14:paraId="7E85028D" w14:textId="283470EF" w:rsidR="008423B5" w:rsidRPr="008423B5" w:rsidRDefault="003051D2" w:rsidP="008423B5">
      <w:pPr>
        <w:spacing w:line="240" w:lineRule="auto"/>
        <w:ind w:left="720"/>
        <w:jc w:val="center"/>
      </w:pPr>
      <w:r>
        <w:rPr>
          <w:noProof/>
        </w:rPr>
        <w:lastRenderedPageBreak/>
        <w:drawing>
          <wp:inline distT="0" distB="0" distL="0" distR="0" wp14:anchorId="7EDD45AE" wp14:editId="3EDF51B0">
            <wp:extent cx="4110444" cy="3429856"/>
            <wp:effectExtent l="0" t="0" r="4445"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8"/>
                    <a:stretch>
                      <a:fillRect/>
                    </a:stretch>
                  </pic:blipFill>
                  <pic:spPr>
                    <a:xfrm>
                      <a:off x="0" y="0"/>
                      <a:ext cx="4136070" cy="3451239"/>
                    </a:xfrm>
                    <a:prstGeom prst="rect">
                      <a:avLst/>
                    </a:prstGeom>
                  </pic:spPr>
                </pic:pic>
              </a:graphicData>
            </a:graphic>
          </wp:inline>
        </w:drawing>
      </w:r>
    </w:p>
    <w:p w14:paraId="4FBFCDF0" w14:textId="46689759" w:rsidR="008423B5" w:rsidRPr="008423B5" w:rsidRDefault="00140ED5" w:rsidP="008423B5">
      <w:pPr>
        <w:numPr>
          <w:ilvl w:val="0"/>
          <w:numId w:val="156"/>
        </w:numPr>
        <w:spacing w:line="240" w:lineRule="auto"/>
      </w:pPr>
      <w:r>
        <w:t xml:space="preserve">In </w:t>
      </w:r>
      <w:r w:rsidR="008423B5" w:rsidRPr="008423B5">
        <w:t>the Player section, enter the following:</w:t>
      </w:r>
    </w:p>
    <w:p w14:paraId="0C4C4DA0" w14:textId="77777777" w:rsidR="008423B5" w:rsidRPr="008423B5" w:rsidRDefault="008423B5" w:rsidP="00140E93">
      <w:pPr>
        <w:numPr>
          <w:ilvl w:val="2"/>
          <w:numId w:val="10"/>
        </w:numPr>
        <w:spacing w:line="240" w:lineRule="auto"/>
        <w:ind w:left="1440"/>
      </w:pPr>
      <w:r w:rsidRPr="008423B5">
        <w:t>Allow Fallback – Click the checkbox.</w:t>
      </w:r>
    </w:p>
    <w:p w14:paraId="5BCEB21F" w14:textId="40CC15D1" w:rsidR="008423B5" w:rsidRPr="008423B5" w:rsidRDefault="008423B5" w:rsidP="00140E93">
      <w:pPr>
        <w:numPr>
          <w:ilvl w:val="2"/>
          <w:numId w:val="10"/>
        </w:numPr>
        <w:spacing w:line="240" w:lineRule="auto"/>
        <w:ind w:left="1440"/>
      </w:pPr>
      <w:r w:rsidRPr="008423B5">
        <w:t>Fallback Source:</w:t>
      </w:r>
      <w:r w:rsidR="00140ED5">
        <w:t xml:space="preserve"> - </w:t>
      </w:r>
      <w:r w:rsidRPr="008423B5">
        <w:t xml:space="preserve">Select </w:t>
      </w:r>
      <w:proofErr w:type="spellStart"/>
      <w:r w:rsidR="00CE5136">
        <w:t>RampTV</w:t>
      </w:r>
      <w:proofErr w:type="spellEnd"/>
      <w:r w:rsidR="00CE5136">
        <w:t xml:space="preserve"> [HLS]</w:t>
      </w:r>
      <w:r w:rsidRPr="008423B5">
        <w:t>.</w:t>
      </w:r>
    </w:p>
    <w:p w14:paraId="71482CFE" w14:textId="415F58CA" w:rsidR="008423B5" w:rsidRDefault="00CE5136" w:rsidP="008423B5">
      <w:pPr>
        <w:numPr>
          <w:ilvl w:val="0"/>
          <w:numId w:val="156"/>
        </w:numPr>
        <w:spacing w:line="240" w:lineRule="auto"/>
      </w:pPr>
      <w:r>
        <w:t xml:space="preserve">In </w:t>
      </w:r>
      <w:r w:rsidR="008423B5" w:rsidRPr="008423B5">
        <w:t>the Configuration section, enter the following:</w:t>
      </w:r>
    </w:p>
    <w:p w14:paraId="1165EC42" w14:textId="4164256F" w:rsidR="00140ED5" w:rsidRPr="008423B5" w:rsidRDefault="008423B5" w:rsidP="00140E93">
      <w:pPr>
        <w:numPr>
          <w:ilvl w:val="0"/>
          <w:numId w:val="154"/>
        </w:numPr>
        <w:spacing w:line="240" w:lineRule="auto"/>
        <w:ind w:left="1483"/>
      </w:pPr>
      <w:r w:rsidRPr="008423B5">
        <w:t>Server URI:</w:t>
      </w:r>
    </w:p>
    <w:p w14:paraId="1C7AD55E" w14:textId="77777777" w:rsidR="008423B5" w:rsidRPr="008423B5" w:rsidRDefault="008423B5" w:rsidP="00140E93">
      <w:pPr>
        <w:numPr>
          <w:ilvl w:val="1"/>
          <w:numId w:val="154"/>
        </w:numPr>
        <w:spacing w:line="240" w:lineRule="auto"/>
      </w:pPr>
      <w:r w:rsidRPr="008423B5">
        <w:t>Select Add New.</w:t>
      </w:r>
    </w:p>
    <w:p w14:paraId="2F583112" w14:textId="77777777" w:rsidR="008423B5" w:rsidRPr="008423B5" w:rsidRDefault="008423B5" w:rsidP="00140E93">
      <w:pPr>
        <w:numPr>
          <w:ilvl w:val="1"/>
          <w:numId w:val="154"/>
        </w:numPr>
        <w:spacing w:line="240" w:lineRule="auto"/>
      </w:pPr>
      <w:r w:rsidRPr="008423B5">
        <w:t xml:space="preserve">Enter the IP address and port for the </w:t>
      </w:r>
      <w:proofErr w:type="spellStart"/>
      <w:r w:rsidRPr="008423B5">
        <w:t>OmniCache</w:t>
      </w:r>
      <w:proofErr w:type="spellEnd"/>
      <w:r w:rsidRPr="008423B5">
        <w:t xml:space="preserve"> node. </w:t>
      </w:r>
    </w:p>
    <w:p w14:paraId="655F42AC" w14:textId="0F81CB19" w:rsidR="008423B5" w:rsidRPr="008423B5" w:rsidRDefault="008423B5" w:rsidP="00140E93">
      <w:pPr>
        <w:spacing w:line="240" w:lineRule="auto"/>
        <w:ind w:left="2205"/>
      </w:pPr>
      <w:r w:rsidRPr="008423B5">
        <w:t xml:space="preserve">For example: </w:t>
      </w:r>
      <w:r w:rsidR="00CE5136">
        <w:t>http://</w:t>
      </w:r>
      <w:r w:rsidRPr="008423B5">
        <w:t>127.0.0.1:10000</w:t>
      </w:r>
    </w:p>
    <w:p w14:paraId="128DB719" w14:textId="77777777" w:rsidR="008423B5" w:rsidRPr="008423B5" w:rsidRDefault="008423B5" w:rsidP="00CE5136">
      <w:pPr>
        <w:numPr>
          <w:ilvl w:val="0"/>
          <w:numId w:val="154"/>
        </w:numPr>
        <w:spacing w:line="240" w:lineRule="auto"/>
      </w:pPr>
      <w:r w:rsidRPr="008423B5">
        <w:t>Click Apply. The following occurs:</w:t>
      </w:r>
    </w:p>
    <w:p w14:paraId="61B60229" w14:textId="77777777" w:rsidR="008423B5" w:rsidRPr="008423B5" w:rsidRDefault="008423B5" w:rsidP="00140E93">
      <w:pPr>
        <w:numPr>
          <w:ilvl w:val="1"/>
          <w:numId w:val="154"/>
        </w:numPr>
        <w:spacing w:line="240" w:lineRule="auto"/>
      </w:pPr>
      <w:r w:rsidRPr="008423B5">
        <w:t xml:space="preserve">The Portal attempts to detect </w:t>
      </w:r>
      <w:proofErr w:type="spellStart"/>
      <w:r w:rsidRPr="008423B5">
        <w:t>OmniCache</w:t>
      </w:r>
      <w:proofErr w:type="spellEnd"/>
      <w:r w:rsidRPr="008423B5">
        <w:t>.</w:t>
      </w:r>
    </w:p>
    <w:p w14:paraId="1E7DD50F" w14:textId="77777777" w:rsidR="008423B5" w:rsidRPr="008423B5" w:rsidRDefault="008423B5" w:rsidP="00140E93">
      <w:pPr>
        <w:numPr>
          <w:ilvl w:val="1"/>
          <w:numId w:val="154"/>
        </w:numPr>
        <w:spacing w:line="240" w:lineRule="auto"/>
      </w:pPr>
      <w:r w:rsidRPr="008423B5">
        <w:t>The Portal sends the video request.</w:t>
      </w:r>
    </w:p>
    <w:p w14:paraId="5C636515" w14:textId="77777777" w:rsidR="008423B5" w:rsidRPr="008423B5" w:rsidRDefault="008423B5" w:rsidP="00140E93">
      <w:pPr>
        <w:numPr>
          <w:ilvl w:val="1"/>
          <w:numId w:val="154"/>
        </w:numPr>
        <w:spacing w:line="240" w:lineRule="auto"/>
      </w:pPr>
      <w:proofErr w:type="spellStart"/>
      <w:r w:rsidRPr="008423B5">
        <w:t>OmniCache</w:t>
      </w:r>
      <w:proofErr w:type="spellEnd"/>
      <w:r w:rsidRPr="008423B5">
        <w:t xml:space="preserve"> retrieves the video source and begins caching to serve subsequent requests.</w:t>
      </w:r>
    </w:p>
    <w:p w14:paraId="6C29BF27" w14:textId="77777777" w:rsidR="008423B5" w:rsidRPr="008423B5" w:rsidRDefault="008423B5" w:rsidP="00CE5136">
      <w:pPr>
        <w:numPr>
          <w:ilvl w:val="1"/>
          <w:numId w:val="154"/>
        </w:numPr>
        <w:spacing w:line="240" w:lineRule="auto"/>
      </w:pPr>
      <w:r w:rsidRPr="008423B5">
        <w:t>The video stream is served to fulfill the request. Once complete, the following appears in the Player section:</w:t>
      </w:r>
    </w:p>
    <w:p w14:paraId="189723EC" w14:textId="3860C84B" w:rsidR="008423B5" w:rsidRPr="008423B5" w:rsidRDefault="00CE5136" w:rsidP="008423B5">
      <w:pPr>
        <w:spacing w:line="240" w:lineRule="auto"/>
        <w:ind w:left="1890"/>
        <w:jc w:val="center"/>
      </w:pPr>
      <w:r>
        <w:rPr>
          <w:noProof/>
        </w:rPr>
        <w:lastRenderedPageBreak/>
        <w:drawing>
          <wp:inline distT="0" distB="0" distL="0" distR="0" wp14:anchorId="73F0C740" wp14:editId="06969007">
            <wp:extent cx="3568784" cy="3154805"/>
            <wp:effectExtent l="0" t="0" r="0" b="762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49"/>
                    <a:stretch>
                      <a:fillRect/>
                    </a:stretch>
                  </pic:blipFill>
                  <pic:spPr>
                    <a:xfrm>
                      <a:off x="0" y="0"/>
                      <a:ext cx="3588341" cy="3172094"/>
                    </a:xfrm>
                    <a:prstGeom prst="rect">
                      <a:avLst/>
                    </a:prstGeom>
                  </pic:spPr>
                </pic:pic>
              </a:graphicData>
            </a:graphic>
          </wp:inline>
        </w:drawing>
      </w:r>
    </w:p>
    <w:p w14:paraId="4E292AD0" w14:textId="1A12A1E2" w:rsidR="008F602F" w:rsidRDefault="008423B5" w:rsidP="008F602F">
      <w:pPr>
        <w:numPr>
          <w:ilvl w:val="1"/>
          <w:numId w:val="154"/>
        </w:numPr>
        <w:spacing w:line="240" w:lineRule="auto"/>
        <w:ind w:left="2203"/>
      </w:pPr>
      <w:r w:rsidRPr="008423B5">
        <w:t xml:space="preserve">To view that </w:t>
      </w:r>
      <w:proofErr w:type="spellStart"/>
      <w:r w:rsidRPr="008423B5">
        <w:t>OmniCache</w:t>
      </w:r>
      <w:proofErr w:type="spellEnd"/>
      <w:r w:rsidRPr="008423B5">
        <w:t xml:space="preserve"> is processing the video stream, see</w:t>
      </w:r>
      <w:r w:rsidR="00426F6E">
        <w:t xml:space="preserve"> </w:t>
      </w:r>
      <w:hyperlink w:anchor="_View_OmniCache_Analytics" w:history="1">
        <w:r w:rsidR="00426F6E" w:rsidRPr="00426F6E">
          <w:rPr>
            <w:rStyle w:val="Hyperlink"/>
          </w:rPr>
          <w:t xml:space="preserve">View </w:t>
        </w:r>
        <w:proofErr w:type="spellStart"/>
        <w:r w:rsidR="00426F6E" w:rsidRPr="00426F6E">
          <w:rPr>
            <w:rStyle w:val="Hyperlink"/>
          </w:rPr>
          <w:t>OmniCache</w:t>
        </w:r>
        <w:proofErr w:type="spellEnd"/>
        <w:r w:rsidR="00426F6E" w:rsidRPr="00426F6E">
          <w:rPr>
            <w:rStyle w:val="Hyperlink"/>
          </w:rPr>
          <w:t xml:space="preserve"> Analytics</w:t>
        </w:r>
      </w:hyperlink>
      <w:r w:rsidRPr="008423B5">
        <w:t>.</w:t>
      </w:r>
    </w:p>
    <w:p w14:paraId="1A4016BB" w14:textId="07433A9D" w:rsidR="00747199" w:rsidRPr="00747199" w:rsidRDefault="00747199" w:rsidP="00140E93">
      <w:pPr>
        <w:pStyle w:val="Heading3"/>
        <w:shd w:val="clear" w:color="auto" w:fill="A7CBDD" w:themeFill="accent2" w:themeFillTint="66"/>
      </w:pPr>
      <w:bookmarkStart w:id="2432" w:name="_View_OmniCache_Analytics"/>
      <w:bookmarkStart w:id="2433" w:name="_(Optional)_View_OmniCache"/>
      <w:bookmarkStart w:id="2434" w:name="_Toc20483997"/>
      <w:bookmarkStart w:id="2435" w:name="_Toc120867460"/>
      <w:bookmarkEnd w:id="2432"/>
      <w:bookmarkEnd w:id="2433"/>
      <w:r>
        <w:t>View</w:t>
      </w:r>
      <w:r w:rsidRPr="00747199">
        <w:t xml:space="preserve"> </w:t>
      </w:r>
      <w:proofErr w:type="spellStart"/>
      <w:r w:rsidRPr="00747199">
        <w:t>OmniCache</w:t>
      </w:r>
      <w:proofErr w:type="spellEnd"/>
      <w:r w:rsidRPr="00747199">
        <w:t xml:space="preserve"> </w:t>
      </w:r>
      <w:bookmarkEnd w:id="2434"/>
      <w:r>
        <w:t>Analytics</w:t>
      </w:r>
      <w:bookmarkEnd w:id="2435"/>
    </w:p>
    <w:p w14:paraId="27B4BE9B" w14:textId="551E32AE" w:rsidR="00747199" w:rsidRPr="00747199" w:rsidRDefault="00747199" w:rsidP="00747199">
      <w:pPr>
        <w:spacing w:line="240" w:lineRule="auto"/>
      </w:pPr>
      <w:r w:rsidRPr="00747199">
        <w:t xml:space="preserve">Once the two browsers are connected through </w:t>
      </w:r>
      <w:proofErr w:type="spellStart"/>
      <w:r w:rsidRPr="00747199">
        <w:t>OmniCache</w:t>
      </w:r>
      <w:proofErr w:type="spellEnd"/>
      <w:r w:rsidRPr="00747199">
        <w:t xml:space="preserve"> and video is served back to the </w:t>
      </w:r>
      <w:proofErr w:type="spellStart"/>
      <w:r w:rsidR="008F602F">
        <w:t>LiveTools</w:t>
      </w:r>
      <w:proofErr w:type="spellEnd"/>
      <w:r w:rsidR="008F602F">
        <w:t xml:space="preserve"> </w:t>
      </w:r>
      <w:r w:rsidRPr="00747199">
        <w:t xml:space="preserve">Portal, you can </w:t>
      </w:r>
      <w:r w:rsidR="008F602F">
        <w:t xml:space="preserve">view the data sent from </w:t>
      </w:r>
      <w:proofErr w:type="spellStart"/>
      <w:r w:rsidR="008F602F">
        <w:t>OmniCache</w:t>
      </w:r>
      <w:proofErr w:type="spellEnd"/>
      <w:r w:rsidR="008F602F">
        <w:t xml:space="preserve"> using Core Analytics:</w:t>
      </w:r>
    </w:p>
    <w:p w14:paraId="1079F63A" w14:textId="67A2AC8D" w:rsidR="00B40BAA" w:rsidRDefault="00B40BAA" w:rsidP="00747199">
      <w:pPr>
        <w:numPr>
          <w:ilvl w:val="0"/>
          <w:numId w:val="158"/>
        </w:numPr>
        <w:spacing w:line="240" w:lineRule="auto"/>
      </w:pPr>
      <w:r>
        <w:t>On the Core A</w:t>
      </w:r>
      <w:r w:rsidR="008F602F">
        <w:t>nalytics</w:t>
      </w:r>
      <w:r>
        <w:t xml:space="preserve"> Dashboard</w:t>
      </w:r>
      <w:r w:rsidR="008F602F">
        <w:t>,</w:t>
      </w:r>
      <w:r>
        <w:t xml:space="preserve"> view the following:</w:t>
      </w:r>
    </w:p>
    <w:p w14:paraId="13EB16AC" w14:textId="090F17F9" w:rsidR="00B40BAA" w:rsidRDefault="00B40BAA" w:rsidP="00140E93">
      <w:pPr>
        <w:spacing w:line="240" w:lineRule="auto"/>
        <w:ind w:left="765"/>
        <w:jc w:val="center"/>
      </w:pPr>
      <w:r>
        <w:rPr>
          <w:noProof/>
        </w:rPr>
        <w:drawing>
          <wp:inline distT="0" distB="0" distL="0" distR="0" wp14:anchorId="231750C6" wp14:editId="3DD26D29">
            <wp:extent cx="2218764" cy="1302589"/>
            <wp:effectExtent l="0" t="0" r="0" b="0"/>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50"/>
                    <a:stretch>
                      <a:fillRect/>
                    </a:stretch>
                  </pic:blipFill>
                  <pic:spPr>
                    <a:xfrm>
                      <a:off x="0" y="0"/>
                      <a:ext cx="2257821" cy="1325519"/>
                    </a:xfrm>
                    <a:prstGeom prst="rect">
                      <a:avLst/>
                    </a:prstGeom>
                  </pic:spPr>
                </pic:pic>
              </a:graphicData>
            </a:graphic>
          </wp:inline>
        </w:drawing>
      </w:r>
    </w:p>
    <w:p w14:paraId="086C219F" w14:textId="010D0C91" w:rsidR="008F602F" w:rsidRDefault="00B40BAA" w:rsidP="00140E93">
      <w:pPr>
        <w:spacing w:line="240" w:lineRule="auto"/>
        <w:ind w:left="765"/>
        <w:jc w:val="center"/>
      </w:pPr>
      <w:r>
        <w:rPr>
          <w:noProof/>
        </w:rPr>
        <w:drawing>
          <wp:inline distT="0" distB="0" distL="0" distR="0" wp14:anchorId="6CA7C61A" wp14:editId="017A0AF6">
            <wp:extent cx="3558329" cy="1768415"/>
            <wp:effectExtent l="0" t="0" r="4445" b="381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51"/>
                    <a:stretch>
                      <a:fillRect/>
                    </a:stretch>
                  </pic:blipFill>
                  <pic:spPr>
                    <a:xfrm>
                      <a:off x="0" y="0"/>
                      <a:ext cx="3573733" cy="1776070"/>
                    </a:xfrm>
                    <a:prstGeom prst="rect">
                      <a:avLst/>
                    </a:prstGeom>
                  </pic:spPr>
                </pic:pic>
              </a:graphicData>
            </a:graphic>
          </wp:inline>
        </w:drawing>
      </w:r>
    </w:p>
    <w:p w14:paraId="15ED6164" w14:textId="454F6DAB" w:rsidR="007F7FC2" w:rsidRDefault="00B40BAA" w:rsidP="00B40BAA">
      <w:pPr>
        <w:spacing w:line="240" w:lineRule="auto"/>
        <w:ind w:left="765"/>
      </w:pPr>
      <w:r>
        <w:t xml:space="preserve">The </w:t>
      </w:r>
      <w:proofErr w:type="spellStart"/>
      <w:r>
        <w:t>OmniCache</w:t>
      </w:r>
      <w:proofErr w:type="spellEnd"/>
      <w:r>
        <w:t xml:space="preserve"> </w:t>
      </w:r>
      <w:r w:rsidR="007F7FC2">
        <w:t>c</w:t>
      </w:r>
      <w:r>
        <w:t>ard indicates</w:t>
      </w:r>
      <w:r w:rsidR="007F7FC2">
        <w:t xml:space="preserve"> that </w:t>
      </w:r>
      <w:proofErr w:type="spellStart"/>
      <w:r w:rsidR="007F7FC2">
        <w:t>OmniCache</w:t>
      </w:r>
      <w:proofErr w:type="spellEnd"/>
      <w:r w:rsidR="007F7FC2">
        <w:t xml:space="preserve"> has processed the test stream, and Unique Viewers indicates the number of users (with unique IP addresses) for the </w:t>
      </w:r>
      <w:proofErr w:type="spellStart"/>
      <w:r w:rsidR="007F7FC2">
        <w:t>OmniCache</w:t>
      </w:r>
      <w:proofErr w:type="spellEnd"/>
      <w:r w:rsidR="007F7FC2">
        <w:t xml:space="preserve"> node.</w:t>
      </w:r>
    </w:p>
    <w:p w14:paraId="75BD764C" w14:textId="77777777" w:rsidR="00E74541" w:rsidRDefault="00E74541" w:rsidP="00E74541">
      <w:pPr>
        <w:pStyle w:val="Heading1"/>
      </w:pPr>
      <w:bookmarkStart w:id="2436" w:name="_Verify_Multicast+_1"/>
      <w:bookmarkStart w:id="2437" w:name="_Toc120867461"/>
      <w:bookmarkEnd w:id="2436"/>
      <w:r>
        <w:lastRenderedPageBreak/>
        <w:t>Verify Multicast+</w:t>
      </w:r>
      <w:bookmarkEnd w:id="2437"/>
    </w:p>
    <w:p w14:paraId="26F78478" w14:textId="09294425" w:rsidR="00EE71D6" w:rsidRPr="00EE71D6" w:rsidRDefault="00EE71D6" w:rsidP="00EE71D6">
      <w:r w:rsidRPr="00EE71D6">
        <w:t xml:space="preserve">To verify </w:t>
      </w:r>
      <w:r w:rsidR="0014240C">
        <w:t>Multicast+</w:t>
      </w:r>
      <w:r w:rsidRPr="00EE71D6">
        <w:t>:</w:t>
      </w:r>
    </w:p>
    <w:p w14:paraId="00A1C252" w14:textId="7C96EF77" w:rsidR="00EE71D6" w:rsidRPr="00EE71D6" w:rsidRDefault="00EE71D6" w:rsidP="00EE71D6">
      <w:pPr>
        <w:numPr>
          <w:ilvl w:val="0"/>
          <w:numId w:val="146"/>
        </w:numPr>
        <w:contextualSpacing/>
      </w:pPr>
      <w:r w:rsidRPr="00EE71D6">
        <w:t xml:space="preserve">Check Altimeter for </w:t>
      </w:r>
      <w:r w:rsidR="0014240C">
        <w:t>the Sender</w:t>
      </w:r>
      <w:r w:rsidRPr="00EE71D6">
        <w:t>.</w:t>
      </w:r>
    </w:p>
    <w:p w14:paraId="3FE02AF8" w14:textId="1BDDFDAB" w:rsidR="00EE71D6" w:rsidRPr="00EE71D6" w:rsidRDefault="00AE1FA1" w:rsidP="00AE1FA1">
      <w:pPr>
        <w:numPr>
          <w:ilvl w:val="0"/>
          <w:numId w:val="146"/>
        </w:numPr>
        <w:contextualSpacing/>
      </w:pPr>
      <w:r>
        <w:t xml:space="preserve">(Optional) </w:t>
      </w:r>
      <w:r w:rsidR="00EE71D6" w:rsidRPr="00EE71D6">
        <w:t xml:space="preserve">Test </w:t>
      </w:r>
      <w:r>
        <w:t>Multicast+.</w:t>
      </w:r>
    </w:p>
    <w:p w14:paraId="15DD4B7B" w14:textId="77777777" w:rsidR="00EE71D6" w:rsidRPr="00EE71D6" w:rsidRDefault="00EE71D6" w:rsidP="00EE71D6">
      <w:r w:rsidRPr="00EE71D6">
        <w:rPr>
          <w:noProof/>
        </w:rPr>
        <mc:AlternateContent>
          <mc:Choice Requires="wps">
            <w:drawing>
              <wp:inline distT="0" distB="0" distL="0" distR="0" wp14:anchorId="4CFA1136" wp14:editId="3073250D">
                <wp:extent cx="6418053" cy="504825"/>
                <wp:effectExtent l="0" t="0" r="20955" b="28575"/>
                <wp:docPr id="5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8053" cy="504825"/>
                        </a:xfrm>
                        <a:prstGeom prst="bracketPair">
                          <a:avLst>
                            <a:gd name="adj" fmla="val 10754"/>
                          </a:avLst>
                        </a:prstGeom>
                        <a:noFill/>
                        <a:ln w="19050">
                          <a:solidFill>
                            <a:srgbClr val="BED632"/>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943634"/>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ffectLst>
                                <a:outerShdw dist="17961" dir="2700000" algn="ctr" rotWithShape="0">
                                  <a:srgbClr val="9BBB59">
                                    <a:gamma/>
                                    <a:shade val="60000"/>
                                    <a:invGamma/>
                                  </a:srgbClr>
                                </a:outerShdw>
                              </a:effectLst>
                            </a14:hiddenEffects>
                          </a:ext>
                        </a:extLst>
                      </wps:spPr>
                      <wps:txbx>
                        <w:txbxContent>
                          <w:p w14:paraId="75352A8E" w14:textId="6FBFE460" w:rsidR="00EE71D6" w:rsidRPr="0005656D" w:rsidRDefault="00EE71D6" w:rsidP="00EE71D6">
                            <w:pPr>
                              <w:pStyle w:val="ListParagraph"/>
                              <w:spacing w:after="0"/>
                              <w:ind w:left="0"/>
                              <w:rPr>
                                <w:i/>
                              </w:rPr>
                            </w:pPr>
                            <w:r w:rsidRPr="007F45B7">
                              <w:rPr>
                                <w:b/>
                                <w:i/>
                              </w:rPr>
                              <w:t>Note:</w:t>
                            </w:r>
                            <w:r w:rsidRPr="007F45B7">
                              <w:rPr>
                                <w:i/>
                              </w:rPr>
                              <w:t xml:space="preserve"> </w:t>
                            </w:r>
                            <w:r>
                              <w:rPr>
                                <w:i/>
                              </w:rPr>
                              <w:t>This section provides a condensed usage summary. For complete information, see the</w:t>
                            </w:r>
                            <w:r w:rsidR="003A4913">
                              <w:rPr>
                                <w:i/>
                              </w:rPr>
                              <w:t xml:space="preserve"> Multicast+</w:t>
                            </w:r>
                            <w:r>
                              <w:rPr>
                                <w:i/>
                              </w:rPr>
                              <w:t xml:space="preserve"> or Altimeter documentation. </w:t>
                            </w:r>
                            <w:r>
                              <w:rPr>
                                <w:rStyle w:val="Hyperlink"/>
                                <w:i/>
                              </w:rPr>
                              <w:t xml:space="preserve"> </w:t>
                            </w:r>
                          </w:p>
                        </w:txbxContent>
                      </wps:txbx>
                      <wps:bodyPr rot="0" vert="horz" wrap="square" lIns="45720" tIns="45720" rIns="45720" bIns="45720" anchor="ctr" anchorCtr="0" upright="1">
                        <a:noAutofit/>
                      </wps:bodyPr>
                    </wps:wsp>
                  </a:graphicData>
                </a:graphic>
              </wp:inline>
            </w:drawing>
          </mc:Choice>
          <mc:Fallback>
            <w:pict>
              <v:shape w14:anchorId="4CFA1136" id="_x0000_s1034" type="#_x0000_t185" style="width:505.35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" adj="2323" strokecolor="#bed632" strokeweight="1.5pt">
                <v:textbox inset="3.6pt,,3.6pt">
                  <w:txbxContent>
                    <w:p w14:paraId="75352A8E" w14:textId="6FBFE460" w:rsidR="00EE71D6" w:rsidRPr="0005656D" w:rsidRDefault="00EE71D6" w:rsidP="00EE71D6">
                      <w:pPr>
                        <w:pStyle w:val="ListParagraph"/>
                        <w:spacing w:after="0"/>
                        <w:ind w:left="0"/>
                        <w:rPr>
                          <w:i/>
                        </w:rPr>
                      </w:pPr>
                      <w:r w:rsidRPr="007F45B7">
                        <w:rPr>
                          <w:b/>
                          <w:i/>
                        </w:rPr>
                        <w:t>Note:</w:t>
                      </w:r>
                      <w:r w:rsidRPr="007F45B7">
                        <w:rPr>
                          <w:i/>
                        </w:rPr>
                        <w:t xml:space="preserve"> </w:t>
                      </w:r>
                      <w:r>
                        <w:rPr>
                          <w:i/>
                        </w:rPr>
                        <w:t>This section provides a condensed usage summary. For complete information, see the</w:t>
                      </w:r>
                      <w:r w:rsidR="003A4913">
                        <w:rPr>
                          <w:i/>
                        </w:rPr>
                        <w:t xml:space="preserve"> Multicast+</w:t>
                      </w:r>
                      <w:r>
                        <w:rPr>
                          <w:i/>
                        </w:rPr>
                        <w:t xml:space="preserve"> or Altimeter documentation. </w:t>
                      </w:r>
                      <w:r>
                        <w:rPr>
                          <w:rStyle w:val="Hyperlink"/>
                          <w:i/>
                        </w:rPr>
                        <w:t xml:space="preserve"> </w:t>
                      </w:r>
                    </w:p>
                  </w:txbxContent>
                </v:textbox>
                <w10:anchorlock/>
              </v:shape>
            </w:pict>
          </mc:Fallback>
        </mc:AlternateContent>
      </w:r>
    </w:p>
    <w:p w14:paraId="65A569ED" w14:textId="7D41797B" w:rsidR="00EE71D6" w:rsidRPr="00EE71D6" w:rsidRDefault="00EE71D6" w:rsidP="00EE71D6">
      <w:pPr>
        <w:keepNext/>
        <w:keepLines/>
        <w:spacing w:before="200" w:after="0"/>
        <w:outlineLvl w:val="1"/>
        <w:rPr>
          <w:rFonts w:eastAsiaTheme="majorEastAsia" w:cstheme="majorBidi"/>
          <w:bCs/>
          <w:color w:val="3A7895" w:themeColor="accent2"/>
          <w:sz w:val="28"/>
          <w:szCs w:val="26"/>
        </w:rPr>
      </w:pPr>
      <w:r w:rsidRPr="00EE71D6">
        <w:rPr>
          <w:rFonts w:eastAsiaTheme="majorEastAsia" w:cstheme="majorBidi"/>
          <w:bCs/>
          <w:color w:val="3A7895" w:themeColor="accent2"/>
          <w:sz w:val="28"/>
          <w:szCs w:val="26"/>
        </w:rPr>
        <w:t xml:space="preserve">Check Altimeter for </w:t>
      </w:r>
      <w:r w:rsidR="0014240C">
        <w:rPr>
          <w:rFonts w:eastAsiaTheme="majorEastAsia" w:cstheme="majorBidi"/>
          <w:bCs/>
          <w:color w:val="3A7895" w:themeColor="accent2"/>
          <w:sz w:val="28"/>
          <w:szCs w:val="26"/>
        </w:rPr>
        <w:t>the Sender</w:t>
      </w:r>
    </w:p>
    <w:p w14:paraId="15DD8470" w14:textId="31C23DA8" w:rsidR="00EE71D6" w:rsidRPr="00EE71D6" w:rsidRDefault="00EE71D6" w:rsidP="00EE71D6">
      <w:r w:rsidRPr="00EE71D6">
        <w:t xml:space="preserve">To check that the </w:t>
      </w:r>
      <w:r w:rsidR="00806573">
        <w:t>Sender</w:t>
      </w:r>
      <w:r w:rsidRPr="00EE71D6">
        <w:t xml:space="preserve"> has been provisioned by Altimeter:</w:t>
      </w:r>
    </w:p>
    <w:p w14:paraId="392130F7" w14:textId="77777777" w:rsidR="00863605" w:rsidRPr="00863605" w:rsidRDefault="00863605" w:rsidP="00863605">
      <w:pPr>
        <w:numPr>
          <w:ilvl w:val="0"/>
          <w:numId w:val="160"/>
        </w:numPr>
        <w:spacing w:line="240" w:lineRule="auto"/>
      </w:pPr>
      <w:r w:rsidRPr="00863605">
        <w:t>Click Multicast+ &gt; Dashboard, and view that the new Sender appears:</w:t>
      </w:r>
    </w:p>
    <w:p w14:paraId="49604268" w14:textId="2A9E5100" w:rsidR="00863605" w:rsidRPr="00863605" w:rsidRDefault="00863605" w:rsidP="00140E93">
      <w:pPr>
        <w:spacing w:line="240" w:lineRule="auto"/>
        <w:ind w:left="810"/>
        <w:jc w:val="center"/>
      </w:pPr>
      <w:r>
        <w:rPr>
          <w:noProof/>
        </w:rPr>
        <w:drawing>
          <wp:inline distT="0" distB="0" distL="0" distR="0" wp14:anchorId="1696492A" wp14:editId="024D81F6">
            <wp:extent cx="4123426" cy="1334979"/>
            <wp:effectExtent l="0" t="0" r="0" b="0"/>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52"/>
                    <a:stretch>
                      <a:fillRect/>
                    </a:stretch>
                  </pic:blipFill>
                  <pic:spPr>
                    <a:xfrm>
                      <a:off x="0" y="0"/>
                      <a:ext cx="4148810" cy="1343197"/>
                    </a:xfrm>
                    <a:prstGeom prst="rect">
                      <a:avLst/>
                    </a:prstGeom>
                  </pic:spPr>
                </pic:pic>
              </a:graphicData>
            </a:graphic>
          </wp:inline>
        </w:drawing>
      </w:r>
    </w:p>
    <w:p w14:paraId="0CE05EFC" w14:textId="3BE1C25D" w:rsidR="00863605" w:rsidRDefault="00863605" w:rsidP="00863605">
      <w:pPr>
        <w:numPr>
          <w:ilvl w:val="0"/>
          <w:numId w:val="160"/>
        </w:numPr>
        <w:spacing w:line="240" w:lineRule="auto"/>
        <w:ind w:left="763"/>
      </w:pPr>
      <w:r w:rsidRPr="00863605">
        <w:t>Click Multicast+ &gt; Senders, and view that the new Sender is listed</w:t>
      </w:r>
      <w:r>
        <w:t>:</w:t>
      </w:r>
    </w:p>
    <w:p w14:paraId="5EEA2CEB" w14:textId="16BF3547" w:rsidR="00863605" w:rsidRPr="00863605" w:rsidRDefault="00863605" w:rsidP="00140E93">
      <w:pPr>
        <w:spacing w:line="240" w:lineRule="auto"/>
        <w:ind w:left="763"/>
        <w:jc w:val="center"/>
      </w:pPr>
      <w:r>
        <w:rPr>
          <w:noProof/>
        </w:rPr>
        <w:drawing>
          <wp:inline distT="0" distB="0" distL="0" distR="0" wp14:anchorId="406BA6F4" wp14:editId="6FB2367E">
            <wp:extent cx="4813540" cy="931946"/>
            <wp:effectExtent l="0" t="0" r="6350" b="1905"/>
            <wp:docPr id="130" name="Picture 13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 bubble chart&#10;&#10;Description automatically generated"/>
                    <pic:cNvPicPr/>
                  </pic:nvPicPr>
                  <pic:blipFill>
                    <a:blip r:embed="rId53"/>
                    <a:stretch>
                      <a:fillRect/>
                    </a:stretch>
                  </pic:blipFill>
                  <pic:spPr>
                    <a:xfrm>
                      <a:off x="0" y="0"/>
                      <a:ext cx="4885551" cy="945888"/>
                    </a:xfrm>
                    <a:prstGeom prst="rect">
                      <a:avLst/>
                    </a:prstGeom>
                  </pic:spPr>
                </pic:pic>
              </a:graphicData>
            </a:graphic>
          </wp:inline>
        </w:drawing>
      </w:r>
    </w:p>
    <w:p w14:paraId="14C803E7" w14:textId="3B7A04C8" w:rsidR="00B870DC" w:rsidRDefault="00B870DC" w:rsidP="00B870DC">
      <w:pPr>
        <w:pStyle w:val="Heading2"/>
      </w:pPr>
      <w:bookmarkStart w:id="2438" w:name="_Toc20483977"/>
      <w:bookmarkStart w:id="2439" w:name="_Toc120867462"/>
      <w:r>
        <w:t>(Optional) Test Multicast+</w:t>
      </w:r>
      <w:bookmarkEnd w:id="2439"/>
    </w:p>
    <w:p w14:paraId="53162F0B" w14:textId="20DE89E0" w:rsidR="00B870DC" w:rsidRDefault="00B870DC" w:rsidP="00B870DC">
      <w:r>
        <w:t xml:space="preserve">To perform an enhanced verification for Multicast+, perform the </w:t>
      </w:r>
      <w:r w:rsidR="005622B6">
        <w:t xml:space="preserve">steps described in the sections below. </w:t>
      </w:r>
    </w:p>
    <w:p w14:paraId="70FB1B48" w14:textId="207E1D43" w:rsidR="00CA1253" w:rsidRPr="00CA1253" w:rsidRDefault="00CA1253" w:rsidP="00140E93">
      <w:pPr>
        <w:pStyle w:val="Heading3"/>
        <w:shd w:val="clear" w:color="auto" w:fill="A7CBDD" w:themeFill="accent2" w:themeFillTint="66"/>
      </w:pPr>
      <w:bookmarkStart w:id="2440" w:name="_Toc20483978"/>
      <w:bookmarkStart w:id="2441" w:name="_Toc120867463"/>
      <w:r w:rsidRPr="00CA1253">
        <w:t>Creat</w:t>
      </w:r>
      <w:r w:rsidR="00AE1FA1">
        <w:t>e</w:t>
      </w:r>
      <w:r w:rsidRPr="00CA1253">
        <w:t xml:space="preserve"> a Multicast+ Event</w:t>
      </w:r>
      <w:bookmarkEnd w:id="2440"/>
      <w:bookmarkEnd w:id="2441"/>
    </w:p>
    <w:p w14:paraId="6C528C9E" w14:textId="6E520759" w:rsidR="00CA1253" w:rsidRPr="00CA1253" w:rsidRDefault="00CA1253" w:rsidP="00CA1253">
      <w:pPr>
        <w:spacing w:line="240" w:lineRule="auto"/>
      </w:pPr>
      <w:r w:rsidRPr="00CA1253">
        <w:t xml:space="preserve">A Multicast+ event is created </w:t>
      </w:r>
      <w:r w:rsidR="00AE1FA1">
        <w:t xml:space="preserve">in </w:t>
      </w:r>
      <w:r w:rsidRPr="00CA1253">
        <w:t xml:space="preserve">Altimeter, and defines the video source, multicast channel, and Senders that are to be used for the duration of the Event. When the Event begins, the Sender retrieves and broadcasts the video stream to any Receivers that are connected on the same multicast channel. </w:t>
      </w:r>
    </w:p>
    <w:p w14:paraId="5ACC70A4" w14:textId="77777777" w:rsidR="00CA1253" w:rsidRPr="00CA1253" w:rsidRDefault="00CA1253" w:rsidP="00CA1253">
      <w:pPr>
        <w:spacing w:line="240" w:lineRule="auto"/>
      </w:pPr>
      <w:r w:rsidRPr="00CA1253">
        <w:t>To create a Multicast+ Event in Altimeter:</w:t>
      </w:r>
    </w:p>
    <w:p w14:paraId="700A21AF" w14:textId="77777777" w:rsidR="00CA1253" w:rsidRPr="00CA1253" w:rsidRDefault="00CA1253" w:rsidP="00140E93">
      <w:pPr>
        <w:numPr>
          <w:ilvl w:val="0"/>
          <w:numId w:val="163"/>
        </w:numPr>
        <w:spacing w:line="240" w:lineRule="auto"/>
      </w:pPr>
      <w:r w:rsidRPr="00CA1253">
        <w:t>Create a Multicast Channel by clicking Multicast+ &gt; Channels &gt; Create.</w:t>
      </w:r>
    </w:p>
    <w:p w14:paraId="4FBB3C2C" w14:textId="74AA4F28" w:rsidR="00CA1253" w:rsidRPr="00CA1253" w:rsidRDefault="00AE1FA1" w:rsidP="00415AF0">
      <w:pPr>
        <w:numPr>
          <w:ilvl w:val="0"/>
          <w:numId w:val="163"/>
        </w:numPr>
        <w:spacing w:line="240" w:lineRule="auto"/>
      </w:pPr>
      <w:r>
        <w:t xml:space="preserve">In </w:t>
      </w:r>
      <w:r w:rsidR="00CA1253" w:rsidRPr="00CA1253">
        <w:t>the Details panel, enter the following</w:t>
      </w:r>
      <w:r w:rsidR="00295983">
        <w:t>, then click Save</w:t>
      </w:r>
      <w:r w:rsidR="00CA1253" w:rsidRPr="00CA1253">
        <w:t>:</w:t>
      </w:r>
    </w:p>
    <w:p w14:paraId="5D0038BA" w14:textId="77777777" w:rsidR="00CA1253" w:rsidRPr="00CA1253" w:rsidRDefault="00CA1253" w:rsidP="00140E93">
      <w:pPr>
        <w:numPr>
          <w:ilvl w:val="0"/>
          <w:numId w:val="162"/>
        </w:numPr>
        <w:spacing w:line="240" w:lineRule="auto"/>
      </w:pPr>
      <w:r w:rsidRPr="00CA1253">
        <w:rPr>
          <w:b/>
        </w:rPr>
        <w:t>Channel Name</w:t>
      </w:r>
      <w:r w:rsidRPr="00CA1253">
        <w:t xml:space="preserve"> – Multicast+ Demo Channel</w:t>
      </w:r>
    </w:p>
    <w:p w14:paraId="6C8D221E" w14:textId="77777777" w:rsidR="00CA1253" w:rsidRPr="00CA1253" w:rsidRDefault="00CA1253" w:rsidP="00415AF0">
      <w:pPr>
        <w:numPr>
          <w:ilvl w:val="0"/>
          <w:numId w:val="162"/>
        </w:numPr>
        <w:spacing w:line="240" w:lineRule="auto"/>
        <w:ind w:left="1483"/>
      </w:pPr>
      <w:r w:rsidRPr="00CA1253">
        <w:rPr>
          <w:b/>
        </w:rPr>
        <w:t>Multicast Address</w:t>
      </w:r>
      <w:r w:rsidRPr="00CA1253">
        <w:t xml:space="preserve"> – 239.0.0.10:12345</w:t>
      </w:r>
    </w:p>
    <w:p w14:paraId="7D62BDF9" w14:textId="77777777" w:rsidR="00CA1253" w:rsidRPr="00CA1253" w:rsidRDefault="00CA1253" w:rsidP="00140E93">
      <w:pPr>
        <w:numPr>
          <w:ilvl w:val="0"/>
          <w:numId w:val="163"/>
        </w:numPr>
        <w:spacing w:line="240" w:lineRule="auto"/>
      </w:pPr>
      <w:r w:rsidRPr="00CA1253">
        <w:t>Create a Multicast+ Event by clicking Multicast+ &gt; Events &gt; Events section &gt; Create.</w:t>
      </w:r>
    </w:p>
    <w:p w14:paraId="501EFB02" w14:textId="24249B77" w:rsidR="00CA1253" w:rsidRPr="00CA1253" w:rsidRDefault="00295983" w:rsidP="00415AF0">
      <w:pPr>
        <w:numPr>
          <w:ilvl w:val="0"/>
          <w:numId w:val="163"/>
        </w:numPr>
        <w:spacing w:line="240" w:lineRule="auto"/>
      </w:pPr>
      <w:r>
        <w:lastRenderedPageBreak/>
        <w:t>In</w:t>
      </w:r>
      <w:r w:rsidR="00CA1253" w:rsidRPr="00CA1253">
        <w:t xml:space="preserve"> the Details panel, enter the following:</w:t>
      </w:r>
    </w:p>
    <w:p w14:paraId="4F9057D0" w14:textId="77777777" w:rsidR="00CA1253" w:rsidRPr="00CA1253" w:rsidRDefault="00CA1253" w:rsidP="00140E93">
      <w:pPr>
        <w:numPr>
          <w:ilvl w:val="0"/>
          <w:numId w:val="164"/>
        </w:numPr>
        <w:spacing w:line="240" w:lineRule="auto"/>
      </w:pPr>
      <w:r w:rsidRPr="00CA1253">
        <w:rPr>
          <w:b/>
        </w:rPr>
        <w:t>Event Name</w:t>
      </w:r>
      <w:r w:rsidRPr="00CA1253">
        <w:t xml:space="preserve"> – Testing Demo.</w:t>
      </w:r>
    </w:p>
    <w:p w14:paraId="6F85A977" w14:textId="77777777" w:rsidR="00CA1253" w:rsidRPr="00CA1253" w:rsidRDefault="00CA1253" w:rsidP="00140E93">
      <w:pPr>
        <w:numPr>
          <w:ilvl w:val="0"/>
          <w:numId w:val="164"/>
        </w:numPr>
        <w:spacing w:line="240" w:lineRule="auto"/>
      </w:pPr>
      <w:r w:rsidRPr="00CA1253">
        <w:rPr>
          <w:b/>
        </w:rPr>
        <w:t xml:space="preserve">Start Time </w:t>
      </w:r>
      <w:r w:rsidRPr="00CA1253">
        <w:t>– Select Start immediately.</w:t>
      </w:r>
    </w:p>
    <w:p w14:paraId="75C33170" w14:textId="77777777" w:rsidR="00CA1253" w:rsidRPr="00CA1253" w:rsidRDefault="00CA1253" w:rsidP="00140E93">
      <w:pPr>
        <w:numPr>
          <w:ilvl w:val="0"/>
          <w:numId w:val="164"/>
        </w:numPr>
        <w:spacing w:line="240" w:lineRule="auto"/>
      </w:pPr>
      <w:r w:rsidRPr="00CA1253">
        <w:rPr>
          <w:b/>
        </w:rPr>
        <w:t xml:space="preserve">End Time </w:t>
      </w:r>
      <w:r w:rsidRPr="00CA1253">
        <w:t>– Specify an ending time for the Event. For example, one hour from the current date/time.</w:t>
      </w:r>
    </w:p>
    <w:p w14:paraId="5C4C9597" w14:textId="0C2F6ABE" w:rsidR="00CA1253" w:rsidRPr="00CA1253" w:rsidRDefault="00CA1253" w:rsidP="00140E93">
      <w:pPr>
        <w:numPr>
          <w:ilvl w:val="0"/>
          <w:numId w:val="164"/>
        </w:numPr>
        <w:spacing w:line="240" w:lineRule="auto"/>
      </w:pPr>
      <w:r w:rsidRPr="00CA1253">
        <w:rPr>
          <w:b/>
        </w:rPr>
        <w:t xml:space="preserve">Multicast+ Senders </w:t>
      </w:r>
      <w:r w:rsidRPr="00CA1253">
        <w:t xml:space="preserve">– Select the </w:t>
      </w:r>
      <w:r w:rsidR="00295983">
        <w:t>Sender that you installed</w:t>
      </w:r>
      <w:r w:rsidRPr="00CA1253">
        <w:t>.</w:t>
      </w:r>
    </w:p>
    <w:p w14:paraId="01139E19" w14:textId="77777777" w:rsidR="00CA1253" w:rsidRPr="00CA1253" w:rsidRDefault="00CA1253" w:rsidP="00140E93">
      <w:pPr>
        <w:numPr>
          <w:ilvl w:val="0"/>
          <w:numId w:val="164"/>
        </w:numPr>
        <w:spacing w:line="240" w:lineRule="auto"/>
      </w:pPr>
      <w:r w:rsidRPr="00CA1253">
        <w:rPr>
          <w:b/>
        </w:rPr>
        <w:t xml:space="preserve">Multicast Channel </w:t>
      </w:r>
      <w:r w:rsidRPr="00CA1253">
        <w:t>– Select Multicast+ Demo Channel.</w:t>
      </w:r>
    </w:p>
    <w:p w14:paraId="68A4C932" w14:textId="77777777" w:rsidR="00CA1253" w:rsidRPr="00CA1253" w:rsidRDefault="00CA1253" w:rsidP="00415AF0">
      <w:pPr>
        <w:numPr>
          <w:ilvl w:val="0"/>
          <w:numId w:val="164"/>
        </w:numPr>
        <w:spacing w:line="240" w:lineRule="auto"/>
      </w:pPr>
      <w:r w:rsidRPr="00CA1253">
        <w:rPr>
          <w:b/>
        </w:rPr>
        <w:t xml:space="preserve">Content Server URL </w:t>
      </w:r>
      <w:r w:rsidRPr="00CA1253">
        <w:t xml:space="preserve">– Enter the URL for the video source. For example: </w:t>
      </w:r>
    </w:p>
    <w:p w14:paraId="14C77223" w14:textId="2F7B428E" w:rsidR="00CA1253" w:rsidRPr="00CA1253" w:rsidRDefault="00CA1253" w:rsidP="00415AF0">
      <w:pPr>
        <w:spacing w:line="240" w:lineRule="auto"/>
        <w:ind w:left="1440"/>
      </w:pPr>
      <w:r w:rsidRPr="00CA1253">
        <w:rPr>
          <w:rFonts w:ascii="Courier New" w:hAnsi="Courier New" w:cs="Courier New"/>
        </w:rPr>
        <w:t>https://teststream.ramp</w:t>
      </w:r>
      <w:r w:rsidR="00295983">
        <w:rPr>
          <w:rFonts w:ascii="Courier New" w:hAnsi="Courier New" w:cs="Courier New"/>
        </w:rPr>
        <w:t>ecdn</w:t>
      </w:r>
      <w:r w:rsidRPr="00CA1253">
        <w:rPr>
          <w:rFonts w:ascii="Courier New" w:hAnsi="Courier New" w:cs="Courier New"/>
        </w:rPr>
        <w:t>.com/ramptv/loop.m3u8</w:t>
      </w:r>
    </w:p>
    <w:p w14:paraId="42726808" w14:textId="77777777" w:rsidR="00CA1253" w:rsidRPr="00CA1253" w:rsidRDefault="00CA1253" w:rsidP="00415AF0">
      <w:pPr>
        <w:numPr>
          <w:ilvl w:val="0"/>
          <w:numId w:val="164"/>
        </w:numPr>
        <w:spacing w:line="240" w:lineRule="auto"/>
      </w:pPr>
      <w:r w:rsidRPr="00CA1253">
        <w:t>Click Save. Note that the Event has started, and that the following is displayed within the Events tab:</w:t>
      </w:r>
    </w:p>
    <w:p w14:paraId="3A0DC10A" w14:textId="77777777" w:rsidR="00CA1253" w:rsidRPr="00CA1253" w:rsidRDefault="00CA1253" w:rsidP="00140E93">
      <w:pPr>
        <w:spacing w:line="240" w:lineRule="auto"/>
        <w:contextualSpacing/>
      </w:pPr>
      <w:r w:rsidRPr="00CA1253">
        <w:rPr>
          <w:noProof/>
        </w:rPr>
        <w:drawing>
          <wp:inline distT="0" distB="0" distL="0" distR="0" wp14:anchorId="3CB37712" wp14:editId="63AE1B3F">
            <wp:extent cx="6850948" cy="785004"/>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30320" cy="794099"/>
                    </a:xfrm>
                    <a:prstGeom prst="rect">
                      <a:avLst/>
                    </a:prstGeom>
                    <a:noFill/>
                    <a:ln>
                      <a:noFill/>
                    </a:ln>
                  </pic:spPr>
                </pic:pic>
              </a:graphicData>
            </a:graphic>
          </wp:inline>
        </w:drawing>
      </w:r>
    </w:p>
    <w:p w14:paraId="391138E2" w14:textId="61EB23C4" w:rsidR="00B870DC" w:rsidRPr="00B870DC" w:rsidRDefault="00B870DC" w:rsidP="00140E93">
      <w:pPr>
        <w:pStyle w:val="Heading3"/>
        <w:shd w:val="clear" w:color="auto" w:fill="A7CBDD" w:themeFill="accent2" w:themeFillTint="66"/>
        <w:spacing w:after="120"/>
      </w:pPr>
      <w:bookmarkStart w:id="2442" w:name="_Toc120867464"/>
      <w:r w:rsidRPr="00B870DC">
        <w:t>Install the Multicast+ Receiver</w:t>
      </w:r>
      <w:bookmarkEnd w:id="2438"/>
      <w:bookmarkEnd w:id="2442"/>
    </w:p>
    <w:p w14:paraId="19751BED" w14:textId="4199AAE1" w:rsidR="003A4913" w:rsidRDefault="003A4913" w:rsidP="00B870DC">
      <w:pPr>
        <w:spacing w:line="240" w:lineRule="auto"/>
      </w:pPr>
      <w:r w:rsidRPr="003A4913">
        <w:rPr>
          <w:noProof/>
        </w:rPr>
        <mc:AlternateContent>
          <mc:Choice Requires="wps">
            <w:drawing>
              <wp:inline distT="0" distB="0" distL="0" distR="0" wp14:anchorId="3F3D4C76" wp14:editId="535886CC">
                <wp:extent cx="6297283" cy="362310"/>
                <wp:effectExtent l="0" t="0" r="27940" b="19050"/>
                <wp:docPr id="13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7283" cy="362310"/>
                        </a:xfrm>
                        <a:prstGeom prst="bracketPair">
                          <a:avLst>
                            <a:gd name="adj" fmla="val 10754"/>
                          </a:avLst>
                        </a:prstGeom>
                        <a:noFill/>
                        <a:ln w="19050">
                          <a:solidFill>
                            <a:srgbClr val="BED632"/>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943634"/>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ffectLst>
                                <a:outerShdw dist="17961" dir="2700000" algn="ctr" rotWithShape="0">
                                  <a:srgbClr val="9BBB59">
                                    <a:gamma/>
                                    <a:shade val="60000"/>
                                    <a:invGamma/>
                                  </a:srgbClr>
                                </a:outerShdw>
                              </a:effectLst>
                            </a14:hiddenEffects>
                          </a:ext>
                        </a:extLst>
                      </wps:spPr>
                      <wps:txbx>
                        <w:txbxContent>
                          <w:p w14:paraId="3243422F" w14:textId="74C44E83" w:rsidR="003A4913" w:rsidRPr="0005656D" w:rsidRDefault="003A4913" w:rsidP="003A4913">
                            <w:pPr>
                              <w:pStyle w:val="ListParagraph"/>
                              <w:spacing w:after="0"/>
                              <w:ind w:left="0"/>
                              <w:rPr>
                                <w:i/>
                              </w:rPr>
                            </w:pPr>
                            <w:r w:rsidRPr="007F45B7">
                              <w:rPr>
                                <w:b/>
                                <w:i/>
                              </w:rPr>
                              <w:t>Note:</w:t>
                            </w:r>
                            <w:r w:rsidRPr="007F45B7">
                              <w:rPr>
                                <w:i/>
                              </w:rPr>
                              <w:t xml:space="preserve"> </w:t>
                            </w:r>
                            <w:r>
                              <w:rPr>
                                <w:i/>
                              </w:rPr>
                              <w:t>This step uses Windows as an example. For</w:t>
                            </w:r>
                            <w:r w:rsidR="004B0472" w:rsidRPr="004B0472">
                              <w:t xml:space="preserve"> </w:t>
                            </w:r>
                            <w:r w:rsidR="004B0472" w:rsidRPr="004B0472">
                              <w:rPr>
                                <w:i/>
                              </w:rPr>
                              <w:t xml:space="preserve">complete information, see the Multicast+ </w:t>
                            </w:r>
                            <w:r w:rsidR="004B0472">
                              <w:rPr>
                                <w:i/>
                              </w:rPr>
                              <w:t>d</w:t>
                            </w:r>
                            <w:r w:rsidR="004B0472" w:rsidRPr="004B0472">
                              <w:rPr>
                                <w:i/>
                              </w:rPr>
                              <w:t>ocumentation.</w:t>
                            </w:r>
                            <w:r>
                              <w:rPr>
                                <w:rStyle w:val="Hyperlink"/>
                                <w:i/>
                              </w:rPr>
                              <w:t xml:space="preserve"> </w:t>
                            </w:r>
                          </w:p>
                        </w:txbxContent>
                      </wps:txbx>
                      <wps:bodyPr rot="0" vert="horz" wrap="square" lIns="45720" tIns="45720" rIns="45720" bIns="45720" anchor="ctr" anchorCtr="0" upright="1">
                        <a:noAutofit/>
                      </wps:bodyPr>
                    </wps:wsp>
                  </a:graphicData>
                </a:graphic>
              </wp:inline>
            </w:drawing>
          </mc:Choice>
          <mc:Fallback>
            <w:pict>
              <v:shape w14:anchorId="3F3D4C76" id="_x0000_s1035" type="#_x0000_t185" style="width:495.85pt;height:2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" adj="2323" strokecolor="#bed632" strokeweight="1.5pt">
                <v:textbox inset="3.6pt,,3.6pt">
                  <w:txbxContent>
                    <w:p w14:paraId="3243422F" w14:textId="74C44E83" w:rsidR="003A4913" w:rsidRPr="0005656D" w:rsidRDefault="003A4913" w:rsidP="003A4913">
                      <w:pPr>
                        <w:pStyle w:val="ListParagraph"/>
                        <w:spacing w:after="0"/>
                        <w:ind w:left="0"/>
                        <w:rPr>
                          <w:i/>
                        </w:rPr>
                      </w:pPr>
                      <w:r w:rsidRPr="007F45B7">
                        <w:rPr>
                          <w:b/>
                          <w:i/>
                        </w:rPr>
                        <w:t>Note:</w:t>
                      </w:r>
                      <w:r w:rsidRPr="007F45B7">
                        <w:rPr>
                          <w:i/>
                        </w:rPr>
                        <w:t xml:space="preserve"> </w:t>
                      </w:r>
                      <w:r>
                        <w:rPr>
                          <w:i/>
                        </w:rPr>
                        <w:t>This step uses Windows as an example. For</w:t>
                      </w:r>
                      <w:r w:rsidR="004B0472" w:rsidRPr="004B0472">
                        <w:t xml:space="preserve"> </w:t>
                      </w:r>
                      <w:r w:rsidR="004B0472" w:rsidRPr="004B0472">
                        <w:rPr>
                          <w:i/>
                        </w:rPr>
                        <w:t xml:space="preserve">complete information, see the Multicast+ </w:t>
                      </w:r>
                      <w:r w:rsidR="004B0472">
                        <w:rPr>
                          <w:i/>
                        </w:rPr>
                        <w:t>d</w:t>
                      </w:r>
                      <w:r w:rsidR="004B0472" w:rsidRPr="004B0472">
                        <w:rPr>
                          <w:i/>
                        </w:rPr>
                        <w:t>ocumentation.</w:t>
                      </w:r>
                      <w:r>
                        <w:rPr>
                          <w:rStyle w:val="Hyperlink"/>
                          <w:i/>
                        </w:rPr>
                        <w:t xml:space="preserve"> </w:t>
                      </w:r>
                    </w:p>
                  </w:txbxContent>
                </v:textbox>
                <w10:anchorlock/>
              </v:shape>
            </w:pict>
          </mc:Fallback>
        </mc:AlternateContent>
      </w:r>
    </w:p>
    <w:p w14:paraId="64C00825" w14:textId="64B7D7FD" w:rsidR="00B870DC" w:rsidRPr="00B870DC" w:rsidRDefault="00B870DC" w:rsidP="00B870DC">
      <w:pPr>
        <w:spacing w:line="240" w:lineRule="auto"/>
      </w:pPr>
      <w:r w:rsidRPr="00B870DC">
        <w:t>To install the Receiver:</w:t>
      </w:r>
    </w:p>
    <w:p w14:paraId="36056FAC" w14:textId="747E228C" w:rsidR="00B870DC" w:rsidRPr="00B870DC" w:rsidRDefault="00B870DC" w:rsidP="00B870DC">
      <w:pPr>
        <w:numPr>
          <w:ilvl w:val="0"/>
          <w:numId w:val="161"/>
        </w:numPr>
        <w:spacing w:line="240" w:lineRule="auto"/>
      </w:pPr>
      <w:r w:rsidRPr="00B870DC">
        <w:t xml:space="preserve">Locate the </w:t>
      </w:r>
      <w:r w:rsidR="00892F50">
        <w:t>Receiver</w:t>
      </w:r>
      <w:r w:rsidR="00924D50">
        <w:t xml:space="preserve"> installer</w:t>
      </w:r>
      <w:r w:rsidRPr="00B870DC">
        <w:t xml:space="preserve"> </w:t>
      </w:r>
      <w:r w:rsidR="007A447D">
        <w:t>file. For example</w:t>
      </w:r>
      <w:r w:rsidRPr="00B870DC">
        <w:t>:</w:t>
      </w:r>
    </w:p>
    <w:p w14:paraId="0999F979" w14:textId="2C571CF9" w:rsidR="00B870DC" w:rsidRPr="00140E93" w:rsidRDefault="00924D50" w:rsidP="00924D50">
      <w:pPr>
        <w:spacing w:line="240" w:lineRule="auto"/>
        <w:ind w:left="765"/>
        <w:rPr>
          <w:rFonts w:ascii="Courier New" w:hAnsi="Courier New" w:cs="Courier New"/>
        </w:rPr>
      </w:pPr>
      <w:r w:rsidRPr="00924D50">
        <w:rPr>
          <w:rFonts w:ascii="Courier New" w:hAnsi="Courier New" w:cs="Courier New"/>
        </w:rPr>
        <w:t>C:\download_location\rampecdn-n.n.n\rampecdn-n.n.n\ramp</w:t>
      </w:r>
      <w:r w:rsidR="00A33E66">
        <w:rPr>
          <w:rFonts w:ascii="Courier New" w:hAnsi="Courier New" w:cs="Courier New"/>
        </w:rPr>
        <w:t>receiver</w:t>
      </w:r>
      <w:r w:rsidRPr="00924D50">
        <w:rPr>
          <w:rFonts w:ascii="Courier New" w:hAnsi="Courier New" w:cs="Courier New"/>
        </w:rPr>
        <w:t>-n.n.n-windows-x64-installer.exe</w:t>
      </w:r>
    </w:p>
    <w:p w14:paraId="28C433EB" w14:textId="77777777" w:rsidR="00FA6CE4" w:rsidRDefault="00FA6CE4" w:rsidP="00FA6CE4">
      <w:pPr>
        <w:numPr>
          <w:ilvl w:val="0"/>
          <w:numId w:val="194"/>
        </w:numPr>
        <w:spacing w:line="240" w:lineRule="auto"/>
      </w:pPr>
      <w:r>
        <w:t>Double</w:t>
      </w:r>
      <w:r w:rsidRPr="00EA240A">
        <w:t xml:space="preserve">-click on the </w:t>
      </w:r>
      <w:r>
        <w:t>installer file</w:t>
      </w:r>
      <w:r w:rsidRPr="00EA240A">
        <w:t>.</w:t>
      </w:r>
      <w:r>
        <w:t xml:space="preserve"> Proceed through the preliminary panels until the Installation Directory panel appears.</w:t>
      </w:r>
    </w:p>
    <w:p w14:paraId="6B9B1EC5" w14:textId="2EEBD7D8" w:rsidR="00FA6CE4" w:rsidRPr="00FA6CE4" w:rsidRDefault="00FA6CE4" w:rsidP="00140E93">
      <w:pPr>
        <w:numPr>
          <w:ilvl w:val="0"/>
          <w:numId w:val="194"/>
        </w:numPr>
        <w:spacing w:line="240" w:lineRule="auto"/>
      </w:pPr>
      <w:r w:rsidRPr="00FA6CE4">
        <w:rPr>
          <w:rFonts w:cs="Courier New"/>
        </w:rPr>
        <w:t xml:space="preserve">Select the installation directory for Ramp </w:t>
      </w:r>
      <w:proofErr w:type="spellStart"/>
      <w:r w:rsidRPr="00FA6CE4">
        <w:rPr>
          <w:rFonts w:cs="Courier New"/>
        </w:rPr>
        <w:t>eCDN</w:t>
      </w:r>
      <w:proofErr w:type="spellEnd"/>
      <w:r w:rsidRPr="00FA6CE4">
        <w:rPr>
          <w:rFonts w:cs="Courier New"/>
        </w:rPr>
        <w:t xml:space="preserve"> components by doing one of the following:</w:t>
      </w:r>
    </w:p>
    <w:p w14:paraId="289F6C1D" w14:textId="2FF9B10E" w:rsidR="00FA6CE4" w:rsidRPr="00FA6CE4" w:rsidRDefault="00FA6CE4" w:rsidP="00140E93">
      <w:pPr>
        <w:pStyle w:val="ListParagraph"/>
        <w:numPr>
          <w:ilvl w:val="1"/>
          <w:numId w:val="56"/>
        </w:numPr>
        <w:spacing w:line="240" w:lineRule="auto"/>
        <w:contextualSpacing w:val="0"/>
        <w:rPr>
          <w:rFonts w:cs="Courier New"/>
        </w:rPr>
      </w:pPr>
      <w:r w:rsidRPr="00C31CF5">
        <w:rPr>
          <w:rFonts w:cs="Courier New"/>
        </w:rPr>
        <w:t>Accept the default location</w:t>
      </w:r>
      <w:r>
        <w:rPr>
          <w:rFonts w:cs="Courier New"/>
        </w:rPr>
        <w:t xml:space="preserve"> of </w:t>
      </w:r>
      <w:r w:rsidRPr="00140E93">
        <w:rPr>
          <w:rFonts w:ascii="Courier New" w:hAnsi="Courier New" w:cs="Courier New"/>
        </w:rPr>
        <w:t>C:\Program Files\</w:t>
      </w:r>
      <w:proofErr w:type="spellStart"/>
      <w:r w:rsidRPr="00140E93">
        <w:rPr>
          <w:rFonts w:ascii="Courier New" w:hAnsi="Courier New" w:cs="Courier New"/>
        </w:rPr>
        <w:t>rampecdn</w:t>
      </w:r>
      <w:proofErr w:type="spellEnd"/>
    </w:p>
    <w:p w14:paraId="28DC53FD" w14:textId="77777777" w:rsidR="00FA6CE4" w:rsidRDefault="00FA6CE4" w:rsidP="00FA6CE4">
      <w:pPr>
        <w:pStyle w:val="ListParagraph"/>
        <w:numPr>
          <w:ilvl w:val="1"/>
          <w:numId w:val="56"/>
        </w:numPr>
        <w:spacing w:line="240" w:lineRule="auto"/>
        <w:contextualSpacing w:val="0"/>
        <w:rPr>
          <w:rFonts w:cs="Courier New"/>
        </w:rPr>
      </w:pPr>
      <w:r w:rsidRPr="00C31CF5">
        <w:rPr>
          <w:rFonts w:cs="Courier New"/>
        </w:rPr>
        <w:t>Edit the path to specify another location.</w:t>
      </w:r>
    </w:p>
    <w:p w14:paraId="278EE43B" w14:textId="77777777" w:rsidR="00FA6CE4" w:rsidRPr="00C31CF5" w:rsidRDefault="00FA6CE4" w:rsidP="00FA6CE4">
      <w:pPr>
        <w:pStyle w:val="ListParagraph"/>
        <w:numPr>
          <w:ilvl w:val="1"/>
          <w:numId w:val="56"/>
        </w:numPr>
        <w:spacing w:line="240" w:lineRule="auto"/>
        <w:rPr>
          <w:rFonts w:cs="Courier New"/>
        </w:rPr>
      </w:pPr>
      <w:r>
        <w:rPr>
          <w:rFonts w:cs="Courier New"/>
        </w:rPr>
        <w:t>Click the Folder button and navigate to another location.</w:t>
      </w:r>
    </w:p>
    <w:p w14:paraId="0498A24D" w14:textId="77777777" w:rsidR="00136363" w:rsidRDefault="00FA6CE4" w:rsidP="00FA6CE4">
      <w:pPr>
        <w:numPr>
          <w:ilvl w:val="0"/>
          <w:numId w:val="194"/>
        </w:numPr>
        <w:spacing w:line="240" w:lineRule="auto"/>
        <w:ind w:left="763"/>
        <w:rPr>
          <w:rFonts w:cs="Courier New"/>
        </w:rPr>
      </w:pPr>
      <w:r>
        <w:rPr>
          <w:rFonts w:cs="Courier New"/>
        </w:rPr>
        <w:t>Click Next.</w:t>
      </w:r>
      <w:r w:rsidR="00136363" w:rsidRPr="00136363">
        <w:t xml:space="preserve"> </w:t>
      </w:r>
      <w:r w:rsidR="00136363" w:rsidRPr="00136363">
        <w:rPr>
          <w:rFonts w:cs="Courier New"/>
        </w:rPr>
        <w:t xml:space="preserve">The Ready to Install panel appears. </w:t>
      </w:r>
    </w:p>
    <w:p w14:paraId="04D3CB15" w14:textId="51A5C553" w:rsidR="00B870DC" w:rsidRPr="003205B7" w:rsidRDefault="00136363" w:rsidP="00136363">
      <w:pPr>
        <w:numPr>
          <w:ilvl w:val="0"/>
          <w:numId w:val="161"/>
        </w:numPr>
        <w:spacing w:line="240" w:lineRule="auto"/>
      </w:pPr>
      <w:r w:rsidRPr="00136363">
        <w:rPr>
          <w:rFonts w:cs="Courier New"/>
        </w:rPr>
        <w:t>Click Next, then click Finish when the installation is complete.</w:t>
      </w:r>
    </w:p>
    <w:p w14:paraId="5F8FDCB7" w14:textId="18EF41DA" w:rsidR="003205B7" w:rsidRDefault="003205B7" w:rsidP="003205B7">
      <w:pPr>
        <w:spacing w:line="240" w:lineRule="auto"/>
        <w:rPr>
          <w:rFonts w:cs="Courier New"/>
        </w:rPr>
      </w:pPr>
      <w:r>
        <w:rPr>
          <w:rFonts w:cs="Courier New"/>
        </w:rPr>
        <w:br w:type="page"/>
      </w:r>
    </w:p>
    <w:p w14:paraId="1114923C" w14:textId="524625E9" w:rsidR="009A0299" w:rsidRPr="009A0299" w:rsidRDefault="009A0299" w:rsidP="00140E93">
      <w:pPr>
        <w:pStyle w:val="Heading3"/>
        <w:shd w:val="clear" w:color="auto" w:fill="A7CBDD" w:themeFill="accent2" w:themeFillTint="66"/>
      </w:pPr>
      <w:bookmarkStart w:id="2443" w:name="_Toc20483981"/>
      <w:bookmarkStart w:id="2444" w:name="_Toc120867465"/>
      <w:r>
        <w:lastRenderedPageBreak/>
        <w:t>Test Multicast+</w:t>
      </w:r>
      <w:bookmarkEnd w:id="2443"/>
      <w:bookmarkEnd w:id="2444"/>
    </w:p>
    <w:p w14:paraId="10A6A318" w14:textId="5FBB1B55" w:rsidR="009A0299" w:rsidRDefault="009A0299" w:rsidP="009A0299">
      <w:pPr>
        <w:spacing w:line="240" w:lineRule="auto"/>
      </w:pPr>
      <w:bookmarkStart w:id="2445" w:name="_Hlk6484176"/>
      <w:r w:rsidRPr="009A0299">
        <w:t xml:space="preserve">The Ramp </w:t>
      </w:r>
      <w:proofErr w:type="spellStart"/>
      <w:r w:rsidRPr="009A0299">
        <w:t>LiveTools</w:t>
      </w:r>
      <w:proofErr w:type="spellEnd"/>
      <w:r w:rsidRPr="009A0299">
        <w:t xml:space="preserve"> Portal is an internal testing tool hosted by Ramp, and can be used to validate your </w:t>
      </w:r>
      <w:r>
        <w:t>Multicast+ environment</w:t>
      </w:r>
      <w:r w:rsidRPr="009A0299">
        <w:t>.</w:t>
      </w:r>
    </w:p>
    <w:bookmarkEnd w:id="2445"/>
    <w:p w14:paraId="5ECEE1EA" w14:textId="74687A30" w:rsidR="009A0299" w:rsidRPr="009A0299" w:rsidRDefault="009A0299" w:rsidP="009A0299">
      <w:pPr>
        <w:spacing w:line="240" w:lineRule="auto"/>
      </w:pPr>
      <w:r w:rsidRPr="009A0299">
        <w:t>To test Multicast+:</w:t>
      </w:r>
    </w:p>
    <w:p w14:paraId="41BDAD18" w14:textId="77777777" w:rsidR="009A0299" w:rsidRPr="009A0299" w:rsidRDefault="009A0299" w:rsidP="009A0299">
      <w:pPr>
        <w:numPr>
          <w:ilvl w:val="0"/>
          <w:numId w:val="165"/>
        </w:numPr>
        <w:spacing w:line="240" w:lineRule="auto"/>
      </w:pPr>
      <w:r w:rsidRPr="009A0299">
        <w:t xml:space="preserve">Open a browser, then enter the URI for the Ramp </w:t>
      </w:r>
      <w:proofErr w:type="spellStart"/>
      <w:r w:rsidRPr="009A0299">
        <w:t>LiveTools</w:t>
      </w:r>
      <w:proofErr w:type="spellEnd"/>
      <w:r w:rsidRPr="009A0299">
        <w:t xml:space="preserve"> Portal. For example:</w:t>
      </w:r>
    </w:p>
    <w:p w14:paraId="24A63874" w14:textId="5A0DE3CF" w:rsidR="009A0299" w:rsidRPr="009A0299" w:rsidRDefault="00C70B90" w:rsidP="009A0299">
      <w:pPr>
        <w:spacing w:line="240" w:lineRule="auto"/>
        <w:ind w:left="1440"/>
        <w:rPr>
          <w:rFonts w:ascii="Courier New" w:hAnsi="Courier New" w:cs="Courier New"/>
        </w:rPr>
      </w:pPr>
      <w:r w:rsidRPr="00C70B90">
        <w:rPr>
          <w:rFonts w:ascii="Courier New" w:hAnsi="Courier New" w:cs="Courier New"/>
        </w:rPr>
        <w:t>http://livetools.rampecdn.com/portal/</w:t>
      </w:r>
    </w:p>
    <w:p w14:paraId="17D07F9A" w14:textId="77777777" w:rsidR="009A0299" w:rsidRPr="009A0299" w:rsidRDefault="009A0299" w:rsidP="009A0299">
      <w:pPr>
        <w:spacing w:line="240" w:lineRule="auto"/>
        <w:ind w:left="720"/>
      </w:pPr>
      <w:r w:rsidRPr="009A0299">
        <w:t>The following appears:</w:t>
      </w:r>
    </w:p>
    <w:p w14:paraId="34BBF908" w14:textId="706A9183" w:rsidR="009A0299" w:rsidRPr="009A0299" w:rsidRDefault="008635B6" w:rsidP="009A0299">
      <w:pPr>
        <w:spacing w:line="240" w:lineRule="auto"/>
        <w:ind w:left="720"/>
        <w:jc w:val="center"/>
      </w:pPr>
      <w:r>
        <w:rPr>
          <w:noProof/>
        </w:rPr>
        <w:drawing>
          <wp:inline distT="0" distB="0" distL="0" distR="0" wp14:anchorId="435D3D1C" wp14:editId="6AFE3203">
            <wp:extent cx="4110444" cy="3429856"/>
            <wp:effectExtent l="0" t="0" r="4445" b="0"/>
            <wp:docPr id="138" name="Picture 1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8"/>
                    <a:stretch>
                      <a:fillRect/>
                    </a:stretch>
                  </pic:blipFill>
                  <pic:spPr>
                    <a:xfrm>
                      <a:off x="0" y="0"/>
                      <a:ext cx="4136070" cy="3451239"/>
                    </a:xfrm>
                    <a:prstGeom prst="rect">
                      <a:avLst/>
                    </a:prstGeom>
                  </pic:spPr>
                </pic:pic>
              </a:graphicData>
            </a:graphic>
          </wp:inline>
        </w:drawing>
      </w:r>
    </w:p>
    <w:p w14:paraId="2A4D89B0" w14:textId="4BDADEB5" w:rsidR="009A0299" w:rsidRPr="009A0299" w:rsidRDefault="008635B6" w:rsidP="009A0299">
      <w:pPr>
        <w:numPr>
          <w:ilvl w:val="0"/>
          <w:numId w:val="165"/>
        </w:numPr>
        <w:spacing w:line="240" w:lineRule="auto"/>
      </w:pPr>
      <w:r>
        <w:t>In</w:t>
      </w:r>
      <w:r w:rsidR="009A0299" w:rsidRPr="009A0299">
        <w:t xml:space="preserve"> the Configuration section, enter the following:</w:t>
      </w:r>
    </w:p>
    <w:p w14:paraId="7BA80059" w14:textId="77777777" w:rsidR="009A0299" w:rsidRPr="009A0299" w:rsidRDefault="009A0299" w:rsidP="00140E93">
      <w:pPr>
        <w:numPr>
          <w:ilvl w:val="0"/>
          <w:numId w:val="154"/>
        </w:numPr>
        <w:spacing w:line="240" w:lineRule="auto"/>
        <w:ind w:left="1483"/>
      </w:pPr>
      <w:r w:rsidRPr="009A0299">
        <w:t>Multicast Address:</w:t>
      </w:r>
    </w:p>
    <w:p w14:paraId="7722473F" w14:textId="77777777" w:rsidR="009A0299" w:rsidRPr="009A0299" w:rsidRDefault="009A0299" w:rsidP="00140E93">
      <w:pPr>
        <w:numPr>
          <w:ilvl w:val="1"/>
          <w:numId w:val="154"/>
        </w:numPr>
        <w:spacing w:line="240" w:lineRule="auto"/>
      </w:pPr>
      <w:r w:rsidRPr="009A0299">
        <w:t>Select Add New.</w:t>
      </w:r>
    </w:p>
    <w:p w14:paraId="791431E5" w14:textId="4635CC40" w:rsidR="009A0299" w:rsidRPr="009A0299" w:rsidRDefault="009A0299" w:rsidP="00140E93">
      <w:pPr>
        <w:numPr>
          <w:ilvl w:val="1"/>
          <w:numId w:val="154"/>
        </w:numPr>
        <w:spacing w:line="240" w:lineRule="auto"/>
      </w:pPr>
      <w:r w:rsidRPr="009A0299">
        <w:t xml:space="preserve">Enter the multicast address for the Multicast+ </w:t>
      </w:r>
      <w:r w:rsidR="00A57913">
        <w:t>e</w:t>
      </w:r>
      <w:r w:rsidRPr="009A0299">
        <w:t xml:space="preserve">vent. </w:t>
      </w:r>
    </w:p>
    <w:p w14:paraId="16CB21B2" w14:textId="77777777" w:rsidR="009A0299" w:rsidRPr="009A0299" w:rsidRDefault="009A0299" w:rsidP="00140E93">
      <w:pPr>
        <w:spacing w:line="240" w:lineRule="auto"/>
        <w:ind w:left="2205"/>
      </w:pPr>
      <w:r w:rsidRPr="009A0299">
        <w:t>For example: 239.0.0.10:12345</w:t>
      </w:r>
    </w:p>
    <w:p w14:paraId="09D854C0" w14:textId="77777777" w:rsidR="009A0299" w:rsidRPr="009A0299" w:rsidRDefault="009A0299" w:rsidP="00140E93">
      <w:pPr>
        <w:numPr>
          <w:ilvl w:val="0"/>
          <w:numId w:val="154"/>
        </w:numPr>
        <w:spacing w:line="240" w:lineRule="auto"/>
        <w:ind w:left="1483"/>
      </w:pPr>
      <w:r w:rsidRPr="009A0299">
        <w:t xml:space="preserve">Receiver Host: </w:t>
      </w:r>
    </w:p>
    <w:p w14:paraId="15028EC5" w14:textId="78B4FC77" w:rsidR="00A57913" w:rsidRDefault="00A57913" w:rsidP="008635B6">
      <w:pPr>
        <w:numPr>
          <w:ilvl w:val="1"/>
          <w:numId w:val="154"/>
        </w:numPr>
        <w:spacing w:line="240" w:lineRule="auto"/>
      </w:pPr>
      <w:r>
        <w:t>Verify that http is selected.</w:t>
      </w:r>
    </w:p>
    <w:p w14:paraId="4B380E3C" w14:textId="5100567B" w:rsidR="009A0299" w:rsidRPr="009A0299" w:rsidRDefault="009A0299" w:rsidP="008635B6">
      <w:pPr>
        <w:numPr>
          <w:ilvl w:val="1"/>
          <w:numId w:val="154"/>
        </w:numPr>
        <w:spacing w:line="240" w:lineRule="auto"/>
      </w:pPr>
      <w:r w:rsidRPr="009A0299">
        <w:t>Verify that 127.0.0.1 or localhost is selected.</w:t>
      </w:r>
    </w:p>
    <w:p w14:paraId="4086EE63" w14:textId="77777777" w:rsidR="009A0299" w:rsidRPr="009A0299" w:rsidRDefault="009A0299" w:rsidP="008635B6">
      <w:pPr>
        <w:numPr>
          <w:ilvl w:val="0"/>
          <w:numId w:val="154"/>
        </w:numPr>
        <w:spacing w:line="240" w:lineRule="auto"/>
      </w:pPr>
      <w:r w:rsidRPr="009A0299">
        <w:t>Click Apply.</w:t>
      </w:r>
    </w:p>
    <w:p w14:paraId="13741699" w14:textId="77777777" w:rsidR="009A0299" w:rsidRPr="009A0299" w:rsidRDefault="009A0299" w:rsidP="009A0299">
      <w:pPr>
        <w:spacing w:line="240" w:lineRule="auto"/>
        <w:ind w:left="765"/>
      </w:pPr>
      <w:r w:rsidRPr="009A0299">
        <w:t>The following occurs:</w:t>
      </w:r>
    </w:p>
    <w:p w14:paraId="67939BC2" w14:textId="77777777" w:rsidR="009A0299" w:rsidRPr="009A0299" w:rsidRDefault="009A0299" w:rsidP="00140E93">
      <w:pPr>
        <w:numPr>
          <w:ilvl w:val="0"/>
          <w:numId w:val="154"/>
        </w:numPr>
        <w:spacing w:line="240" w:lineRule="auto"/>
        <w:ind w:left="1483"/>
      </w:pPr>
      <w:r w:rsidRPr="009A0299">
        <w:t>The Portal attempts to detect the Multicast+ Receiver.</w:t>
      </w:r>
    </w:p>
    <w:p w14:paraId="24CB59D0" w14:textId="77777777" w:rsidR="009A0299" w:rsidRPr="009A0299" w:rsidRDefault="009A0299" w:rsidP="00140E93">
      <w:pPr>
        <w:numPr>
          <w:ilvl w:val="0"/>
          <w:numId w:val="154"/>
        </w:numPr>
        <w:spacing w:line="240" w:lineRule="auto"/>
        <w:ind w:left="1483"/>
      </w:pPr>
      <w:r w:rsidRPr="009A0299">
        <w:t>Upon detection, the Receiver is started and attempts to join the Event on the specified multicast address.</w:t>
      </w:r>
    </w:p>
    <w:p w14:paraId="28414F77" w14:textId="77777777" w:rsidR="009A0299" w:rsidRPr="009A0299" w:rsidRDefault="009A0299" w:rsidP="008635B6">
      <w:pPr>
        <w:numPr>
          <w:ilvl w:val="0"/>
          <w:numId w:val="154"/>
        </w:numPr>
        <w:spacing w:line="240" w:lineRule="auto"/>
      </w:pPr>
      <w:r w:rsidRPr="009A0299">
        <w:lastRenderedPageBreak/>
        <w:t>The Receiver receives segments from the Sender until it has a sufficient amount to start the video player. Once complete, the following appears in the Player section:</w:t>
      </w:r>
    </w:p>
    <w:p w14:paraId="6C9245F8" w14:textId="25D1E388" w:rsidR="009A0299" w:rsidRPr="009A0299" w:rsidRDefault="000D7085" w:rsidP="009A0299">
      <w:pPr>
        <w:spacing w:line="240" w:lineRule="auto"/>
        <w:ind w:left="765"/>
        <w:jc w:val="center"/>
      </w:pPr>
      <w:r>
        <w:rPr>
          <w:noProof/>
        </w:rPr>
        <w:drawing>
          <wp:inline distT="0" distB="0" distL="0" distR="0" wp14:anchorId="3DB8B3C2" wp14:editId="79ECB96C">
            <wp:extent cx="2763434" cy="2510287"/>
            <wp:effectExtent l="0" t="0" r="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79072" cy="2524493"/>
                    </a:xfrm>
                    <a:prstGeom prst="rect">
                      <a:avLst/>
                    </a:prstGeom>
                    <a:noFill/>
                    <a:ln>
                      <a:noFill/>
                    </a:ln>
                  </pic:spPr>
                </pic:pic>
              </a:graphicData>
            </a:graphic>
          </wp:inline>
        </w:drawing>
      </w:r>
    </w:p>
    <w:p w14:paraId="42932EB5" w14:textId="69097822" w:rsidR="009A0299" w:rsidRPr="009A0299" w:rsidRDefault="009A0299" w:rsidP="009A0299">
      <w:pPr>
        <w:numPr>
          <w:ilvl w:val="0"/>
          <w:numId w:val="165"/>
        </w:numPr>
        <w:spacing w:line="240" w:lineRule="auto"/>
        <w:contextualSpacing/>
      </w:pPr>
      <w:r w:rsidRPr="009A0299">
        <w:t>To view that Multicast+ is processing the video stream, see.</w:t>
      </w:r>
    </w:p>
    <w:p w14:paraId="4883DAB2" w14:textId="7AAE5C63" w:rsidR="00485B42" w:rsidRPr="00747199" w:rsidRDefault="00485B42" w:rsidP="00485B42">
      <w:pPr>
        <w:pStyle w:val="Heading3"/>
        <w:shd w:val="clear" w:color="auto" w:fill="A7CBDD" w:themeFill="accent2" w:themeFillTint="66"/>
      </w:pPr>
      <w:bookmarkStart w:id="2446" w:name="_Toc120867466"/>
      <w:r>
        <w:t>View</w:t>
      </w:r>
      <w:r w:rsidRPr="00747199">
        <w:t xml:space="preserve"> </w:t>
      </w:r>
      <w:r>
        <w:t>Multicast+</w:t>
      </w:r>
      <w:r w:rsidRPr="00747199">
        <w:t xml:space="preserve"> </w:t>
      </w:r>
      <w:r>
        <w:t>Analytics</w:t>
      </w:r>
      <w:bookmarkEnd w:id="2446"/>
    </w:p>
    <w:p w14:paraId="40BC1876" w14:textId="4F6ACD2E" w:rsidR="00485B42" w:rsidRDefault="00485B42" w:rsidP="00485B42">
      <w:pPr>
        <w:spacing w:line="240" w:lineRule="auto"/>
      </w:pPr>
      <w:r>
        <w:t xml:space="preserve">Once the Receiver has joined the Multicast event and video is served back to the </w:t>
      </w:r>
      <w:proofErr w:type="spellStart"/>
      <w:r>
        <w:t>LiveTools</w:t>
      </w:r>
      <w:proofErr w:type="spellEnd"/>
      <w:r>
        <w:t xml:space="preserve"> Portal, you can view the data sent from Multicast+</w:t>
      </w:r>
      <w:r w:rsidR="007C773A">
        <w:t xml:space="preserve"> using Core Analytics.</w:t>
      </w:r>
    </w:p>
    <w:p w14:paraId="44BDF430" w14:textId="77777777" w:rsidR="00485B42" w:rsidRDefault="00485B42" w:rsidP="00140E93">
      <w:pPr>
        <w:numPr>
          <w:ilvl w:val="0"/>
          <w:numId w:val="167"/>
        </w:numPr>
        <w:spacing w:line="240" w:lineRule="auto"/>
      </w:pPr>
      <w:r>
        <w:t>On the Core Analytics Dashboard, view the following:</w:t>
      </w:r>
    </w:p>
    <w:p w14:paraId="464DBE69" w14:textId="2785D3EF" w:rsidR="00485B42" w:rsidRDefault="007C773A" w:rsidP="00485B42">
      <w:pPr>
        <w:spacing w:line="240" w:lineRule="auto"/>
        <w:ind w:left="765"/>
        <w:jc w:val="center"/>
      </w:pPr>
      <w:r>
        <w:rPr>
          <w:noProof/>
        </w:rPr>
        <w:drawing>
          <wp:inline distT="0" distB="0" distL="0" distR="0" wp14:anchorId="54204AFE" wp14:editId="75E9E3F0">
            <wp:extent cx="1975485" cy="1423670"/>
            <wp:effectExtent l="0" t="0" r="5715" b="5080"/>
            <wp:docPr id="144" name="Picture 1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applicatio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75485" cy="1423670"/>
                    </a:xfrm>
                    <a:prstGeom prst="rect">
                      <a:avLst/>
                    </a:prstGeom>
                    <a:noFill/>
                    <a:ln>
                      <a:noFill/>
                    </a:ln>
                  </pic:spPr>
                </pic:pic>
              </a:graphicData>
            </a:graphic>
          </wp:inline>
        </w:drawing>
      </w:r>
    </w:p>
    <w:p w14:paraId="5F1F7579" w14:textId="77777777" w:rsidR="00A104AE" w:rsidRDefault="00A104AE" w:rsidP="00A104AE">
      <w:pPr>
        <w:spacing w:line="240" w:lineRule="auto"/>
        <w:ind w:left="765"/>
        <w:jc w:val="center"/>
      </w:pPr>
      <w:r>
        <w:rPr>
          <w:noProof/>
        </w:rPr>
        <w:drawing>
          <wp:inline distT="0" distB="0" distL="0" distR="0" wp14:anchorId="46040A47" wp14:editId="240B1957">
            <wp:extent cx="3558329" cy="1768415"/>
            <wp:effectExtent l="0" t="0" r="4445" b="3810"/>
            <wp:docPr id="145" name="Picture 1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51"/>
                    <a:stretch>
                      <a:fillRect/>
                    </a:stretch>
                  </pic:blipFill>
                  <pic:spPr>
                    <a:xfrm>
                      <a:off x="0" y="0"/>
                      <a:ext cx="3573733" cy="1776070"/>
                    </a:xfrm>
                    <a:prstGeom prst="rect">
                      <a:avLst/>
                    </a:prstGeom>
                  </pic:spPr>
                </pic:pic>
              </a:graphicData>
            </a:graphic>
          </wp:inline>
        </w:drawing>
      </w:r>
    </w:p>
    <w:p w14:paraId="0732C3DA" w14:textId="22E6B475" w:rsidR="00A104AE" w:rsidRDefault="00A104AE" w:rsidP="00A104AE">
      <w:pPr>
        <w:pStyle w:val="ListParagraph"/>
        <w:spacing w:line="240" w:lineRule="auto"/>
        <w:ind w:left="765"/>
      </w:pPr>
      <w:r>
        <w:t xml:space="preserve">The Multicast+ card indicates that Senders and Receivers have processed the test stream, and Unique Viewers indicates the number of users (with unique IP addresses) for the Sender. </w:t>
      </w:r>
    </w:p>
    <w:p w14:paraId="07A5B3C4" w14:textId="77777777" w:rsidR="005A6C5A" w:rsidRDefault="005A6C5A" w:rsidP="00A104AE">
      <w:pPr>
        <w:pStyle w:val="ListParagraph"/>
        <w:spacing w:line="240" w:lineRule="auto"/>
        <w:ind w:left="765"/>
      </w:pPr>
    </w:p>
    <w:p w14:paraId="16C176EC" w14:textId="430075DF" w:rsidR="005A6C5A" w:rsidRDefault="005A6C5A" w:rsidP="005A6C5A">
      <w:pPr>
        <w:pStyle w:val="Heading1"/>
      </w:pPr>
      <w:bookmarkStart w:id="2447" w:name="_Toc120867467"/>
      <w:r>
        <w:lastRenderedPageBreak/>
        <w:t>Troubleshooting</w:t>
      </w:r>
      <w:bookmarkEnd w:id="2447"/>
    </w:p>
    <w:p w14:paraId="03B6C063" w14:textId="3AA82EF1" w:rsidR="005A6C5A" w:rsidRDefault="00C05589" w:rsidP="005A6C5A">
      <w:r>
        <w:t>This section outlines some common issues that can occur when verify</w:t>
      </w:r>
      <w:r w:rsidR="007E09D6">
        <w:t>ing</w:t>
      </w:r>
      <w:r>
        <w:t xml:space="preserve"> your Ramp </w:t>
      </w:r>
      <w:proofErr w:type="spellStart"/>
      <w:r>
        <w:t>eCDN</w:t>
      </w:r>
      <w:proofErr w:type="spellEnd"/>
      <w:r>
        <w:t xml:space="preserve"> components.</w:t>
      </w:r>
    </w:p>
    <w:p w14:paraId="2BD64EF9" w14:textId="01C6C6F6" w:rsidR="00AA1730" w:rsidRDefault="00AA1730" w:rsidP="00140E93">
      <w:pPr>
        <w:pStyle w:val="Heading2"/>
        <w:spacing w:before="120"/>
      </w:pPr>
      <w:bookmarkStart w:id="2448" w:name="_Toc120867468"/>
      <w:r>
        <w:t>Altimeter/Core Analytics/Data Broker Connection Issues</w:t>
      </w:r>
      <w:bookmarkEnd w:id="2448"/>
    </w:p>
    <w:p w14:paraId="41CB7866" w14:textId="3F56993E" w:rsidR="00AA1730" w:rsidRDefault="00AA1730" w:rsidP="00AA1730">
      <w:r>
        <w:t xml:space="preserve">If there appear to be connection issues with Altimeter/Core </w:t>
      </w:r>
      <w:r w:rsidR="00572BA0">
        <w:t>A</w:t>
      </w:r>
      <w:r>
        <w:t>nalytics</w:t>
      </w:r>
      <w:r w:rsidR="00572BA0">
        <w:t>/Data Broker:</w:t>
      </w:r>
    </w:p>
    <w:p w14:paraId="7FEC8F8D" w14:textId="7C2AEE0F" w:rsidR="00572BA0" w:rsidRDefault="00572BA0" w:rsidP="00140E93">
      <w:pPr>
        <w:pStyle w:val="ListParagraph"/>
        <w:numPr>
          <w:ilvl w:val="0"/>
          <w:numId w:val="178"/>
        </w:numPr>
        <w:ind w:left="763"/>
        <w:contextualSpacing w:val="0"/>
      </w:pPr>
      <w:r>
        <w:t xml:space="preserve">Collect the appropriate component logs listed in </w:t>
      </w:r>
      <w:hyperlink w:anchor="_Ramp_eCDN_Log" w:history="1">
        <w:r w:rsidRPr="0042451A">
          <w:rPr>
            <w:rStyle w:val="Hyperlink"/>
          </w:rPr>
          <w:t xml:space="preserve">Ramp </w:t>
        </w:r>
        <w:proofErr w:type="spellStart"/>
        <w:r w:rsidRPr="0042451A">
          <w:rPr>
            <w:rStyle w:val="Hyperlink"/>
          </w:rPr>
          <w:t>eCDN</w:t>
        </w:r>
        <w:proofErr w:type="spellEnd"/>
        <w:r w:rsidRPr="0042451A">
          <w:rPr>
            <w:rStyle w:val="Hyperlink"/>
          </w:rPr>
          <w:t xml:space="preserve"> Log Locations</w:t>
        </w:r>
      </w:hyperlink>
      <w:r>
        <w:t>.</w:t>
      </w:r>
    </w:p>
    <w:p w14:paraId="0E8A239C" w14:textId="12E2E15A" w:rsidR="00572BA0" w:rsidRDefault="00572BA0" w:rsidP="00572BA0">
      <w:pPr>
        <w:pStyle w:val="ListParagraph"/>
        <w:numPr>
          <w:ilvl w:val="0"/>
          <w:numId w:val="178"/>
        </w:numPr>
        <w:ind w:left="763"/>
        <w:contextualSpacing w:val="0"/>
      </w:pPr>
      <w:r>
        <w:t xml:space="preserve">Examine the logs. </w:t>
      </w:r>
    </w:p>
    <w:p w14:paraId="24EBF484" w14:textId="04EBD580" w:rsidR="00572BA0" w:rsidRDefault="00572BA0" w:rsidP="00572BA0">
      <w:pPr>
        <w:pStyle w:val="ListParagraph"/>
        <w:numPr>
          <w:ilvl w:val="0"/>
          <w:numId w:val="178"/>
        </w:numPr>
        <w:ind w:left="763"/>
        <w:contextualSpacing w:val="0"/>
      </w:pPr>
      <w:bookmarkStart w:id="2449" w:name="_Hlk108084761"/>
      <w:r>
        <w:t xml:space="preserve">If you see a </w:t>
      </w:r>
      <w:r w:rsidR="00D917A2">
        <w:t xml:space="preserve">message </w:t>
      </w:r>
      <w:r>
        <w:t>similar to the following:</w:t>
      </w:r>
    </w:p>
    <w:p w14:paraId="7D6B3193" w14:textId="0F5E68E4" w:rsidR="00572BA0" w:rsidRPr="00140E93" w:rsidRDefault="00572BA0" w:rsidP="00140E93">
      <w:pPr>
        <w:pStyle w:val="ListParagraph"/>
        <w:ind w:left="763"/>
        <w:contextualSpacing w:val="0"/>
        <w:rPr>
          <w:rFonts w:ascii="Courier New" w:hAnsi="Courier New" w:cs="Courier New"/>
        </w:rPr>
      </w:pPr>
      <w:r w:rsidRPr="00140E93">
        <w:rPr>
          <w:rFonts w:ascii="Courier New" w:hAnsi="Courier New" w:cs="Courier New"/>
        </w:rPr>
        <w:t xml:space="preserve">Caused by: </w:t>
      </w:r>
      <w:proofErr w:type="spellStart"/>
      <w:r w:rsidRPr="00140E93">
        <w:rPr>
          <w:rFonts w:ascii="Courier New" w:hAnsi="Courier New" w:cs="Courier New"/>
        </w:rPr>
        <w:t>java.lang.IllegalStateException</w:t>
      </w:r>
      <w:proofErr w:type="spellEnd"/>
      <w:r w:rsidRPr="00140E93">
        <w:rPr>
          <w:rFonts w:ascii="Courier New" w:hAnsi="Courier New" w:cs="Courier New"/>
        </w:rPr>
        <w:t xml:space="preserve">: </w:t>
      </w:r>
      <w:proofErr w:type="spellStart"/>
      <w:r w:rsidRPr="00140E93">
        <w:rPr>
          <w:rFonts w:ascii="Courier New" w:hAnsi="Courier New" w:cs="Courier New"/>
        </w:rPr>
        <w:t>org.springframework.jdbc.support.MetaDataAccessException</w:t>
      </w:r>
      <w:proofErr w:type="spellEnd"/>
      <w:r w:rsidRPr="00140E93">
        <w:rPr>
          <w:rFonts w:ascii="Courier New" w:hAnsi="Courier New" w:cs="Courier New"/>
        </w:rPr>
        <w:t>: Could not get Connection for extracting meta-data;</w:t>
      </w:r>
    </w:p>
    <w:p w14:paraId="2F897746" w14:textId="77777777" w:rsidR="00817D8E" w:rsidRDefault="00817D8E" w:rsidP="00817D8E">
      <w:pPr>
        <w:pStyle w:val="ListParagraph"/>
        <w:ind w:left="763"/>
        <w:contextualSpacing w:val="0"/>
        <w:rPr>
          <w:ins w:id="2450" w:author="Jim Hewitt" w:date="2022-11-28T08:57:00Z"/>
        </w:rPr>
      </w:pPr>
      <w:bookmarkStart w:id="2451" w:name="_Hlk120518282"/>
      <w:ins w:id="2452" w:author="Jim Hewitt" w:date="2022-11-28T08:57:00Z">
        <w:r>
          <w:t xml:space="preserve">The message indicates that the database connection string is invalid. Use the Ramp </w:t>
        </w:r>
        <w:proofErr w:type="spellStart"/>
        <w:r>
          <w:t>eCDN</w:t>
        </w:r>
        <w:proofErr w:type="spellEnd"/>
        <w:r>
          <w:t xml:space="preserve"> installer to update the component’s connection string, and restart the component.</w:t>
        </w:r>
      </w:ins>
    </w:p>
    <w:p w14:paraId="22CCB03A" w14:textId="039613FD" w:rsidR="00572BA0" w:rsidDel="00817D8E" w:rsidRDefault="00D917A2" w:rsidP="00D917A2">
      <w:pPr>
        <w:pStyle w:val="ListParagraph"/>
        <w:ind w:left="763"/>
        <w:contextualSpacing w:val="0"/>
        <w:rPr>
          <w:del w:id="2453" w:author="Jim Hewitt" w:date="2022-11-28T08:57:00Z"/>
        </w:rPr>
      </w:pPr>
      <w:del w:id="2454" w:author="Jim Hewitt" w:date="2022-11-28T08:57:00Z">
        <w:r w:rsidDel="00817D8E">
          <w:delText>The message indicates that the database connection string is invalid</w:delText>
        </w:r>
        <w:r w:rsidR="00FE4531" w:rsidDel="00817D8E">
          <w:delText xml:space="preserve">. </w:delText>
        </w:r>
        <w:r w:rsidR="00817D8E" w:rsidDel="00817D8E">
          <w:delText xml:space="preserve">Use the Ramp eCDN installer to update the component’s </w:delText>
        </w:r>
        <w:r w:rsidR="00FE4531" w:rsidDel="00817D8E">
          <w:delText xml:space="preserve">connection string, </w:delText>
        </w:r>
        <w:r w:rsidR="00817D8E" w:rsidDel="00817D8E">
          <w:delText xml:space="preserve">and </w:delText>
        </w:r>
        <w:r w:rsidR="00FE4531" w:rsidDel="00817D8E">
          <w:delText>restart the component</w:delText>
        </w:r>
        <w:r w:rsidR="00817D8E" w:rsidDel="00817D8E">
          <w:delText>.</w:delText>
        </w:r>
      </w:del>
    </w:p>
    <w:bookmarkEnd w:id="2451"/>
    <w:p w14:paraId="3065162D" w14:textId="3B17874F" w:rsidR="00E13BF2" w:rsidRDefault="00E13BF2" w:rsidP="00D917A2">
      <w:pPr>
        <w:pStyle w:val="ListParagraph"/>
        <w:ind w:left="763"/>
        <w:contextualSpacing w:val="0"/>
      </w:pPr>
      <w:r w:rsidRPr="00E13BF2">
        <w:rPr>
          <w:noProof/>
        </w:rPr>
        <mc:AlternateContent>
          <mc:Choice Requires="wps">
            <w:drawing>
              <wp:inline distT="0" distB="0" distL="0" distR="0" wp14:anchorId="10AEB6E5" wp14:editId="19AB36D3">
                <wp:extent cx="5607170" cy="560717"/>
                <wp:effectExtent l="0" t="0" r="12700" b="10795"/>
                <wp:docPr id="4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7170" cy="560717"/>
                        </a:xfrm>
                        <a:prstGeom prst="bracketPair">
                          <a:avLst>
                            <a:gd name="adj" fmla="val 10754"/>
                          </a:avLst>
                        </a:prstGeom>
                        <a:noFill/>
                        <a:ln w="19050">
                          <a:solidFill>
                            <a:srgbClr val="BED632"/>
                          </a:solidFill>
                          <a:round/>
                          <a:headEnd/>
                          <a:tailEnd/>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943634"/>
                              </a:solidFill>
                            </a14:hiddenFill>
                          </a:ext>
                          <a:ext uri="{AF507438-7753-43e0-B8FC-AC1667EBCBE1}">
                            <a14:hiddenEffects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17961" dir="2700000" algn="ctr" rotWithShape="0">
                                  <a:srgbClr val="9BBB59">
                                    <a:gamma/>
                                    <a:shade val="60000"/>
                                    <a:invGamma/>
                                  </a:srgbClr>
                                </a:outerShdw>
                              </a:effectLst>
                            </a14:hiddenEffects>
                          </a:ext>
                        </a:extLst>
                      </wps:spPr>
                      <wps:txbx>
                        <w:txbxContent>
                          <w:p w14:paraId="3523D7B8" w14:textId="62DABD20" w:rsidR="00E13BF2" w:rsidRPr="00140E93" w:rsidRDefault="00E13BF2" w:rsidP="00E13BF2">
                            <w:pPr>
                              <w:pStyle w:val="ListParagraph"/>
                              <w:spacing w:after="0"/>
                              <w:ind w:left="0"/>
                              <w:jc w:val="both"/>
                              <w:rPr>
                                <w:b/>
                                <w:bCs/>
                                <w:i/>
                              </w:rPr>
                            </w:pPr>
                            <w:r>
                              <w:rPr>
                                <w:b/>
                                <w:i/>
                              </w:rPr>
                              <w:t>IMPORTANT</w:t>
                            </w:r>
                            <w:r w:rsidRPr="007F45B7">
                              <w:rPr>
                                <w:b/>
                                <w:i/>
                              </w:rPr>
                              <w:t>:</w:t>
                            </w:r>
                            <w:r w:rsidRPr="007F45B7">
                              <w:rPr>
                                <w:i/>
                              </w:rPr>
                              <w:t xml:space="preserve"> </w:t>
                            </w:r>
                            <w:r w:rsidRPr="00140E93">
                              <w:rPr>
                                <w:b/>
                                <w:bCs/>
                                <w:i/>
                              </w:rPr>
                              <w:t xml:space="preserve"> </w:t>
                            </w:r>
                            <w:r>
                              <w:rPr>
                                <w:b/>
                                <w:bCs/>
                                <w:i/>
                              </w:rPr>
                              <w:t>DO NOT start Core</w:t>
                            </w:r>
                            <w:r w:rsidRPr="00140E93">
                              <w:rPr>
                                <w:b/>
                                <w:bCs/>
                                <w:i/>
                              </w:rPr>
                              <w:t xml:space="preserve"> Analytics and Data Broker simultaneously. Start one component, wait 30 seconds, then start the other component.</w:t>
                            </w:r>
                          </w:p>
                        </w:txbxContent>
                      </wps:txbx>
                      <wps:bodyPr rot="0" vert="horz" wrap="square" lIns="45720" tIns="45720" rIns="45720" bIns="45720" anchor="ctr" anchorCtr="0" upright="1">
                        <a:noAutofit/>
                      </wps:bodyPr>
                    </wps:wsp>
                  </a:graphicData>
                </a:graphic>
              </wp:inline>
            </w:drawing>
          </mc:Choice>
          <mc:Fallback>
            <w:pict>
              <v:shape w14:anchorId="10AEB6E5" id="_x0000_s1036" type="#_x0000_t185" style="width:441.5pt;height:4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" adj="2323" strokecolor="#bed632" strokeweight="1.5pt">
                <v:textbox inset="3.6pt,,3.6pt">
                  <w:txbxContent>
                    <w:p w14:paraId="3523D7B8" w14:textId="62DABD20" w:rsidR="00E13BF2" w:rsidRPr="00140E93" w:rsidRDefault="00E13BF2" w:rsidP="00E13BF2">
                      <w:pPr>
                        <w:pStyle w:val="ListParagraph"/>
                        <w:spacing w:after="0"/>
                        <w:ind w:left="0"/>
                        <w:jc w:val="both"/>
                        <w:rPr>
                          <w:b/>
                          <w:bCs/>
                          <w:i/>
                        </w:rPr>
                      </w:pPr>
                      <w:r>
                        <w:rPr>
                          <w:b/>
                          <w:i/>
                        </w:rPr>
                        <w:t>IMPORTANT</w:t>
                      </w:r>
                      <w:r w:rsidRPr="007F45B7">
                        <w:rPr>
                          <w:b/>
                          <w:i/>
                        </w:rPr>
                        <w:t>:</w:t>
                      </w:r>
                      <w:r w:rsidRPr="007F45B7">
                        <w:rPr>
                          <w:i/>
                        </w:rPr>
                        <w:t xml:space="preserve"> </w:t>
                      </w:r>
                      <w:r w:rsidRPr="00140E93">
                        <w:rPr>
                          <w:b/>
                          <w:bCs/>
                          <w:i/>
                        </w:rPr>
                        <w:t xml:space="preserve"> </w:t>
                      </w:r>
                      <w:r>
                        <w:rPr>
                          <w:b/>
                          <w:bCs/>
                          <w:i/>
                        </w:rPr>
                        <w:t>DO NOT start Core</w:t>
                      </w:r>
                      <w:r w:rsidRPr="00140E93">
                        <w:rPr>
                          <w:b/>
                          <w:bCs/>
                          <w:i/>
                        </w:rPr>
                        <w:t xml:space="preserve"> Analytics and Data Broker simultaneously. Start one component, wait 30 seconds, then start the other component.</w:t>
                      </w:r>
                    </w:p>
                  </w:txbxContent>
                </v:textbox>
                <w10:anchorlock/>
              </v:shape>
            </w:pict>
          </mc:Fallback>
        </mc:AlternateContent>
      </w:r>
    </w:p>
    <w:bookmarkEnd w:id="2449"/>
    <w:p w14:paraId="578E7073" w14:textId="77777777" w:rsidR="004A3A35" w:rsidRDefault="004A3A35" w:rsidP="004A3A35">
      <w:pPr>
        <w:pStyle w:val="ListParagraph"/>
        <w:numPr>
          <w:ilvl w:val="0"/>
          <w:numId w:val="178"/>
        </w:numPr>
        <w:contextualSpacing w:val="0"/>
      </w:pPr>
      <w:r>
        <w:t>If you see a message similar to the following:</w:t>
      </w:r>
    </w:p>
    <w:p w14:paraId="44DECE3A" w14:textId="77777777" w:rsidR="004A3A35" w:rsidRPr="004A3A35" w:rsidRDefault="004A3A35" w:rsidP="004A3A35">
      <w:pPr>
        <w:pStyle w:val="ListParagraph"/>
        <w:ind w:left="763"/>
        <w:rPr>
          <w:rFonts w:ascii="Courier New" w:hAnsi="Courier New" w:cs="Courier New"/>
        </w:rPr>
      </w:pPr>
      <w:r w:rsidRPr="004A3A35">
        <w:rPr>
          <w:rFonts w:ascii="Courier New" w:hAnsi="Courier New" w:cs="Courier New"/>
        </w:rPr>
        <w:t xml:space="preserve">SEVERE [RMI TCP Connection(2)-127.0.0.1] </w:t>
      </w:r>
      <w:proofErr w:type="spellStart"/>
      <w:r w:rsidRPr="004A3A35">
        <w:rPr>
          <w:rFonts w:ascii="Courier New" w:hAnsi="Courier New" w:cs="Courier New"/>
        </w:rPr>
        <w:t>org.apache.tomcat.jdbc.pool.ConnectionPool.init</w:t>
      </w:r>
      <w:proofErr w:type="spellEnd"/>
      <w:r w:rsidRPr="004A3A35">
        <w:rPr>
          <w:rFonts w:ascii="Courier New" w:hAnsi="Courier New" w:cs="Courier New"/>
        </w:rPr>
        <w:t xml:space="preserve"> Unable to create initial connections of pool.</w:t>
      </w:r>
    </w:p>
    <w:p w14:paraId="0E7CBE80" w14:textId="66766879" w:rsidR="004A3A35" w:rsidRPr="00637B47" w:rsidRDefault="004A3A35" w:rsidP="004A3A35">
      <w:pPr>
        <w:pStyle w:val="ListParagraph"/>
        <w:ind w:left="763"/>
        <w:contextualSpacing w:val="0"/>
        <w:rPr>
          <w:rFonts w:ascii="Courier New" w:hAnsi="Courier New" w:cs="Courier New"/>
        </w:rPr>
      </w:pPr>
      <w:r w:rsidRPr="004A3A35">
        <w:rPr>
          <w:rFonts w:ascii="Courier New" w:hAnsi="Courier New" w:cs="Courier New"/>
        </w:rPr>
        <w:t xml:space="preserve">    </w:t>
      </w:r>
      <w:proofErr w:type="spellStart"/>
      <w:r w:rsidRPr="004A3A35">
        <w:rPr>
          <w:rFonts w:ascii="Courier New" w:hAnsi="Courier New" w:cs="Courier New"/>
        </w:rPr>
        <w:t>com.microsoft.sqlserver.jdbc.SQLServerException</w:t>
      </w:r>
      <w:proofErr w:type="spellEnd"/>
      <w:r w:rsidRPr="004A3A35">
        <w:rPr>
          <w:rFonts w:ascii="Courier New" w:hAnsi="Courier New" w:cs="Courier New"/>
        </w:rPr>
        <w:t>: The TCP/IP connection to the host 127.0.0.1, port 1433 has failed. Error: "Connection refused: no further information. Verify the connection properties. Make sure that an instance of SQL Server is running on the host and accepting TCP/IP connections at the port. Make sure that TCP connections to the port are not blocked by a firewall.".</w:t>
      </w:r>
    </w:p>
    <w:p w14:paraId="0C25E9BE" w14:textId="3009D8FB" w:rsidR="004A3A35" w:rsidRDefault="004A3A35" w:rsidP="004A3A35">
      <w:pPr>
        <w:pStyle w:val="ListParagraph"/>
        <w:ind w:left="763"/>
        <w:contextualSpacing w:val="0"/>
      </w:pPr>
      <w:r>
        <w:t xml:space="preserve">The message indicates that the database server is not reachable or is down. Please verify that the database is running and reachable. </w:t>
      </w:r>
    </w:p>
    <w:p w14:paraId="2D9E1868" w14:textId="77777777" w:rsidR="004A3A35" w:rsidRDefault="004A3A35" w:rsidP="004A3A35">
      <w:pPr>
        <w:pStyle w:val="ListParagraph"/>
        <w:numPr>
          <w:ilvl w:val="0"/>
          <w:numId w:val="178"/>
        </w:numPr>
        <w:contextualSpacing w:val="0"/>
      </w:pPr>
      <w:r>
        <w:t>If you see a message similar to the following:</w:t>
      </w:r>
    </w:p>
    <w:p w14:paraId="18C40444" w14:textId="77777777" w:rsidR="004A3A35" w:rsidRPr="004A3A35" w:rsidRDefault="004A3A35" w:rsidP="004A3A35">
      <w:pPr>
        <w:pStyle w:val="ListParagraph"/>
        <w:ind w:left="763"/>
        <w:rPr>
          <w:rFonts w:ascii="Courier New" w:hAnsi="Courier New" w:cs="Courier New"/>
        </w:rPr>
      </w:pPr>
      <w:r w:rsidRPr="004A3A35">
        <w:rPr>
          <w:rFonts w:ascii="Courier New" w:hAnsi="Courier New" w:cs="Courier New"/>
        </w:rPr>
        <w:t xml:space="preserve">WARNING [main] </w:t>
      </w:r>
      <w:proofErr w:type="spellStart"/>
      <w:r w:rsidRPr="004A3A35">
        <w:rPr>
          <w:rFonts w:ascii="Courier New" w:hAnsi="Courier New" w:cs="Courier New"/>
        </w:rPr>
        <w:t>org.apache.naming.NamingContext.lookup</w:t>
      </w:r>
      <w:proofErr w:type="spellEnd"/>
      <w:r w:rsidRPr="004A3A35">
        <w:rPr>
          <w:rFonts w:ascii="Courier New" w:hAnsi="Courier New" w:cs="Courier New"/>
        </w:rPr>
        <w:t xml:space="preserve"> Unexpected exception resolving reference</w:t>
      </w:r>
    </w:p>
    <w:p w14:paraId="251B08C0" w14:textId="7EEF192B" w:rsidR="004A3A35" w:rsidRPr="004A3A35" w:rsidRDefault="004A3A35" w:rsidP="00140E93">
      <w:pPr>
        <w:pStyle w:val="ListParagraph"/>
        <w:ind w:left="763"/>
        <w:contextualSpacing w:val="0"/>
        <w:rPr>
          <w:rFonts w:ascii="Courier New" w:hAnsi="Courier New" w:cs="Courier New"/>
        </w:rPr>
      </w:pPr>
      <w:r w:rsidRPr="004A3A35">
        <w:rPr>
          <w:rFonts w:ascii="Courier New" w:hAnsi="Courier New" w:cs="Courier New"/>
        </w:rPr>
        <w:t xml:space="preserve">    </w:t>
      </w:r>
      <w:proofErr w:type="spellStart"/>
      <w:r w:rsidRPr="004A3A35">
        <w:rPr>
          <w:rFonts w:ascii="Courier New" w:hAnsi="Courier New" w:cs="Courier New"/>
        </w:rPr>
        <w:t>com.microsoft.sqlserver.jdbc.SQLServerException</w:t>
      </w:r>
      <w:proofErr w:type="spellEnd"/>
      <w:r w:rsidRPr="004A3A35">
        <w:rPr>
          <w:rFonts w:ascii="Courier New" w:hAnsi="Courier New" w:cs="Courier New"/>
        </w:rPr>
        <w:t>: Login failed for user 'altimeter'. ClientConnectionId:e6247069-db64-4f5f-bfb0-e6c97381d893</w:t>
      </w:r>
    </w:p>
    <w:p w14:paraId="0D4DD38A" w14:textId="4BE6A04D" w:rsidR="004A3A35" w:rsidRDefault="004A3A35" w:rsidP="004A3A35">
      <w:pPr>
        <w:pStyle w:val="ListParagraph"/>
        <w:ind w:left="763"/>
        <w:contextualSpacing w:val="0"/>
      </w:pPr>
      <w:r>
        <w:t xml:space="preserve">The message indicates that the database server is reachable, but the password is incorrect. Please </w:t>
      </w:r>
      <w:r w:rsidR="009A5ED2">
        <w:t>verify that you have the correct password for each user.</w:t>
      </w:r>
    </w:p>
    <w:p w14:paraId="5E9F2D01" w14:textId="77777777" w:rsidR="008D7A7B" w:rsidRDefault="008D7A7B" w:rsidP="008D7A7B">
      <w:pPr>
        <w:pStyle w:val="ListParagraph"/>
        <w:numPr>
          <w:ilvl w:val="0"/>
          <w:numId w:val="178"/>
        </w:numPr>
        <w:contextualSpacing w:val="0"/>
      </w:pPr>
      <w:bookmarkStart w:id="2455" w:name="_Hlk109051689"/>
      <w:r>
        <w:t>If you see a message similar to the following:</w:t>
      </w:r>
    </w:p>
    <w:p w14:paraId="616E423F" w14:textId="77777777" w:rsidR="008D7A7B" w:rsidRPr="008D7A7B" w:rsidRDefault="008D7A7B" w:rsidP="008D7A7B">
      <w:pPr>
        <w:pStyle w:val="ListParagraph"/>
        <w:ind w:left="763"/>
        <w:rPr>
          <w:rFonts w:ascii="Courier New" w:hAnsi="Courier New" w:cs="Courier New"/>
        </w:rPr>
      </w:pPr>
      <w:r w:rsidRPr="008D7A7B">
        <w:rPr>
          <w:rFonts w:ascii="Courier New" w:hAnsi="Courier New" w:cs="Courier New"/>
        </w:rPr>
        <w:t xml:space="preserve">ERROR </w:t>
      </w:r>
      <w:proofErr w:type="spellStart"/>
      <w:r w:rsidRPr="008D7A7B">
        <w:rPr>
          <w:rFonts w:ascii="Courier New" w:hAnsi="Courier New" w:cs="Courier New"/>
        </w:rPr>
        <w:t>org.springframework.boot.SpringApplication</w:t>
      </w:r>
      <w:proofErr w:type="spellEnd"/>
      <w:r w:rsidRPr="008D7A7B">
        <w:rPr>
          <w:rFonts w:ascii="Courier New" w:hAnsi="Courier New" w:cs="Courier New"/>
        </w:rPr>
        <w:t xml:space="preserve"> [</w:t>
      </w:r>
      <w:proofErr w:type="spellStart"/>
      <w:r w:rsidRPr="008D7A7B">
        <w:rPr>
          <w:rFonts w:ascii="Courier New" w:hAnsi="Courier New" w:cs="Courier New"/>
        </w:rPr>
        <w:t>restartedMain</w:t>
      </w:r>
      <w:proofErr w:type="spellEnd"/>
      <w:r w:rsidRPr="008D7A7B">
        <w:rPr>
          <w:rFonts w:ascii="Courier New" w:hAnsi="Courier New" w:cs="Courier New"/>
        </w:rPr>
        <w:t>] Application run failed</w:t>
      </w:r>
    </w:p>
    <w:p w14:paraId="43D7D9D3" w14:textId="5DF04BBB" w:rsidR="008D7A7B" w:rsidRPr="004A3A35" w:rsidRDefault="008D7A7B" w:rsidP="008D7A7B">
      <w:pPr>
        <w:pStyle w:val="ListParagraph"/>
        <w:ind w:left="763"/>
        <w:contextualSpacing w:val="0"/>
        <w:rPr>
          <w:rFonts w:ascii="Courier New" w:hAnsi="Courier New" w:cs="Courier New"/>
        </w:rPr>
      </w:pPr>
      <w:proofErr w:type="spellStart"/>
      <w:r w:rsidRPr="008D7A7B">
        <w:rPr>
          <w:rFonts w:ascii="Courier New" w:hAnsi="Courier New" w:cs="Courier New"/>
        </w:rPr>
        <w:lastRenderedPageBreak/>
        <w:t>org.springframework.beans.factory.BeanCreationException</w:t>
      </w:r>
      <w:proofErr w:type="spellEnd"/>
      <w:r w:rsidRPr="008D7A7B">
        <w:rPr>
          <w:rFonts w:ascii="Courier New" w:hAnsi="Courier New" w:cs="Courier New"/>
        </w:rPr>
        <w:t>: Error creating bean with name '</w:t>
      </w:r>
      <w:proofErr w:type="spellStart"/>
      <w:r w:rsidRPr="008D7A7B">
        <w:rPr>
          <w:rFonts w:ascii="Courier New" w:hAnsi="Courier New" w:cs="Courier New"/>
        </w:rPr>
        <w:t>flywayInitializer</w:t>
      </w:r>
      <w:proofErr w:type="spellEnd"/>
      <w:r w:rsidRPr="008D7A7B">
        <w:rPr>
          <w:rFonts w:ascii="Courier New" w:hAnsi="Courier New" w:cs="Courier New"/>
        </w:rPr>
        <w:t xml:space="preserve">' defined in class path resource [org/springframework/boot/autoconfigure/flyway/FlywayAutoConfiguration$FlywayConfiguration.class]: Invocation of </w:t>
      </w:r>
      <w:proofErr w:type="spellStart"/>
      <w:r w:rsidRPr="008D7A7B">
        <w:rPr>
          <w:rFonts w:ascii="Courier New" w:hAnsi="Courier New" w:cs="Courier New"/>
        </w:rPr>
        <w:t>init</w:t>
      </w:r>
      <w:proofErr w:type="spellEnd"/>
      <w:r w:rsidRPr="008D7A7B">
        <w:rPr>
          <w:rFonts w:ascii="Courier New" w:hAnsi="Courier New" w:cs="Courier New"/>
        </w:rPr>
        <w:t xml:space="preserve"> method failed; nested exception is </w:t>
      </w:r>
      <w:proofErr w:type="spellStart"/>
      <w:r w:rsidRPr="008D7A7B">
        <w:rPr>
          <w:rFonts w:ascii="Courier New" w:hAnsi="Courier New" w:cs="Courier New"/>
        </w:rPr>
        <w:t>org.flywaydb.core.api.FlywayException</w:t>
      </w:r>
      <w:proofErr w:type="spellEnd"/>
      <w:r w:rsidRPr="008D7A7B">
        <w:rPr>
          <w:rFonts w:ascii="Courier New" w:hAnsi="Courier New" w:cs="Courier New"/>
        </w:rPr>
        <w:t>: Found non-empty schema(s) [</w:t>
      </w:r>
      <w:proofErr w:type="spellStart"/>
      <w:r w:rsidRPr="008D7A7B">
        <w:rPr>
          <w:rFonts w:ascii="Courier New" w:hAnsi="Courier New" w:cs="Courier New"/>
        </w:rPr>
        <w:t>dbo</w:t>
      </w:r>
      <w:proofErr w:type="spellEnd"/>
      <w:r w:rsidRPr="008D7A7B">
        <w:rPr>
          <w:rFonts w:ascii="Courier New" w:hAnsi="Courier New" w:cs="Courier New"/>
        </w:rPr>
        <w:t xml:space="preserve">] but no schema history table. Use baseline() or set </w:t>
      </w:r>
      <w:proofErr w:type="spellStart"/>
      <w:r w:rsidRPr="008D7A7B">
        <w:rPr>
          <w:rFonts w:ascii="Courier New" w:hAnsi="Courier New" w:cs="Courier New"/>
        </w:rPr>
        <w:t>baselineOnMigrate</w:t>
      </w:r>
      <w:proofErr w:type="spellEnd"/>
      <w:r w:rsidRPr="008D7A7B">
        <w:rPr>
          <w:rFonts w:ascii="Courier New" w:hAnsi="Courier New" w:cs="Courier New"/>
        </w:rPr>
        <w:t xml:space="preserve"> to true to initialize the schema history table.</w:t>
      </w:r>
    </w:p>
    <w:p w14:paraId="69A0792B" w14:textId="014C4AF4" w:rsidR="008D7A7B" w:rsidRDefault="008D7A7B" w:rsidP="008D7A7B">
      <w:pPr>
        <w:pStyle w:val="ListParagraph"/>
        <w:ind w:left="763"/>
        <w:contextualSpacing w:val="0"/>
      </w:pPr>
      <w:r>
        <w:t xml:space="preserve">The message indicates that the existing mate database was not set up correctly. Please drop, then </w:t>
      </w:r>
      <w:proofErr w:type="gramStart"/>
      <w:r>
        <w:t>create,</w:t>
      </w:r>
      <w:proofErr w:type="gramEnd"/>
      <w:r>
        <w:t xml:space="preserve"> the mate database.</w:t>
      </w:r>
      <w:r w:rsidR="006A4DEF">
        <w:t xml:space="preserve"> For example:</w:t>
      </w:r>
    </w:p>
    <w:p w14:paraId="66E4248A" w14:textId="253AA1AB" w:rsidR="006A4DEF" w:rsidRDefault="006A4DEF" w:rsidP="006A4DEF">
      <w:pPr>
        <w:pStyle w:val="ListParagraph"/>
        <w:numPr>
          <w:ilvl w:val="0"/>
          <w:numId w:val="182"/>
        </w:numPr>
        <w:contextualSpacing w:val="0"/>
      </w:pPr>
      <w:r>
        <w:t xml:space="preserve">MySQL: </w:t>
      </w:r>
    </w:p>
    <w:p w14:paraId="0F003E12" w14:textId="77777777" w:rsidR="006A4DEF" w:rsidRPr="00140E93" w:rsidRDefault="006A4DEF" w:rsidP="006A4DEF">
      <w:pPr>
        <w:pStyle w:val="ListParagraph"/>
        <w:ind w:left="1483"/>
        <w:rPr>
          <w:rFonts w:ascii="Courier New" w:hAnsi="Courier New" w:cs="Courier New"/>
        </w:rPr>
      </w:pPr>
      <w:r w:rsidRPr="00140E93">
        <w:rPr>
          <w:rFonts w:ascii="Courier New" w:hAnsi="Courier New" w:cs="Courier New"/>
        </w:rPr>
        <w:t>Drop database mate;</w:t>
      </w:r>
    </w:p>
    <w:p w14:paraId="5558ECEB" w14:textId="1759E69F" w:rsidR="006A4DEF" w:rsidRPr="00140E93" w:rsidRDefault="006A4DEF" w:rsidP="00140E93">
      <w:pPr>
        <w:pStyle w:val="ListParagraph"/>
        <w:ind w:left="1483"/>
        <w:contextualSpacing w:val="0"/>
        <w:rPr>
          <w:rFonts w:ascii="Courier New" w:hAnsi="Courier New" w:cs="Courier New"/>
        </w:rPr>
      </w:pPr>
      <w:r w:rsidRPr="00140E93">
        <w:rPr>
          <w:rFonts w:ascii="Courier New" w:hAnsi="Courier New" w:cs="Courier New"/>
        </w:rPr>
        <w:t>Create database mate;</w:t>
      </w:r>
    </w:p>
    <w:p w14:paraId="4E341BC4" w14:textId="76FCE7EF" w:rsidR="006A4DEF" w:rsidRDefault="006A4DEF" w:rsidP="006A4DEF">
      <w:pPr>
        <w:pStyle w:val="ListParagraph"/>
        <w:numPr>
          <w:ilvl w:val="0"/>
          <w:numId w:val="182"/>
        </w:numPr>
        <w:contextualSpacing w:val="0"/>
      </w:pPr>
      <w:r>
        <w:t>SQL Server:</w:t>
      </w:r>
    </w:p>
    <w:p w14:paraId="71A06747" w14:textId="77777777" w:rsidR="006A4DEF" w:rsidRPr="00140E93" w:rsidRDefault="006A4DEF" w:rsidP="006A4DEF">
      <w:pPr>
        <w:pStyle w:val="ListParagraph"/>
        <w:ind w:left="1483"/>
        <w:rPr>
          <w:rFonts w:ascii="Courier New" w:hAnsi="Courier New" w:cs="Courier New"/>
        </w:rPr>
      </w:pPr>
      <w:r w:rsidRPr="00140E93">
        <w:rPr>
          <w:rFonts w:ascii="Courier New" w:hAnsi="Courier New" w:cs="Courier New"/>
        </w:rPr>
        <w:t>DROP DATABASE mate;</w:t>
      </w:r>
    </w:p>
    <w:p w14:paraId="5F5AC47E" w14:textId="6D67E774" w:rsidR="006A4DEF" w:rsidRPr="00140E93" w:rsidRDefault="006A4DEF" w:rsidP="00140E93">
      <w:pPr>
        <w:pStyle w:val="ListParagraph"/>
        <w:ind w:left="1483"/>
        <w:contextualSpacing w:val="0"/>
        <w:rPr>
          <w:rFonts w:ascii="Courier New" w:hAnsi="Courier New" w:cs="Courier New"/>
        </w:rPr>
      </w:pPr>
      <w:r w:rsidRPr="00140E93">
        <w:rPr>
          <w:rFonts w:ascii="Courier New" w:hAnsi="Courier New" w:cs="Courier New"/>
        </w:rPr>
        <w:t>CREATE DATABASE mate;</w:t>
      </w:r>
    </w:p>
    <w:p w14:paraId="20F30619" w14:textId="0359EC99" w:rsidR="00C05589" w:rsidRDefault="00C05589" w:rsidP="00C05589">
      <w:pPr>
        <w:pStyle w:val="Heading2"/>
      </w:pPr>
      <w:bookmarkStart w:id="2456" w:name="_Toc120867469"/>
      <w:bookmarkEnd w:id="2455"/>
      <w:r>
        <w:t xml:space="preserve">Multicast+ Sender or </w:t>
      </w:r>
      <w:proofErr w:type="spellStart"/>
      <w:r>
        <w:t>OmniCache</w:t>
      </w:r>
      <w:proofErr w:type="spellEnd"/>
      <w:r>
        <w:t xml:space="preserve"> Node Does Not Appear in Altimeter</w:t>
      </w:r>
      <w:bookmarkEnd w:id="2456"/>
    </w:p>
    <w:p w14:paraId="4E1ECD4E" w14:textId="7572135B" w:rsidR="00C05589" w:rsidRDefault="00C05589" w:rsidP="00C05589">
      <w:r>
        <w:t xml:space="preserve">Once installed, Multicast+ Senders and </w:t>
      </w:r>
      <w:proofErr w:type="spellStart"/>
      <w:r>
        <w:t>OmniCache</w:t>
      </w:r>
      <w:proofErr w:type="spellEnd"/>
      <w:r>
        <w:t xml:space="preserve"> nodes automatically </w:t>
      </w:r>
      <w:r w:rsidR="00FE4F47">
        <w:t>register with Altimeter. If the components do not appear:</w:t>
      </w:r>
    </w:p>
    <w:p w14:paraId="525E9C4D" w14:textId="67E63250" w:rsidR="00FE4F47" w:rsidRDefault="00FE4F47" w:rsidP="00140E93">
      <w:pPr>
        <w:pStyle w:val="ListParagraph"/>
        <w:numPr>
          <w:ilvl w:val="0"/>
          <w:numId w:val="177"/>
        </w:numPr>
        <w:spacing w:line="240" w:lineRule="auto"/>
        <w:contextualSpacing w:val="0"/>
      </w:pPr>
      <w:r>
        <w:t xml:space="preserve">Verify that an active Altimeter is included in the Altimeter Servers list, as described in </w:t>
      </w:r>
      <w:hyperlink w:anchor="_Add_the_Current" w:history="1">
        <w:r w:rsidRPr="00FE4F47">
          <w:rPr>
            <w:rStyle w:val="Hyperlink"/>
          </w:rPr>
          <w:t>Add the Current Altimeter to the Altimeter Servers List</w:t>
        </w:r>
      </w:hyperlink>
      <w:r>
        <w:t>.</w:t>
      </w:r>
    </w:p>
    <w:p w14:paraId="4253EFF4" w14:textId="4005FC0A" w:rsidR="00AA1730" w:rsidRDefault="0047154D">
      <w:pPr>
        <w:pStyle w:val="ListParagraph"/>
        <w:numPr>
          <w:ilvl w:val="0"/>
          <w:numId w:val="177"/>
        </w:numPr>
        <w:spacing w:line="240" w:lineRule="auto"/>
        <w:contextualSpacing w:val="0"/>
      </w:pPr>
      <w:r>
        <w:t xml:space="preserve">Verify that an active Data Broker is included in the Data Broker Cluster as described in </w:t>
      </w:r>
      <w:hyperlink w:anchor="_Update_the_Data_1" w:history="1">
        <w:r w:rsidRPr="0047154D">
          <w:rPr>
            <w:rStyle w:val="Hyperlink"/>
          </w:rPr>
          <w:t>Add the Current Data Broker to the Data Broker Cluster List</w:t>
        </w:r>
      </w:hyperlink>
      <w:r>
        <w:t>.</w:t>
      </w:r>
    </w:p>
    <w:p w14:paraId="26459D03" w14:textId="63821492" w:rsidR="00E86DF0" w:rsidRDefault="00E86DF0" w:rsidP="00140E93">
      <w:pPr>
        <w:pStyle w:val="ListParagraph"/>
        <w:numPr>
          <w:ilvl w:val="0"/>
          <w:numId w:val="177"/>
        </w:numPr>
        <w:contextualSpacing w:val="0"/>
      </w:pPr>
      <w:r>
        <w:t xml:space="preserve">Verify that the correct </w:t>
      </w:r>
      <w:r w:rsidR="0007758C">
        <w:t xml:space="preserve">ramp.manager.url </w:t>
      </w:r>
      <w:r>
        <w:t xml:space="preserve">and </w:t>
      </w:r>
      <w:proofErr w:type="spellStart"/>
      <w:r w:rsidR="0007758C">
        <w:t>ramp.license</w:t>
      </w:r>
      <w:proofErr w:type="spellEnd"/>
      <w:r>
        <w:t xml:space="preserve"> are provided for the component. Update these values, then restart the component service:</w:t>
      </w:r>
    </w:p>
    <w:p w14:paraId="57A54C43" w14:textId="4498D483" w:rsidR="00E86DF0" w:rsidRDefault="00E86DF0" w:rsidP="00E86DF0">
      <w:pPr>
        <w:pStyle w:val="ListParagraph"/>
        <w:numPr>
          <w:ilvl w:val="1"/>
          <w:numId w:val="177"/>
        </w:numPr>
        <w:contextualSpacing w:val="0"/>
      </w:pPr>
      <w:r>
        <w:t xml:space="preserve">Sender: </w:t>
      </w:r>
      <w:r w:rsidR="0007758C">
        <w:br/>
      </w:r>
      <w:r w:rsidRPr="00637B47">
        <w:rPr>
          <w:rFonts w:ascii="Courier New" w:hAnsi="Courier New" w:cs="Courier New"/>
        </w:rPr>
        <w:t>&lt;</w:t>
      </w:r>
      <w:proofErr w:type="spellStart"/>
      <w:r w:rsidRPr="00637B47">
        <w:rPr>
          <w:rFonts w:ascii="Courier New" w:hAnsi="Courier New" w:cs="Courier New"/>
        </w:rPr>
        <w:t>install</w:t>
      </w:r>
      <w:r>
        <w:rPr>
          <w:rFonts w:ascii="Courier New" w:hAnsi="Courier New" w:cs="Courier New"/>
        </w:rPr>
        <w:t>_</w:t>
      </w:r>
      <w:r w:rsidRPr="00637B47">
        <w:rPr>
          <w:rFonts w:ascii="Courier New" w:hAnsi="Courier New" w:cs="Courier New"/>
        </w:rPr>
        <w:t>directory</w:t>
      </w:r>
      <w:proofErr w:type="spellEnd"/>
      <w:r w:rsidRPr="00637B47">
        <w:rPr>
          <w:rFonts w:ascii="Courier New" w:hAnsi="Courier New" w:cs="Courier New"/>
        </w:rPr>
        <w:t>&gt;\</w:t>
      </w:r>
      <w:proofErr w:type="spellStart"/>
      <w:r w:rsidRPr="00637B47">
        <w:rPr>
          <w:rFonts w:ascii="Courier New" w:hAnsi="Courier New" w:cs="Courier New"/>
        </w:rPr>
        <w:t>rampecdn</w:t>
      </w:r>
      <w:proofErr w:type="spellEnd"/>
      <w:r w:rsidRPr="00637B47">
        <w:rPr>
          <w:rFonts w:ascii="Courier New" w:hAnsi="Courier New" w:cs="Courier New"/>
        </w:rPr>
        <w:t>\</w:t>
      </w:r>
      <w:r>
        <w:rPr>
          <w:rFonts w:ascii="Courier New" w:hAnsi="Courier New" w:cs="Courier New"/>
        </w:rPr>
        <w:t>multicast</w:t>
      </w:r>
      <w:r w:rsidRPr="00637B47">
        <w:rPr>
          <w:rFonts w:ascii="Courier New" w:hAnsi="Courier New" w:cs="Courier New"/>
        </w:rPr>
        <w:t>\</w:t>
      </w:r>
      <w:proofErr w:type="spellStart"/>
      <w:r w:rsidR="0007758C">
        <w:rPr>
          <w:rFonts w:ascii="Courier New" w:hAnsi="Courier New" w:cs="Courier New"/>
        </w:rPr>
        <w:t>multicastplus</w:t>
      </w:r>
      <w:proofErr w:type="spellEnd"/>
      <w:r w:rsidR="0007758C">
        <w:rPr>
          <w:rFonts w:ascii="Courier New" w:hAnsi="Courier New" w:cs="Courier New"/>
        </w:rPr>
        <w:t>\</w:t>
      </w:r>
      <w:r w:rsidR="0007758C">
        <w:rPr>
          <w:rFonts w:ascii="Courier New" w:hAnsi="Courier New" w:cs="Courier New"/>
        </w:rPr>
        <w:br/>
      </w:r>
      <w:proofErr w:type="spellStart"/>
      <w:r w:rsidR="0007758C">
        <w:rPr>
          <w:rFonts w:ascii="Courier New" w:hAnsi="Courier New" w:cs="Courier New"/>
        </w:rPr>
        <w:t>component.properties</w:t>
      </w:r>
      <w:proofErr w:type="spellEnd"/>
    </w:p>
    <w:p w14:paraId="7B6B8DD0" w14:textId="10302974" w:rsidR="00E86DF0" w:rsidRDefault="0007758C" w:rsidP="00E86DF0">
      <w:pPr>
        <w:pStyle w:val="ListParagraph"/>
        <w:numPr>
          <w:ilvl w:val="1"/>
          <w:numId w:val="177"/>
        </w:numPr>
        <w:contextualSpacing w:val="0"/>
      </w:pPr>
      <w:proofErr w:type="spellStart"/>
      <w:r>
        <w:t>Omnicache</w:t>
      </w:r>
      <w:proofErr w:type="spellEnd"/>
      <w:r w:rsidR="00E86DF0">
        <w:t xml:space="preserve">: </w:t>
      </w:r>
      <w:r w:rsidR="00E86DF0" w:rsidRPr="00637B47">
        <w:rPr>
          <w:rFonts w:ascii="Courier New" w:hAnsi="Courier New" w:cs="Courier New"/>
        </w:rPr>
        <w:t>&lt;install</w:t>
      </w:r>
      <w:r w:rsidR="00E86DF0">
        <w:rPr>
          <w:rFonts w:ascii="Courier New" w:hAnsi="Courier New" w:cs="Courier New"/>
        </w:rPr>
        <w:t>_</w:t>
      </w:r>
      <w:r w:rsidR="00E86DF0" w:rsidRPr="00637B47">
        <w:rPr>
          <w:rFonts w:ascii="Courier New" w:hAnsi="Courier New" w:cs="Courier New"/>
        </w:rPr>
        <w:t>directory&gt;\rampecdn\</w:t>
      </w:r>
      <w:r>
        <w:rPr>
          <w:rFonts w:ascii="Courier New" w:hAnsi="Courier New" w:cs="Courier New"/>
        </w:rPr>
        <w:t>omnicache</w:t>
      </w:r>
      <w:r w:rsidR="00E86DF0" w:rsidRPr="00637B47">
        <w:rPr>
          <w:rFonts w:ascii="Courier New" w:hAnsi="Courier New" w:cs="Courier New"/>
        </w:rPr>
        <w:t>\</w:t>
      </w:r>
      <w:r>
        <w:rPr>
          <w:rFonts w:ascii="Courier New" w:hAnsi="Courier New" w:cs="Courier New"/>
        </w:rPr>
        <w:t>omnicache\component</w:t>
      </w:r>
      <w:r w:rsidR="00E86DF0">
        <w:rPr>
          <w:rFonts w:ascii="Courier New" w:hAnsi="Courier New" w:cs="Courier New"/>
        </w:rPr>
        <w:t>.properties</w:t>
      </w:r>
    </w:p>
    <w:p w14:paraId="49A64659" w14:textId="77777777" w:rsidR="005A6C5A" w:rsidRPr="005A6C5A" w:rsidRDefault="005A6C5A" w:rsidP="00140E93"/>
    <w:p w14:paraId="4A6DF60E" w14:textId="2746F8F8" w:rsidR="00A104AE" w:rsidRDefault="00A104AE" w:rsidP="00A104AE">
      <w:pPr>
        <w:pStyle w:val="ListParagraph"/>
        <w:spacing w:line="240" w:lineRule="auto"/>
        <w:ind w:left="765"/>
      </w:pPr>
      <w:r>
        <w:br w:type="page"/>
      </w:r>
    </w:p>
    <w:p w14:paraId="52B6D1B6" w14:textId="4EA41880" w:rsidR="00E91B90" w:rsidRDefault="00E91B90" w:rsidP="00140E93">
      <w:pPr>
        <w:pStyle w:val="Title"/>
        <w:ind w:left="360"/>
      </w:pPr>
      <w:bookmarkStart w:id="2457" w:name="InstallDataBroker"/>
      <w:bookmarkStart w:id="2458" w:name="_Verify_Data_Broker"/>
      <w:bookmarkStart w:id="2459" w:name="_Troubleshooting_the_Windows_1"/>
      <w:bookmarkStart w:id="2460" w:name="_Update_the_Data"/>
      <w:bookmarkStart w:id="2461" w:name="_Obtaining_Altimeter_Management"/>
      <w:bookmarkStart w:id="2462" w:name="_Altimeter_Management_Server"/>
      <w:bookmarkStart w:id="2463" w:name="ConfiguringHighAvailability"/>
      <w:bookmarkStart w:id="2464" w:name="InstallMulticast"/>
      <w:bookmarkStart w:id="2465" w:name="_Install_the_Multicast+"/>
      <w:bookmarkStart w:id="2466" w:name="_Toc74647478"/>
      <w:bookmarkStart w:id="2467" w:name="_Toc74648082"/>
      <w:bookmarkStart w:id="2468" w:name="_Toc74649755"/>
      <w:bookmarkStart w:id="2469" w:name="_Toc77246574"/>
      <w:bookmarkStart w:id="2470" w:name="_Toc86323214"/>
      <w:bookmarkStart w:id="2471" w:name="_Toc93399847"/>
      <w:bookmarkStart w:id="2472" w:name="_Install_the_Multicast+_1"/>
      <w:bookmarkStart w:id="2473" w:name="_Using_the_Multicast+"/>
      <w:bookmarkStart w:id="2474" w:name="_Create_Sender_Instances"/>
      <w:bookmarkStart w:id="2475" w:name="_Configuring_the_Altimeter"/>
      <w:bookmarkStart w:id="2476" w:name="_Using_Proxies"/>
      <w:bookmarkStart w:id="2477" w:name="_Connect_Sender_Instances"/>
      <w:bookmarkStart w:id="2478" w:name="_Toc77246582"/>
      <w:bookmarkStart w:id="2479" w:name="InstallOmniCache"/>
      <w:bookmarkStart w:id="2480" w:name="_Troubleshooting_the_OmniCache"/>
      <w:bookmarkStart w:id="2481" w:name="_Using_the_OmniCache"/>
      <w:bookmarkStart w:id="2482" w:name="_Toc120867470"/>
      <w:bookmarkEnd w:id="2348"/>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r>
        <w:lastRenderedPageBreak/>
        <w:t>Post</w:t>
      </w:r>
      <w:r w:rsidR="009F79FF">
        <w:t>-</w:t>
      </w:r>
      <w:r>
        <w:t>Installation</w:t>
      </w:r>
      <w:r w:rsidR="009F79FF">
        <w:t xml:space="preserve"> Configuration</w:t>
      </w:r>
      <w:bookmarkStart w:id="2483" w:name="PostInstallationConfiguration"/>
      <w:bookmarkEnd w:id="2482"/>
      <w:bookmarkEnd w:id="2483"/>
    </w:p>
    <w:p w14:paraId="4A981BA4" w14:textId="3E2F9024" w:rsidR="00E91B90" w:rsidRDefault="00E91B90" w:rsidP="00E91B90">
      <w:r w:rsidRPr="00C57697">
        <w:t xml:space="preserve">The sections below </w:t>
      </w:r>
      <w:r w:rsidR="00607EDF">
        <w:t xml:space="preserve">provide </w:t>
      </w:r>
      <w:r w:rsidR="00A31440">
        <w:t xml:space="preserve">additional post-installation configuration that may be </w:t>
      </w:r>
      <w:r w:rsidR="00607EDF">
        <w:t xml:space="preserve">required </w:t>
      </w:r>
      <w:r w:rsidR="00A31440">
        <w:t>according to the needs of your environment.</w:t>
      </w:r>
    </w:p>
    <w:p w14:paraId="0352BC37" w14:textId="2C1314DA" w:rsidR="00BF4B94" w:rsidRDefault="00D42303">
      <w:pPr>
        <w:pStyle w:val="Heading1"/>
        <w:spacing w:before="120"/>
      </w:pPr>
      <w:bookmarkStart w:id="2484" w:name="_Toc120867471"/>
      <w:r>
        <w:t xml:space="preserve">Ramp </w:t>
      </w:r>
      <w:proofErr w:type="spellStart"/>
      <w:r>
        <w:t>eCDN</w:t>
      </w:r>
      <w:proofErr w:type="spellEnd"/>
      <w:r>
        <w:t xml:space="preserve"> Component Configuration and Usage</w:t>
      </w:r>
      <w:bookmarkEnd w:id="2484"/>
    </w:p>
    <w:p w14:paraId="21AA1899" w14:textId="0C97086D" w:rsidR="00BF4B94" w:rsidRDefault="00D42303" w:rsidP="00BF4B94">
      <w:r>
        <w:t xml:space="preserve">For information on configuring and using Ramp </w:t>
      </w:r>
      <w:proofErr w:type="spellStart"/>
      <w:r>
        <w:t>eCDN</w:t>
      </w:r>
      <w:proofErr w:type="spellEnd"/>
      <w:r>
        <w:t xml:space="preserve"> components:</w:t>
      </w:r>
    </w:p>
    <w:tbl>
      <w:tblPr>
        <w:tblStyle w:val="GridTable2-Accent212"/>
        <w:tblW w:w="10170" w:type="dxa"/>
        <w:tblLook w:val="04A0" w:firstRow="1" w:lastRow="0" w:firstColumn="1" w:lastColumn="0" w:noHBand="0" w:noVBand="1"/>
      </w:tblPr>
      <w:tblGrid>
        <w:gridCol w:w="1890"/>
        <w:gridCol w:w="8280"/>
      </w:tblGrid>
      <w:tr w:rsidR="00D42303" w:rsidRPr="000746DE" w14:paraId="0EB3D161" w14:textId="77777777" w:rsidTr="00140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hideMark/>
          </w:tcPr>
          <w:p w14:paraId="20BA6267" w14:textId="6EDAF75B" w:rsidR="00D42303" w:rsidRPr="000746DE" w:rsidRDefault="00EF52D2" w:rsidP="00637B47">
            <w:pPr>
              <w:spacing w:after="0"/>
              <w:ind w:left="72"/>
              <w:rPr>
                <w:color w:val="274756"/>
              </w:rPr>
            </w:pPr>
            <w:r>
              <w:rPr>
                <w:color w:val="274756"/>
              </w:rPr>
              <w:t>Component</w:t>
            </w:r>
          </w:p>
        </w:tc>
        <w:tc>
          <w:tcPr>
            <w:tcW w:w="8280" w:type="dxa"/>
          </w:tcPr>
          <w:p w14:paraId="295DCDFB" w14:textId="5BE83491" w:rsidR="00D42303" w:rsidRPr="000746DE" w:rsidRDefault="00EF52D2" w:rsidP="00637B47">
            <w:pPr>
              <w:spacing w:after="0"/>
              <w:cnfStyle w:val="100000000000" w:firstRow="1" w:lastRow="0" w:firstColumn="0" w:lastColumn="0" w:oddVBand="0" w:evenVBand="0" w:oddHBand="0" w:evenHBand="0" w:firstRowFirstColumn="0" w:firstRowLastColumn="0" w:lastRowFirstColumn="0" w:lastRowLastColumn="0"/>
              <w:rPr>
                <w:color w:val="274756"/>
              </w:rPr>
            </w:pPr>
            <w:r>
              <w:rPr>
                <w:color w:val="274756"/>
              </w:rPr>
              <w:t>Information Source</w:t>
            </w:r>
          </w:p>
        </w:tc>
      </w:tr>
      <w:tr w:rsidR="00D42303" w:rsidRPr="000746DE" w14:paraId="039597AE"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Borders>
              <w:top w:val="single" w:sz="12" w:space="0" w:color="7CB2CC" w:themeColor="accent2" w:themeTint="99"/>
              <w:bottom w:val="single" w:sz="4" w:space="0" w:color="7CB2CC" w:themeColor="accent2" w:themeTint="99"/>
            </w:tcBorders>
          </w:tcPr>
          <w:p w14:paraId="23743CBF" w14:textId="30886DC4" w:rsidR="00D42303" w:rsidRPr="003072E6" w:rsidRDefault="00EF52D2" w:rsidP="00637B47">
            <w:pPr>
              <w:ind w:left="72"/>
              <w:rPr>
                <w:color w:val="274756"/>
              </w:rPr>
            </w:pPr>
            <w:r>
              <w:rPr>
                <w:color w:val="274756"/>
              </w:rPr>
              <w:t>Altimeter</w:t>
            </w:r>
          </w:p>
        </w:tc>
        <w:tc>
          <w:tcPr>
            <w:tcW w:w="8280" w:type="dxa"/>
            <w:tcBorders>
              <w:top w:val="single" w:sz="12" w:space="0" w:color="7CB2CC" w:themeColor="accent2" w:themeTint="99"/>
              <w:bottom w:val="single" w:sz="4" w:space="0" w:color="7CB2CC" w:themeColor="accent2" w:themeTint="99"/>
            </w:tcBorders>
          </w:tcPr>
          <w:p w14:paraId="66C0198D" w14:textId="77777777" w:rsidR="008C14C4" w:rsidRDefault="006D3BFC" w:rsidP="00637B47">
            <w:pPr>
              <w:cnfStyle w:val="000000100000" w:firstRow="0" w:lastRow="0" w:firstColumn="0" w:lastColumn="0" w:oddVBand="0" w:evenVBand="0" w:oddHBand="1" w:evenHBand="0" w:firstRowFirstColumn="0" w:firstRowLastColumn="0" w:lastRowFirstColumn="0" w:lastRowLastColumn="0"/>
              <w:rPr>
                <w:color w:val="274756"/>
              </w:rPr>
            </w:pPr>
            <w:r>
              <w:rPr>
                <w:color w:val="274756"/>
              </w:rPr>
              <w:t xml:space="preserve">Altimeter is used to configure and work with other Ramp </w:t>
            </w:r>
            <w:proofErr w:type="spellStart"/>
            <w:r>
              <w:rPr>
                <w:color w:val="274756"/>
              </w:rPr>
              <w:t>eCDN</w:t>
            </w:r>
            <w:proofErr w:type="spellEnd"/>
            <w:r>
              <w:rPr>
                <w:color w:val="274756"/>
              </w:rPr>
              <w:t xml:space="preserve"> components</w:t>
            </w:r>
            <w:r w:rsidR="008C14C4">
              <w:rPr>
                <w:color w:val="274756"/>
              </w:rPr>
              <w:t>.</w:t>
            </w:r>
          </w:p>
          <w:p w14:paraId="0B3B78CA" w14:textId="221A72D4" w:rsidR="00D42303" w:rsidRPr="00140E93" w:rsidRDefault="008C14C4" w:rsidP="00140E93">
            <w:pPr>
              <w:pStyle w:val="ListParagraph"/>
              <w:numPr>
                <w:ilvl w:val="0"/>
                <w:numId w:val="180"/>
              </w:numPr>
              <w:cnfStyle w:val="000000100000" w:firstRow="0" w:lastRow="0" w:firstColumn="0" w:lastColumn="0" w:oddVBand="0" w:evenVBand="0" w:oddHBand="1" w:evenHBand="0" w:firstRowFirstColumn="0" w:firstRowLastColumn="0" w:lastRowFirstColumn="0" w:lastRowLastColumn="0"/>
              <w:rPr>
                <w:color w:val="274756"/>
              </w:rPr>
            </w:pPr>
            <w:r w:rsidRPr="00140E93">
              <w:rPr>
                <w:color w:val="274756"/>
              </w:rPr>
              <w:t xml:space="preserve">To </w:t>
            </w:r>
            <w:r w:rsidR="006D3BFC" w:rsidRPr="00140E93">
              <w:rPr>
                <w:color w:val="274756"/>
              </w:rPr>
              <w:t>customize aspects of Altimeter functionality to suit the needs of your environment</w:t>
            </w:r>
            <w:r w:rsidRPr="00140E93">
              <w:rPr>
                <w:color w:val="274756"/>
              </w:rPr>
              <w:t xml:space="preserve">, see </w:t>
            </w:r>
            <w:proofErr w:type="spellStart"/>
            <w:r w:rsidR="006D3BFC" w:rsidRPr="00140E93">
              <w:rPr>
                <w:i/>
                <w:iCs/>
                <w:color w:val="274756"/>
              </w:rPr>
              <w:t>TechNote</w:t>
            </w:r>
            <w:proofErr w:type="spellEnd"/>
            <w:r w:rsidR="006D3BFC" w:rsidRPr="00140E93">
              <w:rPr>
                <w:i/>
                <w:iCs/>
                <w:color w:val="274756"/>
              </w:rPr>
              <w:t xml:space="preserve"> – Customizing Altimeter</w:t>
            </w:r>
            <w:r w:rsidR="006D3BFC" w:rsidRPr="00140E93">
              <w:rPr>
                <w:color w:val="274756"/>
              </w:rPr>
              <w:t>.</w:t>
            </w:r>
          </w:p>
        </w:tc>
      </w:tr>
      <w:tr w:rsidR="00D42303" w:rsidRPr="000746DE" w14:paraId="22B9725A" w14:textId="77777777" w:rsidTr="00140E93">
        <w:tc>
          <w:tcPr>
            <w:cnfStyle w:val="001000000000" w:firstRow="0" w:lastRow="0" w:firstColumn="1" w:lastColumn="0" w:oddVBand="0" w:evenVBand="0" w:oddHBand="0" w:evenHBand="0" w:firstRowFirstColumn="0" w:firstRowLastColumn="0" w:lastRowFirstColumn="0" w:lastRowLastColumn="0"/>
            <w:tcW w:w="1890" w:type="dxa"/>
            <w:tcBorders>
              <w:top w:val="single" w:sz="4" w:space="0" w:color="7CB2CC" w:themeColor="accent2" w:themeTint="99"/>
              <w:bottom w:val="single" w:sz="4" w:space="0" w:color="7CB2CC" w:themeColor="accent2" w:themeTint="99"/>
            </w:tcBorders>
          </w:tcPr>
          <w:p w14:paraId="1CE8ADD4" w14:textId="433015A2" w:rsidR="00D42303" w:rsidRPr="003072E6" w:rsidRDefault="00135462" w:rsidP="00637B47">
            <w:pPr>
              <w:ind w:left="72"/>
              <w:rPr>
                <w:color w:val="274756"/>
              </w:rPr>
            </w:pPr>
            <w:r>
              <w:rPr>
                <w:color w:val="274756"/>
              </w:rPr>
              <w:t>Core Analytics</w:t>
            </w:r>
          </w:p>
        </w:tc>
        <w:tc>
          <w:tcPr>
            <w:tcW w:w="8280" w:type="dxa"/>
            <w:tcBorders>
              <w:top w:val="single" w:sz="4" w:space="0" w:color="7CB2CC" w:themeColor="accent2" w:themeTint="99"/>
              <w:bottom w:val="single" w:sz="4" w:space="0" w:color="7CB2CC" w:themeColor="accent2" w:themeTint="99"/>
            </w:tcBorders>
          </w:tcPr>
          <w:p w14:paraId="26F5E32B" w14:textId="74D290C0" w:rsidR="00D42303" w:rsidRDefault="008C14C4" w:rsidP="00637B47">
            <w:pPr>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Core Analytics is used to </w:t>
            </w:r>
            <w:r w:rsidRPr="008C14C4">
              <w:rPr>
                <w:color w:val="274756"/>
              </w:rPr>
              <w:t>provide performance monitoring reports</w:t>
            </w:r>
            <w:r>
              <w:rPr>
                <w:color w:val="274756"/>
              </w:rPr>
              <w:t xml:space="preserve"> on your Ramp </w:t>
            </w:r>
            <w:proofErr w:type="spellStart"/>
            <w:r>
              <w:rPr>
                <w:color w:val="274756"/>
              </w:rPr>
              <w:t>e</w:t>
            </w:r>
            <w:r w:rsidR="006E6DAC">
              <w:rPr>
                <w:color w:val="274756"/>
              </w:rPr>
              <w:t>CDN</w:t>
            </w:r>
            <w:proofErr w:type="spellEnd"/>
            <w:r>
              <w:rPr>
                <w:color w:val="274756"/>
              </w:rPr>
              <w:t xml:space="preserve"> environment. </w:t>
            </w:r>
          </w:p>
          <w:p w14:paraId="7408250C" w14:textId="77777777" w:rsidR="008C14C4" w:rsidRPr="00140E93" w:rsidRDefault="008C14C4" w:rsidP="00140E93">
            <w:pPr>
              <w:pStyle w:val="ListParagraph"/>
              <w:numPr>
                <w:ilvl w:val="0"/>
                <w:numId w:val="180"/>
              </w:numPr>
              <w:contextualSpacing w:val="0"/>
              <w:cnfStyle w:val="000000000000" w:firstRow="0" w:lastRow="0" w:firstColumn="0" w:lastColumn="0" w:oddVBand="0" w:evenVBand="0" w:oddHBand="0" w:evenHBand="0" w:firstRowFirstColumn="0" w:firstRowLastColumn="0" w:lastRowFirstColumn="0" w:lastRowLastColumn="0"/>
              <w:rPr>
                <w:color w:val="274756"/>
              </w:rPr>
            </w:pPr>
            <w:r w:rsidRPr="00140E93">
              <w:rPr>
                <w:color w:val="274756"/>
              </w:rPr>
              <w:t xml:space="preserve">To customize aspects of Core Analytics functionality to suit the needs of your environment, see </w:t>
            </w:r>
            <w:proofErr w:type="spellStart"/>
            <w:r w:rsidRPr="00140E93">
              <w:rPr>
                <w:i/>
                <w:iCs/>
                <w:color w:val="274756"/>
              </w:rPr>
              <w:t>TechNote</w:t>
            </w:r>
            <w:proofErr w:type="spellEnd"/>
            <w:r w:rsidRPr="00140E93">
              <w:rPr>
                <w:i/>
                <w:iCs/>
                <w:color w:val="274756"/>
              </w:rPr>
              <w:t xml:space="preserve"> – Customizing Core analytics and Data Broker</w:t>
            </w:r>
            <w:r w:rsidRPr="00140E93">
              <w:rPr>
                <w:color w:val="274756"/>
              </w:rPr>
              <w:t>.</w:t>
            </w:r>
          </w:p>
          <w:p w14:paraId="256159A9" w14:textId="160BEF31" w:rsidR="006E6DAC" w:rsidRPr="00140E93" w:rsidRDefault="006E6DAC" w:rsidP="00140E93">
            <w:pPr>
              <w:pStyle w:val="ListParagraph"/>
              <w:numPr>
                <w:ilvl w:val="0"/>
                <w:numId w:val="180"/>
              </w:numPr>
              <w:cnfStyle w:val="000000000000" w:firstRow="0" w:lastRow="0" w:firstColumn="0" w:lastColumn="0" w:oddVBand="0" w:evenVBand="0" w:oddHBand="0" w:evenHBand="0" w:firstRowFirstColumn="0" w:firstRowLastColumn="0" w:lastRowFirstColumn="0" w:lastRowLastColumn="0"/>
              <w:rPr>
                <w:color w:val="274756"/>
              </w:rPr>
            </w:pPr>
            <w:r w:rsidRPr="00140E93">
              <w:rPr>
                <w:color w:val="274756"/>
              </w:rPr>
              <w:t>To view performance monitoring report information, see</w:t>
            </w:r>
            <w:r w:rsidR="00AA483D" w:rsidRPr="00140E93">
              <w:rPr>
                <w:color w:val="274756"/>
              </w:rPr>
              <w:t xml:space="preserve"> the</w:t>
            </w:r>
            <w:r w:rsidRPr="00140E93">
              <w:rPr>
                <w:color w:val="274756"/>
              </w:rPr>
              <w:t xml:space="preserve"> </w:t>
            </w:r>
            <w:r w:rsidRPr="00140E93">
              <w:rPr>
                <w:i/>
                <w:iCs/>
                <w:color w:val="274756"/>
              </w:rPr>
              <w:t>Core Analytics Monitoring Guide</w:t>
            </w:r>
            <w:r w:rsidRPr="00140E93">
              <w:rPr>
                <w:color w:val="274756"/>
              </w:rPr>
              <w:t>.</w:t>
            </w:r>
          </w:p>
        </w:tc>
      </w:tr>
      <w:tr w:rsidR="00D42303" w:rsidRPr="000746DE" w14:paraId="0AD62E64"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Borders>
              <w:top w:val="single" w:sz="4" w:space="0" w:color="7CB2CC" w:themeColor="accent2" w:themeTint="99"/>
              <w:bottom w:val="single" w:sz="4" w:space="0" w:color="7CB2CC" w:themeColor="accent2" w:themeTint="99"/>
            </w:tcBorders>
          </w:tcPr>
          <w:p w14:paraId="3F64A4E3" w14:textId="04E93681" w:rsidR="00D42303" w:rsidRDefault="00135462" w:rsidP="00637B47">
            <w:pPr>
              <w:ind w:left="72"/>
              <w:rPr>
                <w:color w:val="274756"/>
              </w:rPr>
            </w:pPr>
            <w:r>
              <w:rPr>
                <w:color w:val="274756"/>
              </w:rPr>
              <w:t>Data Broker</w:t>
            </w:r>
          </w:p>
        </w:tc>
        <w:tc>
          <w:tcPr>
            <w:tcW w:w="8280" w:type="dxa"/>
            <w:tcBorders>
              <w:top w:val="single" w:sz="4" w:space="0" w:color="7CB2CC" w:themeColor="accent2" w:themeTint="99"/>
              <w:bottom w:val="single" w:sz="4" w:space="0" w:color="7CB2CC" w:themeColor="accent2" w:themeTint="99"/>
            </w:tcBorders>
          </w:tcPr>
          <w:p w14:paraId="68C3EDFE" w14:textId="77777777" w:rsidR="00D42303" w:rsidRDefault="00AA483D" w:rsidP="00135462">
            <w:pPr>
              <w:cnfStyle w:val="000000100000" w:firstRow="0" w:lastRow="0" w:firstColumn="0" w:lastColumn="0" w:oddVBand="0" w:evenVBand="0" w:oddHBand="1" w:evenHBand="0" w:firstRowFirstColumn="0" w:firstRowLastColumn="0" w:lastRowFirstColumn="0" w:lastRowLastColumn="0"/>
              <w:rPr>
                <w:color w:val="274756"/>
              </w:rPr>
            </w:pPr>
            <w:r>
              <w:rPr>
                <w:color w:val="274756"/>
              </w:rPr>
              <w:t>Data Broker p</w:t>
            </w:r>
            <w:r w:rsidR="006E6DAC" w:rsidRPr="006E6DAC">
              <w:rPr>
                <w:color w:val="274756"/>
              </w:rPr>
              <w:t>rocesses data collected from your environment for Core Analytics.</w:t>
            </w:r>
          </w:p>
          <w:p w14:paraId="257B6B75" w14:textId="289C1802" w:rsidR="00C90F35" w:rsidRPr="00140E93" w:rsidRDefault="00C90F35" w:rsidP="00140E93">
            <w:pPr>
              <w:pStyle w:val="ListParagraph"/>
              <w:numPr>
                <w:ilvl w:val="0"/>
                <w:numId w:val="180"/>
              </w:numPr>
              <w:contextualSpacing w:val="0"/>
              <w:cnfStyle w:val="000000100000" w:firstRow="0" w:lastRow="0" w:firstColumn="0" w:lastColumn="0" w:oddVBand="0" w:evenVBand="0" w:oddHBand="1" w:evenHBand="0" w:firstRowFirstColumn="0" w:firstRowLastColumn="0" w:lastRowFirstColumn="0" w:lastRowLastColumn="0"/>
              <w:rPr>
                <w:color w:val="274756"/>
              </w:rPr>
            </w:pPr>
            <w:r w:rsidRPr="00637B47">
              <w:rPr>
                <w:color w:val="274756"/>
              </w:rPr>
              <w:t xml:space="preserve">To customize aspects of </w:t>
            </w:r>
            <w:r w:rsidR="00F03350">
              <w:rPr>
                <w:color w:val="274756"/>
              </w:rPr>
              <w:t>Data Broker</w:t>
            </w:r>
            <w:r w:rsidRPr="00637B47">
              <w:rPr>
                <w:color w:val="274756"/>
              </w:rPr>
              <w:t xml:space="preserve"> functionality to suit the needs of your environment, see </w:t>
            </w:r>
            <w:proofErr w:type="spellStart"/>
            <w:r w:rsidRPr="00637B47">
              <w:rPr>
                <w:i/>
                <w:iCs/>
                <w:color w:val="274756"/>
              </w:rPr>
              <w:t>TechNote</w:t>
            </w:r>
            <w:proofErr w:type="spellEnd"/>
            <w:r w:rsidRPr="00637B47">
              <w:rPr>
                <w:i/>
                <w:iCs/>
                <w:color w:val="274756"/>
              </w:rPr>
              <w:t xml:space="preserve"> – Customizing Core analytics and Data Broker</w:t>
            </w:r>
            <w:r w:rsidRPr="00637B47">
              <w:rPr>
                <w:color w:val="274756"/>
              </w:rPr>
              <w:t>.</w:t>
            </w:r>
          </w:p>
        </w:tc>
      </w:tr>
      <w:tr w:rsidR="00D42303" w:rsidRPr="000746DE" w14:paraId="2885FF05" w14:textId="77777777" w:rsidTr="00140E93">
        <w:tc>
          <w:tcPr>
            <w:cnfStyle w:val="001000000000" w:firstRow="0" w:lastRow="0" w:firstColumn="1" w:lastColumn="0" w:oddVBand="0" w:evenVBand="0" w:oddHBand="0" w:evenHBand="0" w:firstRowFirstColumn="0" w:firstRowLastColumn="0" w:lastRowFirstColumn="0" w:lastRowLastColumn="0"/>
            <w:tcW w:w="1890" w:type="dxa"/>
            <w:tcBorders>
              <w:top w:val="single" w:sz="4" w:space="0" w:color="7CB2CC" w:themeColor="accent2" w:themeTint="99"/>
              <w:bottom w:val="single" w:sz="4" w:space="0" w:color="7CB2CC" w:themeColor="accent2" w:themeTint="99"/>
            </w:tcBorders>
          </w:tcPr>
          <w:p w14:paraId="55BE5F5C" w14:textId="45F2027E" w:rsidR="00D42303" w:rsidRDefault="00135462" w:rsidP="00637B47">
            <w:pPr>
              <w:ind w:left="72"/>
              <w:rPr>
                <w:color w:val="274756"/>
              </w:rPr>
            </w:pPr>
            <w:proofErr w:type="spellStart"/>
            <w:r>
              <w:rPr>
                <w:color w:val="274756"/>
              </w:rPr>
              <w:t>OmniCache</w:t>
            </w:r>
            <w:proofErr w:type="spellEnd"/>
          </w:p>
        </w:tc>
        <w:tc>
          <w:tcPr>
            <w:tcW w:w="8280" w:type="dxa"/>
            <w:tcBorders>
              <w:top w:val="single" w:sz="4" w:space="0" w:color="7CB2CC" w:themeColor="accent2" w:themeTint="99"/>
              <w:bottom w:val="single" w:sz="4" w:space="0" w:color="7CB2CC" w:themeColor="accent2" w:themeTint="99"/>
            </w:tcBorders>
          </w:tcPr>
          <w:p w14:paraId="4016EE15" w14:textId="77777777" w:rsidR="00F03350" w:rsidRDefault="00F03350" w:rsidP="00F03350">
            <w:pPr>
              <w:cnfStyle w:val="000000000000" w:firstRow="0" w:lastRow="0" w:firstColumn="0" w:lastColumn="0" w:oddVBand="0" w:evenVBand="0" w:oddHBand="0" w:evenHBand="0" w:firstRowFirstColumn="0" w:firstRowLastColumn="0" w:lastRowFirstColumn="0" w:lastRowLastColumn="0"/>
              <w:rPr>
                <w:color w:val="274756"/>
              </w:rPr>
            </w:pPr>
            <w:proofErr w:type="spellStart"/>
            <w:r>
              <w:rPr>
                <w:color w:val="274756"/>
              </w:rPr>
              <w:t>OmniCache</w:t>
            </w:r>
            <w:proofErr w:type="spellEnd"/>
            <w:r>
              <w:rPr>
                <w:color w:val="274756"/>
              </w:rPr>
              <w:t xml:space="preserve"> is flexible and robust, and uses many default settings that are intended to work with most environments. However, configuration is required to meet the needs of your environment:</w:t>
            </w:r>
          </w:p>
          <w:p w14:paraId="4AB86F2C" w14:textId="0904F32F" w:rsidR="00F03350" w:rsidRDefault="00F03350" w:rsidP="00F03350">
            <w:pPr>
              <w:pStyle w:val="ListParagraph"/>
              <w:numPr>
                <w:ilvl w:val="0"/>
                <w:numId w:val="179"/>
              </w:numPr>
              <w:contextualSpacing w:val="0"/>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For background information on </w:t>
            </w:r>
            <w:proofErr w:type="spellStart"/>
            <w:r>
              <w:rPr>
                <w:color w:val="274756"/>
              </w:rPr>
              <w:t>OmniCache</w:t>
            </w:r>
            <w:proofErr w:type="spellEnd"/>
            <w:r>
              <w:rPr>
                <w:color w:val="274756"/>
              </w:rPr>
              <w:t xml:space="preserve"> operation, see the </w:t>
            </w:r>
            <w:proofErr w:type="spellStart"/>
            <w:r w:rsidRPr="00637B47">
              <w:rPr>
                <w:i/>
                <w:iCs/>
                <w:color w:val="274756"/>
              </w:rPr>
              <w:t>OmniCache</w:t>
            </w:r>
            <w:proofErr w:type="spellEnd"/>
            <w:r w:rsidRPr="00637B47">
              <w:rPr>
                <w:i/>
                <w:iCs/>
                <w:color w:val="274756"/>
              </w:rPr>
              <w:t xml:space="preserve"> Concepts Guide</w:t>
            </w:r>
            <w:r>
              <w:rPr>
                <w:color w:val="274756"/>
              </w:rPr>
              <w:t>.</w:t>
            </w:r>
          </w:p>
          <w:p w14:paraId="208DD922" w14:textId="7A4AB41D" w:rsidR="00F03350" w:rsidRDefault="00F03350" w:rsidP="00F03350">
            <w:pPr>
              <w:pStyle w:val="ListParagraph"/>
              <w:numPr>
                <w:ilvl w:val="0"/>
                <w:numId w:val="179"/>
              </w:numPr>
              <w:contextualSpacing w:val="0"/>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For examples of common use cases, see the </w:t>
            </w:r>
            <w:proofErr w:type="spellStart"/>
            <w:r w:rsidRPr="00140E93">
              <w:rPr>
                <w:i/>
                <w:iCs/>
                <w:color w:val="274756"/>
              </w:rPr>
              <w:t>OmniCache</w:t>
            </w:r>
            <w:proofErr w:type="spellEnd"/>
            <w:r w:rsidRPr="00140E93">
              <w:rPr>
                <w:i/>
                <w:iCs/>
                <w:color w:val="274756"/>
              </w:rPr>
              <w:t xml:space="preserve"> Configuration Guide</w:t>
            </w:r>
            <w:r>
              <w:rPr>
                <w:color w:val="274756"/>
              </w:rPr>
              <w:t xml:space="preserve">. </w:t>
            </w:r>
          </w:p>
          <w:p w14:paraId="3C50D465" w14:textId="605106DB" w:rsidR="00F03350" w:rsidRDefault="00F03350" w:rsidP="00F03350">
            <w:pPr>
              <w:pStyle w:val="ListParagraph"/>
              <w:numPr>
                <w:ilvl w:val="0"/>
                <w:numId w:val="179"/>
              </w:numPr>
              <w:contextualSpacing w:val="0"/>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For information on the configuration tabs, see the </w:t>
            </w:r>
            <w:r w:rsidRPr="00637B47">
              <w:rPr>
                <w:i/>
                <w:iCs/>
                <w:color w:val="274756"/>
              </w:rPr>
              <w:t xml:space="preserve">Altimeter Configuration Guide for </w:t>
            </w:r>
            <w:proofErr w:type="spellStart"/>
            <w:r w:rsidRPr="00637B47">
              <w:rPr>
                <w:i/>
                <w:iCs/>
                <w:color w:val="274756"/>
              </w:rPr>
              <w:t>OmniCache</w:t>
            </w:r>
            <w:proofErr w:type="spellEnd"/>
            <w:r>
              <w:rPr>
                <w:i/>
                <w:iCs/>
                <w:color w:val="274756"/>
              </w:rPr>
              <w:t>.</w:t>
            </w:r>
          </w:p>
          <w:p w14:paraId="035D2CA2" w14:textId="3D1FE6B6" w:rsidR="00D42303" w:rsidRPr="00140E93" w:rsidRDefault="00F03350" w:rsidP="00140E93">
            <w:pPr>
              <w:pStyle w:val="ListParagraph"/>
              <w:numPr>
                <w:ilvl w:val="0"/>
                <w:numId w:val="179"/>
              </w:numPr>
              <w:contextualSpacing w:val="0"/>
              <w:cnfStyle w:val="000000000000" w:firstRow="0" w:lastRow="0" w:firstColumn="0" w:lastColumn="0" w:oddVBand="0" w:evenVBand="0" w:oddHBand="0" w:evenHBand="0" w:firstRowFirstColumn="0" w:firstRowLastColumn="0" w:lastRowFirstColumn="0" w:lastRowLastColumn="0"/>
              <w:rPr>
                <w:color w:val="274756"/>
              </w:rPr>
            </w:pPr>
            <w:r>
              <w:rPr>
                <w:color w:val="274756"/>
              </w:rPr>
              <w:t>F</w:t>
            </w:r>
            <w:r w:rsidRPr="002644E5">
              <w:rPr>
                <w:color w:val="274756"/>
              </w:rPr>
              <w:t>or detailed configuration property information</w:t>
            </w:r>
            <w:r>
              <w:rPr>
                <w:color w:val="274756"/>
              </w:rPr>
              <w:t>, s</w:t>
            </w:r>
            <w:r w:rsidRPr="00140E93">
              <w:rPr>
                <w:color w:val="274756"/>
              </w:rPr>
              <w:t xml:space="preserve">ee the </w:t>
            </w:r>
            <w:proofErr w:type="spellStart"/>
            <w:r w:rsidRPr="00140E93">
              <w:rPr>
                <w:i/>
                <w:iCs/>
                <w:color w:val="274756"/>
              </w:rPr>
              <w:t>OmniCache</w:t>
            </w:r>
            <w:proofErr w:type="spellEnd"/>
            <w:r w:rsidRPr="00140E93">
              <w:rPr>
                <w:i/>
                <w:iCs/>
                <w:color w:val="274756"/>
              </w:rPr>
              <w:t xml:space="preserve"> Reference Guide</w:t>
            </w:r>
            <w:r w:rsidRPr="00140E93">
              <w:rPr>
                <w:color w:val="274756"/>
              </w:rPr>
              <w:t>.</w:t>
            </w:r>
          </w:p>
        </w:tc>
      </w:tr>
      <w:tr w:rsidR="00135462" w:rsidRPr="000746DE" w14:paraId="11613B0C"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Borders>
              <w:top w:val="single" w:sz="4" w:space="0" w:color="7CB2CC" w:themeColor="accent2" w:themeTint="99"/>
            </w:tcBorders>
          </w:tcPr>
          <w:p w14:paraId="20CE7FBE" w14:textId="4F55F97F" w:rsidR="00135462" w:rsidRDefault="00135462" w:rsidP="00637B47">
            <w:pPr>
              <w:ind w:left="72"/>
              <w:rPr>
                <w:color w:val="274756"/>
              </w:rPr>
            </w:pPr>
            <w:r>
              <w:rPr>
                <w:color w:val="274756"/>
              </w:rPr>
              <w:t>Multicast+</w:t>
            </w:r>
          </w:p>
        </w:tc>
        <w:tc>
          <w:tcPr>
            <w:tcW w:w="8280" w:type="dxa"/>
            <w:tcBorders>
              <w:top w:val="single" w:sz="4" w:space="0" w:color="7CB2CC" w:themeColor="accent2" w:themeTint="99"/>
            </w:tcBorders>
          </w:tcPr>
          <w:p w14:paraId="07D363C0" w14:textId="1FE38F19" w:rsidR="00A541D8" w:rsidRDefault="00A541D8" w:rsidP="00A541D8">
            <w:pPr>
              <w:cnfStyle w:val="000000100000" w:firstRow="0" w:lastRow="0" w:firstColumn="0" w:lastColumn="0" w:oddVBand="0" w:evenVBand="0" w:oddHBand="1" w:evenHBand="0" w:firstRowFirstColumn="0" w:firstRowLastColumn="0" w:lastRowFirstColumn="0" w:lastRowLastColumn="0"/>
              <w:rPr>
                <w:color w:val="274756"/>
              </w:rPr>
            </w:pPr>
            <w:r w:rsidRPr="00637B47">
              <w:rPr>
                <w:color w:val="274756"/>
              </w:rPr>
              <w:t>The Sender uses default configuration settings that are intended to work for most environments. However,</w:t>
            </w:r>
            <w:r>
              <w:rPr>
                <w:color w:val="274756"/>
              </w:rPr>
              <w:t xml:space="preserve"> some configuration may be required to suit the needs of your environment:</w:t>
            </w:r>
          </w:p>
          <w:p w14:paraId="4F58DE86" w14:textId="1A315D3F" w:rsidR="00A541D8" w:rsidRDefault="00A541D8" w:rsidP="00140E93">
            <w:pPr>
              <w:pStyle w:val="ListParagraph"/>
              <w:numPr>
                <w:ilvl w:val="0"/>
                <w:numId w:val="181"/>
              </w:numPr>
              <w:contextualSpacing w:val="0"/>
              <w:cnfStyle w:val="000000100000" w:firstRow="0" w:lastRow="0" w:firstColumn="0" w:lastColumn="0" w:oddVBand="0" w:evenVBand="0" w:oddHBand="1" w:evenHBand="0" w:firstRowFirstColumn="0" w:firstRowLastColumn="0" w:lastRowFirstColumn="0" w:lastRowLastColumn="0"/>
              <w:rPr>
                <w:color w:val="274756"/>
              </w:rPr>
            </w:pPr>
            <w:r>
              <w:rPr>
                <w:color w:val="274756"/>
              </w:rPr>
              <w:t xml:space="preserve">To activate the </w:t>
            </w:r>
            <w:r w:rsidR="00D311D5">
              <w:rPr>
                <w:color w:val="274756"/>
              </w:rPr>
              <w:t xml:space="preserve">Program Guide or make changes to the Sender configuration property settings, see the </w:t>
            </w:r>
            <w:r w:rsidR="00D311D5" w:rsidRPr="00140E93">
              <w:rPr>
                <w:i/>
                <w:iCs/>
                <w:color w:val="274756"/>
              </w:rPr>
              <w:t>Multicast+ Sender Configuration Guide</w:t>
            </w:r>
            <w:r w:rsidR="00D311D5">
              <w:rPr>
                <w:color w:val="274756"/>
              </w:rPr>
              <w:t xml:space="preserve">. </w:t>
            </w:r>
          </w:p>
          <w:p w14:paraId="2D077005" w14:textId="6CCEB2EC" w:rsidR="00135462" w:rsidRPr="00061730" w:rsidRDefault="00D311D5" w:rsidP="00140E93">
            <w:pPr>
              <w:pStyle w:val="ListParagraph"/>
              <w:numPr>
                <w:ilvl w:val="0"/>
                <w:numId w:val="181"/>
              </w:numPr>
              <w:cnfStyle w:val="000000100000" w:firstRow="0" w:lastRow="0" w:firstColumn="0" w:lastColumn="0" w:oddVBand="0" w:evenVBand="0" w:oddHBand="1" w:evenHBand="0" w:firstRowFirstColumn="0" w:firstRowLastColumn="0" w:lastRowFirstColumn="0" w:lastRowLastColumn="0"/>
              <w:rPr>
                <w:color w:val="274756"/>
              </w:rPr>
            </w:pPr>
            <w:r>
              <w:rPr>
                <w:color w:val="274756"/>
              </w:rPr>
              <w:t>F</w:t>
            </w:r>
            <w:r w:rsidR="00A541D8" w:rsidRPr="00140E93">
              <w:rPr>
                <w:color w:val="274756"/>
              </w:rPr>
              <w:t xml:space="preserve">or information on the configuration tabs, see the </w:t>
            </w:r>
            <w:r w:rsidR="00A541D8" w:rsidRPr="00140E93">
              <w:rPr>
                <w:i/>
                <w:iCs/>
                <w:color w:val="274756"/>
              </w:rPr>
              <w:t xml:space="preserve">Altimeter Configuration Guide for </w:t>
            </w:r>
            <w:r>
              <w:rPr>
                <w:i/>
                <w:iCs/>
                <w:color w:val="274756"/>
              </w:rPr>
              <w:t>Multicast+</w:t>
            </w:r>
            <w:r w:rsidR="00A541D8" w:rsidRPr="00140E93">
              <w:rPr>
                <w:i/>
                <w:iCs/>
                <w:color w:val="274756"/>
              </w:rPr>
              <w:t>.</w:t>
            </w:r>
            <w:r w:rsidR="00A541D8" w:rsidRPr="00061730">
              <w:rPr>
                <w:color w:val="274756"/>
              </w:rPr>
              <w:t xml:space="preserve"> </w:t>
            </w:r>
          </w:p>
        </w:tc>
      </w:tr>
    </w:tbl>
    <w:p w14:paraId="192AF054" w14:textId="77777777" w:rsidR="00D42303" w:rsidRDefault="00D42303" w:rsidP="00BF4B94"/>
    <w:p w14:paraId="34461C7A" w14:textId="090797AF" w:rsidR="000E20EF" w:rsidRDefault="000E20EF" w:rsidP="00140E93">
      <w:pPr>
        <w:pStyle w:val="Heading1"/>
        <w:spacing w:before="120"/>
      </w:pPr>
      <w:bookmarkStart w:id="2485" w:name="_Toc120867472"/>
      <w:r>
        <w:lastRenderedPageBreak/>
        <w:t xml:space="preserve">Setting Ramp </w:t>
      </w:r>
      <w:proofErr w:type="spellStart"/>
      <w:r>
        <w:t>eCDN</w:t>
      </w:r>
      <w:proofErr w:type="spellEnd"/>
      <w:r>
        <w:t xml:space="preserve"> Java Properties</w:t>
      </w:r>
      <w:bookmarkEnd w:id="2485"/>
    </w:p>
    <w:p w14:paraId="47E8B164" w14:textId="63855457" w:rsidR="000E20EF" w:rsidRDefault="000E20EF" w:rsidP="000E20EF">
      <w:r>
        <w:t xml:space="preserve">This section describes how to </w:t>
      </w:r>
      <w:r w:rsidR="009411F8">
        <w:t>use additional</w:t>
      </w:r>
      <w:r>
        <w:t xml:space="preserve"> Java properties </w:t>
      </w:r>
      <w:r w:rsidR="00C11A9B">
        <w:t xml:space="preserve">with </w:t>
      </w:r>
      <w:r>
        <w:t xml:space="preserve">Ramp </w:t>
      </w:r>
      <w:proofErr w:type="spellStart"/>
      <w:r>
        <w:t>eCDN</w:t>
      </w:r>
      <w:proofErr w:type="spellEnd"/>
      <w:r>
        <w:t xml:space="preserve"> components. </w:t>
      </w:r>
    </w:p>
    <w:p w14:paraId="485B472A" w14:textId="0205CE1A" w:rsidR="000E20EF" w:rsidRDefault="000E20EF" w:rsidP="000E20EF">
      <w:r w:rsidRPr="003A4913">
        <w:rPr>
          <w:noProof/>
        </w:rPr>
        <mc:AlternateContent>
          <mc:Choice Requires="wps">
            <w:drawing>
              <wp:inline distT="0" distB="0" distL="0" distR="0" wp14:anchorId="33C07C2F" wp14:editId="35800F7E">
                <wp:extent cx="6219645" cy="526211"/>
                <wp:effectExtent l="0" t="0" r="10160" b="26670"/>
                <wp:docPr id="5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9645" cy="526211"/>
                        </a:xfrm>
                        <a:prstGeom prst="bracketPair">
                          <a:avLst>
                            <a:gd name="adj" fmla="val 10754"/>
                          </a:avLst>
                        </a:prstGeom>
                        <a:noFill/>
                        <a:ln w="19050">
                          <a:solidFill>
                            <a:srgbClr val="BED632"/>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943634"/>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ffectLst>
                                <a:outerShdw dist="17961" dir="2700000" algn="ctr" rotWithShape="0">
                                  <a:srgbClr val="9BBB59">
                                    <a:gamma/>
                                    <a:shade val="60000"/>
                                    <a:invGamma/>
                                  </a:srgbClr>
                                </a:outerShdw>
                              </a:effectLst>
                            </a14:hiddenEffects>
                          </a:ext>
                        </a:extLst>
                      </wps:spPr>
                      <wps:txbx>
                        <w:txbxContent>
                          <w:p w14:paraId="5B4DD547" w14:textId="72EC59AD" w:rsidR="000E20EF" w:rsidRPr="00140E93" w:rsidRDefault="000E20EF" w:rsidP="000E20EF">
                            <w:pPr>
                              <w:pStyle w:val="ListParagraph"/>
                              <w:spacing w:after="0"/>
                              <w:ind w:left="0"/>
                              <w:rPr>
                                <w:b/>
                                <w:bCs/>
                                <w:i/>
                              </w:rPr>
                            </w:pPr>
                            <w:r w:rsidRPr="007F45B7">
                              <w:rPr>
                                <w:b/>
                                <w:i/>
                              </w:rPr>
                              <w:t>Note:</w:t>
                            </w:r>
                            <w:r w:rsidRPr="007F45B7">
                              <w:rPr>
                                <w:i/>
                              </w:rPr>
                              <w:t xml:space="preserve"> </w:t>
                            </w:r>
                            <w:r w:rsidR="003A70AD" w:rsidRPr="00140E93">
                              <w:rPr>
                                <w:b/>
                                <w:bCs/>
                                <w:i/>
                              </w:rPr>
                              <w:t xml:space="preserve">Upgrading a Ramp </w:t>
                            </w:r>
                            <w:proofErr w:type="spellStart"/>
                            <w:r w:rsidR="004B7E36" w:rsidRPr="00140E93">
                              <w:rPr>
                                <w:b/>
                                <w:bCs/>
                                <w:i/>
                              </w:rPr>
                              <w:t>eCDN</w:t>
                            </w:r>
                            <w:proofErr w:type="spellEnd"/>
                            <w:r w:rsidR="004B7E36" w:rsidRPr="00140E93">
                              <w:rPr>
                                <w:b/>
                                <w:bCs/>
                                <w:i/>
                              </w:rPr>
                              <w:t xml:space="preserve"> component overwrites </w:t>
                            </w:r>
                            <w:r w:rsidR="006806B2">
                              <w:rPr>
                                <w:b/>
                                <w:bCs/>
                                <w:i/>
                              </w:rPr>
                              <w:t xml:space="preserve">its </w:t>
                            </w:r>
                            <w:r w:rsidR="006806B2" w:rsidRPr="00140E93">
                              <w:rPr>
                                <w:b/>
                                <w:bCs/>
                                <w:i/>
                              </w:rPr>
                              <w:t xml:space="preserve">&lt;component&gt;.properties file. To preserve your changes, you must </w:t>
                            </w:r>
                            <w:r w:rsidR="006806B2">
                              <w:rPr>
                                <w:b/>
                                <w:bCs/>
                                <w:i/>
                                <w:color w:val="FF0000" w:themeColor="accent5"/>
                              </w:rPr>
                              <w:t>BACKUP THE FILE</w:t>
                            </w:r>
                            <w:r w:rsidR="006806B2" w:rsidRPr="00140E93">
                              <w:rPr>
                                <w:b/>
                                <w:bCs/>
                                <w:i/>
                              </w:rPr>
                              <w:t xml:space="preserve"> in another location.</w:t>
                            </w:r>
                          </w:p>
                        </w:txbxContent>
                      </wps:txbx>
                      <wps:bodyPr rot="0" vert="horz" wrap="square" lIns="45720" tIns="45720" rIns="45720" bIns="45720" anchor="ctr" anchorCtr="0" upright="1">
                        <a:noAutofit/>
                      </wps:bodyPr>
                    </wps:wsp>
                  </a:graphicData>
                </a:graphic>
              </wp:inline>
            </w:drawing>
          </mc:Choice>
          <mc:Fallback>
            <w:pict>
              <v:shape w14:anchorId="33C07C2F" id="_x0000_s1037" type="#_x0000_t185" style="width:489.75pt;height:4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" adj="2323" strokecolor="#bed632" strokeweight="1.5pt">
                <v:textbox inset="3.6pt,,3.6pt">
                  <w:txbxContent>
                    <w:p w14:paraId="5B4DD547" w14:textId="72EC59AD" w:rsidR="000E20EF" w:rsidRPr="00140E93" w:rsidRDefault="000E20EF" w:rsidP="000E20EF">
                      <w:pPr>
                        <w:pStyle w:val="ListParagraph"/>
                        <w:spacing w:after="0"/>
                        <w:ind w:left="0"/>
                        <w:rPr>
                          <w:b/>
                          <w:bCs/>
                          <w:i/>
                        </w:rPr>
                      </w:pPr>
                      <w:r w:rsidRPr="007F45B7">
                        <w:rPr>
                          <w:b/>
                          <w:i/>
                        </w:rPr>
                        <w:t>Note:</w:t>
                      </w:r>
                      <w:r w:rsidRPr="007F45B7">
                        <w:rPr>
                          <w:i/>
                        </w:rPr>
                        <w:t xml:space="preserve"> </w:t>
                      </w:r>
                      <w:r w:rsidR="003A70AD" w:rsidRPr="00140E93">
                        <w:rPr>
                          <w:b/>
                          <w:bCs/>
                          <w:i/>
                        </w:rPr>
                        <w:t xml:space="preserve">Upgrading a Ramp </w:t>
                      </w:r>
                      <w:proofErr w:type="spellStart"/>
                      <w:r w:rsidR="004B7E36" w:rsidRPr="00140E93">
                        <w:rPr>
                          <w:b/>
                          <w:bCs/>
                          <w:i/>
                        </w:rPr>
                        <w:t>eCDN</w:t>
                      </w:r>
                      <w:proofErr w:type="spellEnd"/>
                      <w:r w:rsidR="004B7E36" w:rsidRPr="00140E93">
                        <w:rPr>
                          <w:b/>
                          <w:bCs/>
                          <w:i/>
                        </w:rPr>
                        <w:t xml:space="preserve"> component overwrites </w:t>
                      </w:r>
                      <w:r w:rsidR="006806B2">
                        <w:rPr>
                          <w:b/>
                          <w:bCs/>
                          <w:i/>
                        </w:rPr>
                        <w:t xml:space="preserve">its </w:t>
                      </w:r>
                      <w:r w:rsidR="006806B2" w:rsidRPr="00140E93">
                        <w:rPr>
                          <w:b/>
                          <w:bCs/>
                          <w:i/>
                        </w:rPr>
                        <w:t xml:space="preserve">&lt;component&gt;.properties file. To preserve your changes, you must </w:t>
                      </w:r>
                      <w:r w:rsidR="006806B2">
                        <w:rPr>
                          <w:b/>
                          <w:bCs/>
                          <w:i/>
                          <w:color w:val="FF0000" w:themeColor="accent5"/>
                        </w:rPr>
                        <w:t>BACKUP THE FILE</w:t>
                      </w:r>
                      <w:r w:rsidR="006806B2" w:rsidRPr="00140E93">
                        <w:rPr>
                          <w:b/>
                          <w:bCs/>
                          <w:i/>
                        </w:rPr>
                        <w:t xml:space="preserve"> in another location.</w:t>
                      </w:r>
                    </w:p>
                  </w:txbxContent>
                </v:textbox>
                <w10:anchorlock/>
              </v:shape>
            </w:pict>
          </mc:Fallback>
        </mc:AlternateContent>
      </w:r>
    </w:p>
    <w:p w14:paraId="26230E67" w14:textId="1BF534EF" w:rsidR="006806B2" w:rsidRDefault="00C11A9B" w:rsidP="000E20EF">
      <w:r>
        <w:t>To add Java properties to a component:</w:t>
      </w:r>
    </w:p>
    <w:p w14:paraId="74E41056" w14:textId="4C2C6BB1" w:rsidR="00C11A9B" w:rsidRDefault="009C03C2" w:rsidP="00C11A9B">
      <w:pPr>
        <w:pStyle w:val="ListParagraph"/>
        <w:numPr>
          <w:ilvl w:val="0"/>
          <w:numId w:val="168"/>
        </w:numPr>
        <w:contextualSpacing w:val="0"/>
      </w:pPr>
      <w:r>
        <w:t xml:space="preserve">Locate the </w:t>
      </w:r>
      <w:r w:rsidR="00E743B3">
        <w:t>appropriate file for your component:</w:t>
      </w:r>
    </w:p>
    <w:tbl>
      <w:tblPr>
        <w:tblStyle w:val="GridTable2-Accent21"/>
        <w:tblW w:w="9270" w:type="dxa"/>
        <w:tblInd w:w="810" w:type="dxa"/>
        <w:tblLook w:val="04A0" w:firstRow="1" w:lastRow="0" w:firstColumn="1" w:lastColumn="0" w:noHBand="0" w:noVBand="1"/>
      </w:tblPr>
      <w:tblGrid>
        <w:gridCol w:w="1370"/>
        <w:gridCol w:w="7900"/>
      </w:tblGrid>
      <w:tr w:rsidR="006D38B5" w:rsidRPr="004E0BA5" w14:paraId="6342CE3F" w14:textId="77777777" w:rsidTr="00140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hideMark/>
          </w:tcPr>
          <w:p w14:paraId="16E8583E" w14:textId="0A0C502A" w:rsidR="00E743B3" w:rsidRPr="004E0BA5" w:rsidRDefault="00E743B3" w:rsidP="00C61F14">
            <w:pPr>
              <w:spacing w:after="0"/>
              <w:ind w:left="-12"/>
              <w:rPr>
                <w:color w:val="274756"/>
              </w:rPr>
            </w:pPr>
            <w:r>
              <w:rPr>
                <w:color w:val="274756"/>
              </w:rPr>
              <w:t>Component</w:t>
            </w:r>
          </w:p>
        </w:tc>
        <w:tc>
          <w:tcPr>
            <w:tcW w:w="7900" w:type="dxa"/>
          </w:tcPr>
          <w:p w14:paraId="6A8DF6D2" w14:textId="1C800A94" w:rsidR="00E743B3" w:rsidRDefault="00B641A1" w:rsidP="00C61F14">
            <w:pPr>
              <w:spacing w:after="0"/>
              <w:cnfStyle w:val="100000000000" w:firstRow="1" w:lastRow="0" w:firstColumn="0" w:lastColumn="0" w:oddVBand="0" w:evenVBand="0" w:oddHBand="0" w:evenHBand="0" w:firstRowFirstColumn="0" w:firstRowLastColumn="0" w:lastRowFirstColumn="0" w:lastRowLastColumn="0"/>
              <w:rPr>
                <w:color w:val="274756"/>
              </w:rPr>
            </w:pPr>
            <w:r>
              <w:rPr>
                <w:color w:val="274756"/>
              </w:rPr>
              <w:t>Location</w:t>
            </w:r>
          </w:p>
        </w:tc>
      </w:tr>
      <w:tr w:rsidR="006D38B5" w:rsidRPr="00733A63" w14:paraId="451D65C2"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14EF3FAD" w14:textId="77381B71" w:rsidR="00E743B3" w:rsidRPr="00E743B3" w:rsidRDefault="00E743B3" w:rsidP="00C61F14">
            <w:pPr>
              <w:spacing w:after="0"/>
              <w:rPr>
                <w:color w:val="274756"/>
              </w:rPr>
            </w:pPr>
            <w:r>
              <w:rPr>
                <w:color w:val="274756"/>
              </w:rPr>
              <w:t>Altimeter</w:t>
            </w:r>
          </w:p>
        </w:tc>
        <w:tc>
          <w:tcPr>
            <w:tcW w:w="7900" w:type="dxa"/>
          </w:tcPr>
          <w:p w14:paraId="1C2742B9" w14:textId="3093B1A0" w:rsidR="00B641A1" w:rsidRPr="00140E93" w:rsidRDefault="00B641A1" w:rsidP="00140E93">
            <w:pPr>
              <w:spacing w:after="0"/>
              <w:cnfStyle w:val="000000100000" w:firstRow="0" w:lastRow="0" w:firstColumn="0" w:lastColumn="0" w:oddVBand="0" w:evenVBand="0" w:oddHBand="1" w:evenHBand="0" w:firstRowFirstColumn="0" w:firstRowLastColumn="0" w:lastRowFirstColumn="0" w:lastRowLastColumn="0"/>
              <w:rPr>
                <w:b/>
                <w:bCs/>
                <w:color w:val="274756"/>
              </w:rPr>
            </w:pPr>
            <w:r w:rsidRPr="00140E93">
              <w:rPr>
                <w:b/>
                <w:bCs/>
                <w:color w:val="274756"/>
              </w:rPr>
              <w:t>Windows:</w:t>
            </w:r>
          </w:p>
          <w:p w14:paraId="3EF6141E" w14:textId="34F7A950" w:rsidR="00E743B3" w:rsidRPr="00140E93" w:rsidRDefault="00B641A1" w:rsidP="00140E93">
            <w:pPr>
              <w:spacing w:after="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74756"/>
              </w:rPr>
            </w:pPr>
            <w:r w:rsidRPr="00140E93">
              <w:rPr>
                <w:rFonts w:ascii="Courier New" w:hAnsi="Courier New" w:cs="Courier New"/>
                <w:color w:val="274756"/>
              </w:rPr>
              <w:t>C:\Program Files\</w:t>
            </w:r>
            <w:proofErr w:type="spellStart"/>
            <w:r w:rsidRPr="00140E93">
              <w:rPr>
                <w:rFonts w:ascii="Courier New" w:hAnsi="Courier New" w:cs="Courier New"/>
                <w:color w:val="274756"/>
              </w:rPr>
              <w:t>rampecdn</w:t>
            </w:r>
            <w:proofErr w:type="spellEnd"/>
            <w:r w:rsidRPr="00140E93">
              <w:rPr>
                <w:rFonts w:ascii="Courier New" w:hAnsi="Courier New" w:cs="Courier New"/>
                <w:color w:val="274756"/>
              </w:rPr>
              <w:t>\altimeter\</w:t>
            </w:r>
            <w:proofErr w:type="spellStart"/>
            <w:r w:rsidRPr="00140E93">
              <w:rPr>
                <w:rFonts w:ascii="Courier New" w:hAnsi="Courier New" w:cs="Courier New"/>
                <w:color w:val="274756"/>
              </w:rPr>
              <w:t>altimeter.properties.sample</w:t>
            </w:r>
            <w:proofErr w:type="spellEnd"/>
          </w:p>
          <w:p w14:paraId="5B43382F" w14:textId="77777777" w:rsidR="00B641A1" w:rsidRPr="00140E93" w:rsidRDefault="00B641A1" w:rsidP="00140E93">
            <w:pPr>
              <w:spacing w:after="0"/>
              <w:cnfStyle w:val="000000100000" w:firstRow="0" w:lastRow="0" w:firstColumn="0" w:lastColumn="0" w:oddVBand="0" w:evenVBand="0" w:oddHBand="1" w:evenHBand="0" w:firstRowFirstColumn="0" w:firstRowLastColumn="0" w:lastRowFirstColumn="0" w:lastRowLastColumn="0"/>
              <w:rPr>
                <w:b/>
                <w:bCs/>
                <w:color w:val="274756"/>
              </w:rPr>
            </w:pPr>
            <w:r w:rsidRPr="00140E93">
              <w:rPr>
                <w:b/>
                <w:bCs/>
                <w:color w:val="274756"/>
              </w:rPr>
              <w:t>Linux:</w:t>
            </w:r>
          </w:p>
          <w:p w14:paraId="396A7BD5" w14:textId="27D21248" w:rsidR="00B641A1" w:rsidRPr="00140E93" w:rsidRDefault="00B641A1" w:rsidP="00140E93">
            <w:pPr>
              <w:spacing w:after="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74756"/>
              </w:rPr>
            </w:pPr>
            <w:r w:rsidRPr="00140E93">
              <w:rPr>
                <w:rFonts w:ascii="Courier New" w:hAnsi="Courier New" w:cs="Courier New"/>
                <w:color w:val="274756"/>
              </w:rPr>
              <w:t>/opt/</w:t>
            </w:r>
            <w:proofErr w:type="spellStart"/>
            <w:r w:rsidRPr="00140E93">
              <w:rPr>
                <w:rFonts w:ascii="Courier New" w:hAnsi="Courier New" w:cs="Courier New"/>
                <w:color w:val="274756"/>
              </w:rPr>
              <w:t>rampecdn</w:t>
            </w:r>
            <w:proofErr w:type="spellEnd"/>
            <w:r w:rsidRPr="00140E93">
              <w:rPr>
                <w:rFonts w:ascii="Courier New" w:hAnsi="Courier New" w:cs="Courier New"/>
                <w:color w:val="274756"/>
              </w:rPr>
              <w:t>/altimeter/</w:t>
            </w:r>
            <w:proofErr w:type="spellStart"/>
            <w:r w:rsidRPr="00140E93">
              <w:rPr>
                <w:rFonts w:ascii="Courier New" w:hAnsi="Courier New" w:cs="Courier New"/>
                <w:color w:val="274756"/>
              </w:rPr>
              <w:t>altimeter.properties.sample</w:t>
            </w:r>
            <w:proofErr w:type="spellEnd"/>
          </w:p>
        </w:tc>
      </w:tr>
      <w:tr w:rsidR="006D38B5" w:rsidRPr="00733A63" w14:paraId="202BC990" w14:textId="77777777" w:rsidTr="00140E93">
        <w:tc>
          <w:tcPr>
            <w:cnfStyle w:val="001000000000" w:firstRow="0" w:lastRow="0" w:firstColumn="1" w:lastColumn="0" w:oddVBand="0" w:evenVBand="0" w:oddHBand="0" w:evenHBand="0" w:firstRowFirstColumn="0" w:firstRowLastColumn="0" w:lastRowFirstColumn="0" w:lastRowLastColumn="0"/>
            <w:tcW w:w="1370" w:type="dxa"/>
          </w:tcPr>
          <w:p w14:paraId="13D592FA" w14:textId="38317D61" w:rsidR="00E743B3" w:rsidRPr="00E743B3" w:rsidRDefault="00E743B3" w:rsidP="00C61F14">
            <w:pPr>
              <w:rPr>
                <w:color w:val="274756"/>
              </w:rPr>
            </w:pPr>
            <w:r>
              <w:rPr>
                <w:color w:val="274756"/>
              </w:rPr>
              <w:t>Core Analytics</w:t>
            </w:r>
          </w:p>
        </w:tc>
        <w:tc>
          <w:tcPr>
            <w:tcW w:w="7900" w:type="dxa"/>
          </w:tcPr>
          <w:p w14:paraId="1C504891" w14:textId="77777777" w:rsidR="006D38B5" w:rsidRPr="00C61F14" w:rsidRDefault="006D38B5" w:rsidP="00140E93">
            <w:pPr>
              <w:spacing w:after="0"/>
              <w:cnfStyle w:val="000000000000" w:firstRow="0" w:lastRow="0" w:firstColumn="0" w:lastColumn="0" w:oddVBand="0" w:evenVBand="0" w:oddHBand="0" w:evenHBand="0" w:firstRowFirstColumn="0" w:firstRowLastColumn="0" w:lastRowFirstColumn="0" w:lastRowLastColumn="0"/>
              <w:rPr>
                <w:b/>
                <w:bCs/>
                <w:color w:val="274756"/>
              </w:rPr>
            </w:pPr>
            <w:r w:rsidRPr="00C61F14">
              <w:rPr>
                <w:b/>
                <w:bCs/>
                <w:color w:val="274756"/>
              </w:rPr>
              <w:t>Windows:</w:t>
            </w:r>
          </w:p>
          <w:p w14:paraId="4EFC9866" w14:textId="787DB8CA" w:rsidR="006D38B5" w:rsidRPr="00C61F14" w:rsidRDefault="003D496F" w:rsidP="00140E93">
            <w:pPr>
              <w:spacing w:after="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74756"/>
              </w:rPr>
            </w:pPr>
            <w:r w:rsidRPr="003D496F">
              <w:rPr>
                <w:rFonts w:ascii="Courier New" w:hAnsi="Courier New" w:cs="Courier New"/>
                <w:color w:val="274756"/>
              </w:rPr>
              <w:t>C:\Program Files\</w:t>
            </w:r>
            <w:proofErr w:type="spellStart"/>
            <w:r w:rsidRPr="003D496F">
              <w:rPr>
                <w:rFonts w:ascii="Courier New" w:hAnsi="Courier New" w:cs="Courier New"/>
                <w:color w:val="274756"/>
              </w:rPr>
              <w:t>rampecdn</w:t>
            </w:r>
            <w:proofErr w:type="spellEnd"/>
            <w:r w:rsidRPr="003D496F">
              <w:rPr>
                <w:rFonts w:ascii="Courier New" w:hAnsi="Courier New" w:cs="Courier New"/>
                <w:color w:val="274756"/>
              </w:rPr>
              <w:t>\</w:t>
            </w:r>
            <w:proofErr w:type="spellStart"/>
            <w:r w:rsidRPr="003D496F">
              <w:rPr>
                <w:rFonts w:ascii="Courier New" w:hAnsi="Courier New" w:cs="Courier New"/>
                <w:color w:val="274756"/>
              </w:rPr>
              <w:t>coreanalytics</w:t>
            </w:r>
            <w:proofErr w:type="spellEnd"/>
            <w:r w:rsidR="006D38B5" w:rsidRPr="00C61F14">
              <w:rPr>
                <w:rFonts w:ascii="Courier New" w:hAnsi="Courier New" w:cs="Courier New"/>
                <w:color w:val="274756"/>
              </w:rPr>
              <w:t>\</w:t>
            </w:r>
            <w:proofErr w:type="spellStart"/>
            <w:r>
              <w:rPr>
                <w:rFonts w:ascii="Courier New" w:hAnsi="Courier New" w:cs="Courier New"/>
                <w:color w:val="274756"/>
              </w:rPr>
              <w:t>mate</w:t>
            </w:r>
            <w:r w:rsidR="006D38B5" w:rsidRPr="00C61F14">
              <w:rPr>
                <w:rFonts w:ascii="Courier New" w:hAnsi="Courier New" w:cs="Courier New"/>
                <w:color w:val="274756"/>
              </w:rPr>
              <w:t>.properties.sample</w:t>
            </w:r>
            <w:proofErr w:type="spellEnd"/>
          </w:p>
          <w:p w14:paraId="4B6F63F6" w14:textId="77777777" w:rsidR="006D38B5" w:rsidRPr="00C61F14" w:rsidRDefault="006D38B5" w:rsidP="00140E93">
            <w:pPr>
              <w:spacing w:after="0"/>
              <w:cnfStyle w:val="000000000000" w:firstRow="0" w:lastRow="0" w:firstColumn="0" w:lastColumn="0" w:oddVBand="0" w:evenVBand="0" w:oddHBand="0" w:evenHBand="0" w:firstRowFirstColumn="0" w:firstRowLastColumn="0" w:lastRowFirstColumn="0" w:lastRowLastColumn="0"/>
              <w:rPr>
                <w:b/>
                <w:bCs/>
                <w:color w:val="274756"/>
              </w:rPr>
            </w:pPr>
            <w:r w:rsidRPr="00C61F14">
              <w:rPr>
                <w:b/>
                <w:bCs/>
                <w:color w:val="274756"/>
              </w:rPr>
              <w:t>Linux:</w:t>
            </w:r>
          </w:p>
          <w:p w14:paraId="03744FF3" w14:textId="79C940CC" w:rsidR="00E743B3" w:rsidRPr="00B707ED" w:rsidRDefault="006D38B5" w:rsidP="00140E93">
            <w:pPr>
              <w:spacing w:after="0"/>
              <w:cnfStyle w:val="000000000000" w:firstRow="0" w:lastRow="0" w:firstColumn="0" w:lastColumn="0" w:oddVBand="0" w:evenVBand="0" w:oddHBand="0" w:evenHBand="0" w:firstRowFirstColumn="0" w:firstRowLastColumn="0" w:lastRowFirstColumn="0" w:lastRowLastColumn="0"/>
              <w:rPr>
                <w:color w:val="274756"/>
              </w:rPr>
            </w:pPr>
            <w:r w:rsidRPr="00C61F14">
              <w:rPr>
                <w:rFonts w:ascii="Courier New" w:hAnsi="Courier New" w:cs="Courier New"/>
                <w:color w:val="274756"/>
              </w:rPr>
              <w:t>/opt/</w:t>
            </w:r>
            <w:proofErr w:type="spellStart"/>
            <w:r w:rsidRPr="00C61F14">
              <w:rPr>
                <w:rFonts w:ascii="Courier New" w:hAnsi="Courier New" w:cs="Courier New"/>
                <w:color w:val="274756"/>
              </w:rPr>
              <w:t>rampecdn</w:t>
            </w:r>
            <w:proofErr w:type="spellEnd"/>
            <w:r w:rsidRPr="00C61F14">
              <w:rPr>
                <w:rFonts w:ascii="Courier New" w:hAnsi="Courier New" w:cs="Courier New"/>
                <w:color w:val="274756"/>
              </w:rPr>
              <w:t>/</w:t>
            </w:r>
            <w:proofErr w:type="spellStart"/>
            <w:r w:rsidR="003D496F" w:rsidRPr="003D496F">
              <w:rPr>
                <w:rFonts w:ascii="Courier New" w:hAnsi="Courier New" w:cs="Courier New"/>
                <w:color w:val="274756"/>
              </w:rPr>
              <w:t>coreanalytics</w:t>
            </w:r>
            <w:proofErr w:type="spellEnd"/>
            <w:r w:rsidR="003D496F">
              <w:rPr>
                <w:rFonts w:ascii="Courier New" w:hAnsi="Courier New" w:cs="Courier New"/>
                <w:color w:val="274756"/>
              </w:rPr>
              <w:t>/</w:t>
            </w:r>
            <w:proofErr w:type="spellStart"/>
            <w:r w:rsidR="003D496F" w:rsidRPr="003D496F">
              <w:rPr>
                <w:rFonts w:ascii="Courier New" w:hAnsi="Courier New" w:cs="Courier New"/>
                <w:color w:val="274756"/>
              </w:rPr>
              <w:t>mate.properties.sample</w:t>
            </w:r>
            <w:proofErr w:type="spellEnd"/>
          </w:p>
        </w:tc>
      </w:tr>
      <w:tr w:rsidR="006D38B5" w:rsidRPr="00733A63" w14:paraId="109403E8"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4AE05A33" w14:textId="7D5D2E45" w:rsidR="00E743B3" w:rsidRPr="00E743B3" w:rsidRDefault="00E743B3" w:rsidP="00C61F14">
            <w:pPr>
              <w:rPr>
                <w:color w:val="274756"/>
              </w:rPr>
            </w:pPr>
            <w:r>
              <w:rPr>
                <w:color w:val="274756"/>
              </w:rPr>
              <w:t>Data Broker</w:t>
            </w:r>
          </w:p>
        </w:tc>
        <w:tc>
          <w:tcPr>
            <w:tcW w:w="7900" w:type="dxa"/>
          </w:tcPr>
          <w:p w14:paraId="0EE95010" w14:textId="77777777" w:rsidR="006D38B5" w:rsidRPr="00C61F14" w:rsidRDefault="006D38B5" w:rsidP="00140E93">
            <w:pPr>
              <w:spacing w:after="0"/>
              <w:cnfStyle w:val="000000100000" w:firstRow="0" w:lastRow="0" w:firstColumn="0" w:lastColumn="0" w:oddVBand="0" w:evenVBand="0" w:oddHBand="1" w:evenHBand="0" w:firstRowFirstColumn="0" w:firstRowLastColumn="0" w:lastRowFirstColumn="0" w:lastRowLastColumn="0"/>
              <w:rPr>
                <w:b/>
                <w:bCs/>
                <w:color w:val="274756"/>
              </w:rPr>
            </w:pPr>
            <w:r w:rsidRPr="00C61F14">
              <w:rPr>
                <w:b/>
                <w:bCs/>
                <w:color w:val="274756"/>
              </w:rPr>
              <w:t>Windows:</w:t>
            </w:r>
          </w:p>
          <w:p w14:paraId="27B127CB" w14:textId="30967A87" w:rsidR="006D38B5" w:rsidRPr="00C61F14" w:rsidRDefault="006D38B5" w:rsidP="00140E93">
            <w:pPr>
              <w:spacing w:after="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74756"/>
              </w:rPr>
            </w:pPr>
            <w:r w:rsidRPr="00C61F14">
              <w:rPr>
                <w:rFonts w:ascii="Courier New" w:hAnsi="Courier New" w:cs="Courier New"/>
                <w:color w:val="274756"/>
              </w:rPr>
              <w:t>C:\Program Files\</w:t>
            </w:r>
            <w:proofErr w:type="spellStart"/>
            <w:r w:rsidRPr="00C61F14">
              <w:rPr>
                <w:rFonts w:ascii="Courier New" w:hAnsi="Courier New" w:cs="Courier New"/>
                <w:color w:val="274756"/>
              </w:rPr>
              <w:t>rampecdn</w:t>
            </w:r>
            <w:proofErr w:type="spellEnd"/>
            <w:r w:rsidRPr="00C61F14">
              <w:rPr>
                <w:rFonts w:ascii="Courier New" w:hAnsi="Courier New" w:cs="Courier New"/>
                <w:color w:val="274756"/>
              </w:rPr>
              <w:t>\</w:t>
            </w:r>
            <w:proofErr w:type="spellStart"/>
            <w:r w:rsidR="003D496F">
              <w:rPr>
                <w:rFonts w:ascii="Courier New" w:hAnsi="Courier New" w:cs="Courier New"/>
                <w:color w:val="274756"/>
              </w:rPr>
              <w:t>databroker</w:t>
            </w:r>
            <w:proofErr w:type="spellEnd"/>
            <w:r w:rsidRPr="00C61F14">
              <w:rPr>
                <w:rFonts w:ascii="Courier New" w:hAnsi="Courier New" w:cs="Courier New"/>
                <w:color w:val="274756"/>
              </w:rPr>
              <w:t>\</w:t>
            </w:r>
            <w:proofErr w:type="spellStart"/>
            <w:r w:rsidR="003D496F">
              <w:rPr>
                <w:rFonts w:ascii="Courier New" w:hAnsi="Courier New" w:cs="Courier New"/>
                <w:color w:val="274756"/>
              </w:rPr>
              <w:t>databroker</w:t>
            </w:r>
            <w:r w:rsidRPr="00C61F14">
              <w:rPr>
                <w:rFonts w:ascii="Courier New" w:hAnsi="Courier New" w:cs="Courier New"/>
                <w:color w:val="274756"/>
              </w:rPr>
              <w:t>.properties.sample</w:t>
            </w:r>
            <w:proofErr w:type="spellEnd"/>
          </w:p>
          <w:p w14:paraId="52505024" w14:textId="77777777" w:rsidR="006D38B5" w:rsidRPr="00C61F14" w:rsidRDefault="006D38B5" w:rsidP="00140E93">
            <w:pPr>
              <w:spacing w:after="0"/>
              <w:cnfStyle w:val="000000100000" w:firstRow="0" w:lastRow="0" w:firstColumn="0" w:lastColumn="0" w:oddVBand="0" w:evenVBand="0" w:oddHBand="1" w:evenHBand="0" w:firstRowFirstColumn="0" w:firstRowLastColumn="0" w:lastRowFirstColumn="0" w:lastRowLastColumn="0"/>
              <w:rPr>
                <w:b/>
                <w:bCs/>
                <w:color w:val="274756"/>
              </w:rPr>
            </w:pPr>
            <w:r w:rsidRPr="00C61F14">
              <w:rPr>
                <w:b/>
                <w:bCs/>
                <w:color w:val="274756"/>
              </w:rPr>
              <w:t>Linux:</w:t>
            </w:r>
          </w:p>
          <w:p w14:paraId="1BF13BE8" w14:textId="4938D635" w:rsidR="00E743B3" w:rsidRDefault="006D38B5" w:rsidP="00140E93">
            <w:pPr>
              <w:spacing w:after="0"/>
              <w:cnfStyle w:val="000000100000" w:firstRow="0" w:lastRow="0" w:firstColumn="0" w:lastColumn="0" w:oddVBand="0" w:evenVBand="0" w:oddHBand="1" w:evenHBand="0" w:firstRowFirstColumn="0" w:firstRowLastColumn="0" w:lastRowFirstColumn="0" w:lastRowLastColumn="0"/>
              <w:rPr>
                <w:color w:val="274756"/>
              </w:rPr>
            </w:pPr>
            <w:r w:rsidRPr="00C61F14">
              <w:rPr>
                <w:rFonts w:ascii="Courier New" w:hAnsi="Courier New" w:cs="Courier New"/>
                <w:color w:val="274756"/>
              </w:rPr>
              <w:t>/opt/</w:t>
            </w:r>
            <w:proofErr w:type="spellStart"/>
            <w:r w:rsidRPr="00C61F14">
              <w:rPr>
                <w:rFonts w:ascii="Courier New" w:hAnsi="Courier New" w:cs="Courier New"/>
                <w:color w:val="274756"/>
              </w:rPr>
              <w:t>rampecdn</w:t>
            </w:r>
            <w:proofErr w:type="spellEnd"/>
            <w:r w:rsidRPr="00C61F14">
              <w:rPr>
                <w:rFonts w:ascii="Courier New" w:hAnsi="Courier New" w:cs="Courier New"/>
                <w:color w:val="274756"/>
              </w:rPr>
              <w:t>/</w:t>
            </w:r>
            <w:proofErr w:type="spellStart"/>
            <w:r w:rsidR="003D496F" w:rsidRPr="003D496F">
              <w:rPr>
                <w:rFonts w:ascii="Courier New" w:hAnsi="Courier New" w:cs="Courier New"/>
                <w:color w:val="274756"/>
              </w:rPr>
              <w:t>databroker</w:t>
            </w:r>
            <w:proofErr w:type="spellEnd"/>
            <w:r w:rsidR="003D496F">
              <w:rPr>
                <w:rFonts w:ascii="Courier New" w:hAnsi="Courier New" w:cs="Courier New"/>
                <w:color w:val="274756"/>
              </w:rPr>
              <w:t>/</w:t>
            </w:r>
            <w:proofErr w:type="spellStart"/>
            <w:r w:rsidR="003D496F" w:rsidRPr="003D496F">
              <w:rPr>
                <w:rFonts w:ascii="Courier New" w:hAnsi="Courier New" w:cs="Courier New"/>
                <w:color w:val="274756"/>
              </w:rPr>
              <w:t>databroker.properties.sample</w:t>
            </w:r>
            <w:proofErr w:type="spellEnd"/>
          </w:p>
        </w:tc>
      </w:tr>
      <w:tr w:rsidR="00E743B3" w:rsidRPr="00733A63" w14:paraId="5B362B37" w14:textId="77777777" w:rsidTr="00140E93">
        <w:tc>
          <w:tcPr>
            <w:cnfStyle w:val="001000000000" w:firstRow="0" w:lastRow="0" w:firstColumn="1" w:lastColumn="0" w:oddVBand="0" w:evenVBand="0" w:oddHBand="0" w:evenHBand="0" w:firstRowFirstColumn="0" w:firstRowLastColumn="0" w:lastRowFirstColumn="0" w:lastRowLastColumn="0"/>
            <w:tcW w:w="1370" w:type="dxa"/>
          </w:tcPr>
          <w:p w14:paraId="66C627F1" w14:textId="11D4DA43" w:rsidR="00E743B3" w:rsidRDefault="00E743B3" w:rsidP="00C61F14">
            <w:pPr>
              <w:rPr>
                <w:color w:val="274756"/>
              </w:rPr>
            </w:pPr>
            <w:proofErr w:type="spellStart"/>
            <w:r>
              <w:rPr>
                <w:color w:val="274756"/>
              </w:rPr>
              <w:t>OmniCache</w:t>
            </w:r>
            <w:proofErr w:type="spellEnd"/>
          </w:p>
        </w:tc>
        <w:tc>
          <w:tcPr>
            <w:tcW w:w="7900" w:type="dxa"/>
          </w:tcPr>
          <w:p w14:paraId="643173DD" w14:textId="77777777" w:rsidR="006D38B5" w:rsidRPr="00C61F14" w:rsidRDefault="006D38B5" w:rsidP="00140E93">
            <w:pPr>
              <w:spacing w:after="0"/>
              <w:cnfStyle w:val="000000000000" w:firstRow="0" w:lastRow="0" w:firstColumn="0" w:lastColumn="0" w:oddVBand="0" w:evenVBand="0" w:oddHBand="0" w:evenHBand="0" w:firstRowFirstColumn="0" w:firstRowLastColumn="0" w:lastRowFirstColumn="0" w:lastRowLastColumn="0"/>
              <w:rPr>
                <w:b/>
                <w:bCs/>
                <w:color w:val="274756"/>
              </w:rPr>
            </w:pPr>
            <w:r w:rsidRPr="00C61F14">
              <w:rPr>
                <w:b/>
                <w:bCs/>
                <w:color w:val="274756"/>
              </w:rPr>
              <w:t>Windows:</w:t>
            </w:r>
          </w:p>
          <w:p w14:paraId="5836C019" w14:textId="116E38A3" w:rsidR="006D38B5" w:rsidRPr="00C61F14" w:rsidRDefault="006D38B5" w:rsidP="00140E93">
            <w:pPr>
              <w:spacing w:after="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74756"/>
              </w:rPr>
            </w:pPr>
            <w:r w:rsidRPr="00C61F14">
              <w:rPr>
                <w:rFonts w:ascii="Courier New" w:hAnsi="Courier New" w:cs="Courier New"/>
                <w:color w:val="274756"/>
              </w:rPr>
              <w:t>C:\Program Files\</w:t>
            </w:r>
            <w:proofErr w:type="spellStart"/>
            <w:r w:rsidRPr="00C61F14">
              <w:rPr>
                <w:rFonts w:ascii="Courier New" w:hAnsi="Courier New" w:cs="Courier New"/>
                <w:color w:val="274756"/>
              </w:rPr>
              <w:t>rampecdn</w:t>
            </w:r>
            <w:proofErr w:type="spellEnd"/>
            <w:r w:rsidRPr="00C61F14">
              <w:rPr>
                <w:rFonts w:ascii="Courier New" w:hAnsi="Courier New" w:cs="Courier New"/>
                <w:color w:val="274756"/>
              </w:rPr>
              <w:t>\</w:t>
            </w:r>
            <w:proofErr w:type="spellStart"/>
            <w:r w:rsidR="003D496F">
              <w:rPr>
                <w:rFonts w:ascii="Courier New" w:hAnsi="Courier New" w:cs="Courier New"/>
                <w:color w:val="274756"/>
              </w:rPr>
              <w:t>omnicache</w:t>
            </w:r>
            <w:proofErr w:type="spellEnd"/>
            <w:r w:rsidRPr="00C61F14">
              <w:rPr>
                <w:rFonts w:ascii="Courier New" w:hAnsi="Courier New" w:cs="Courier New"/>
                <w:color w:val="274756"/>
              </w:rPr>
              <w:t>\</w:t>
            </w:r>
            <w:proofErr w:type="spellStart"/>
            <w:r w:rsidR="003D496F">
              <w:rPr>
                <w:rFonts w:ascii="Courier New" w:hAnsi="Courier New" w:cs="Courier New"/>
                <w:color w:val="274756"/>
              </w:rPr>
              <w:t>omnicache</w:t>
            </w:r>
            <w:r w:rsidR="00656EAD">
              <w:rPr>
                <w:rFonts w:ascii="Courier New" w:hAnsi="Courier New" w:cs="Courier New"/>
                <w:color w:val="274756"/>
              </w:rPr>
              <w:t>_launch</w:t>
            </w:r>
            <w:r w:rsidRPr="00C61F14">
              <w:rPr>
                <w:rFonts w:ascii="Courier New" w:hAnsi="Courier New" w:cs="Courier New"/>
                <w:color w:val="274756"/>
              </w:rPr>
              <w:t>.properties.sample</w:t>
            </w:r>
            <w:proofErr w:type="spellEnd"/>
          </w:p>
          <w:p w14:paraId="47745E9E" w14:textId="77777777" w:rsidR="006D38B5" w:rsidRPr="00C61F14" w:rsidRDefault="006D38B5" w:rsidP="00140E93">
            <w:pPr>
              <w:spacing w:after="0"/>
              <w:cnfStyle w:val="000000000000" w:firstRow="0" w:lastRow="0" w:firstColumn="0" w:lastColumn="0" w:oddVBand="0" w:evenVBand="0" w:oddHBand="0" w:evenHBand="0" w:firstRowFirstColumn="0" w:firstRowLastColumn="0" w:lastRowFirstColumn="0" w:lastRowLastColumn="0"/>
              <w:rPr>
                <w:b/>
                <w:bCs/>
                <w:color w:val="274756"/>
              </w:rPr>
            </w:pPr>
            <w:r w:rsidRPr="00C61F14">
              <w:rPr>
                <w:b/>
                <w:bCs/>
                <w:color w:val="274756"/>
              </w:rPr>
              <w:t>Linux:</w:t>
            </w:r>
          </w:p>
          <w:p w14:paraId="5AF7459B" w14:textId="564A0C14" w:rsidR="00E743B3" w:rsidRDefault="006D38B5" w:rsidP="00140E93">
            <w:pPr>
              <w:spacing w:after="0"/>
              <w:cnfStyle w:val="000000000000" w:firstRow="0" w:lastRow="0" w:firstColumn="0" w:lastColumn="0" w:oddVBand="0" w:evenVBand="0" w:oddHBand="0" w:evenHBand="0" w:firstRowFirstColumn="0" w:firstRowLastColumn="0" w:lastRowFirstColumn="0" w:lastRowLastColumn="0"/>
              <w:rPr>
                <w:color w:val="274756"/>
              </w:rPr>
            </w:pPr>
            <w:r w:rsidRPr="00C61F14">
              <w:rPr>
                <w:rFonts w:ascii="Courier New" w:hAnsi="Courier New" w:cs="Courier New"/>
                <w:color w:val="274756"/>
              </w:rPr>
              <w:t>/opt/</w:t>
            </w:r>
            <w:proofErr w:type="spellStart"/>
            <w:r w:rsidRPr="00C61F14">
              <w:rPr>
                <w:rFonts w:ascii="Courier New" w:hAnsi="Courier New" w:cs="Courier New"/>
                <w:color w:val="274756"/>
              </w:rPr>
              <w:t>rampecdn</w:t>
            </w:r>
            <w:proofErr w:type="spellEnd"/>
            <w:r w:rsidRPr="00C61F14">
              <w:rPr>
                <w:rFonts w:ascii="Courier New" w:hAnsi="Courier New" w:cs="Courier New"/>
                <w:color w:val="274756"/>
              </w:rPr>
              <w:t>/</w:t>
            </w:r>
            <w:proofErr w:type="spellStart"/>
            <w:r w:rsidR="003D496F" w:rsidRPr="003D496F">
              <w:rPr>
                <w:rFonts w:ascii="Courier New" w:hAnsi="Courier New" w:cs="Courier New"/>
                <w:color w:val="274756"/>
              </w:rPr>
              <w:t>omnicache</w:t>
            </w:r>
            <w:proofErr w:type="spellEnd"/>
            <w:r w:rsidR="003D496F">
              <w:rPr>
                <w:rFonts w:ascii="Courier New" w:hAnsi="Courier New" w:cs="Courier New"/>
                <w:color w:val="274756"/>
              </w:rPr>
              <w:t>/</w:t>
            </w:r>
            <w:proofErr w:type="spellStart"/>
            <w:r w:rsidR="003D496F" w:rsidRPr="003D496F">
              <w:rPr>
                <w:rFonts w:ascii="Courier New" w:hAnsi="Courier New" w:cs="Courier New"/>
                <w:color w:val="274756"/>
              </w:rPr>
              <w:t>omnicache</w:t>
            </w:r>
            <w:r w:rsidR="00656EAD">
              <w:rPr>
                <w:rFonts w:ascii="Courier New" w:hAnsi="Courier New" w:cs="Courier New"/>
                <w:color w:val="274756"/>
              </w:rPr>
              <w:t>_launch</w:t>
            </w:r>
            <w:r w:rsidR="003D496F" w:rsidRPr="003D496F">
              <w:rPr>
                <w:rFonts w:ascii="Courier New" w:hAnsi="Courier New" w:cs="Courier New"/>
                <w:color w:val="274756"/>
              </w:rPr>
              <w:t>.properties.sample</w:t>
            </w:r>
            <w:proofErr w:type="spellEnd"/>
          </w:p>
        </w:tc>
      </w:tr>
      <w:tr w:rsidR="00E743B3" w:rsidRPr="00733A63" w14:paraId="1D668960"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19E2D1E2" w14:textId="7CAA2930" w:rsidR="00E743B3" w:rsidRDefault="00E743B3" w:rsidP="00C61F14">
            <w:pPr>
              <w:rPr>
                <w:color w:val="274756"/>
              </w:rPr>
            </w:pPr>
            <w:r>
              <w:rPr>
                <w:color w:val="274756"/>
              </w:rPr>
              <w:t>Multicast+ Sender</w:t>
            </w:r>
          </w:p>
        </w:tc>
        <w:tc>
          <w:tcPr>
            <w:tcW w:w="7900" w:type="dxa"/>
          </w:tcPr>
          <w:p w14:paraId="19710BD7" w14:textId="77777777" w:rsidR="006D38B5" w:rsidRPr="00C61F14" w:rsidRDefault="006D38B5" w:rsidP="00140E93">
            <w:pPr>
              <w:spacing w:after="0"/>
              <w:cnfStyle w:val="000000100000" w:firstRow="0" w:lastRow="0" w:firstColumn="0" w:lastColumn="0" w:oddVBand="0" w:evenVBand="0" w:oddHBand="1" w:evenHBand="0" w:firstRowFirstColumn="0" w:firstRowLastColumn="0" w:lastRowFirstColumn="0" w:lastRowLastColumn="0"/>
              <w:rPr>
                <w:b/>
                <w:bCs/>
                <w:color w:val="274756"/>
              </w:rPr>
            </w:pPr>
            <w:r w:rsidRPr="00C61F14">
              <w:rPr>
                <w:b/>
                <w:bCs/>
                <w:color w:val="274756"/>
              </w:rPr>
              <w:t>Windows:</w:t>
            </w:r>
          </w:p>
          <w:p w14:paraId="20DFF9A5" w14:textId="302B3B32" w:rsidR="006D38B5" w:rsidRPr="00C61F14" w:rsidRDefault="006D38B5" w:rsidP="00140E93">
            <w:pPr>
              <w:spacing w:after="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74756"/>
              </w:rPr>
            </w:pPr>
            <w:r w:rsidRPr="00C61F14">
              <w:rPr>
                <w:rFonts w:ascii="Courier New" w:hAnsi="Courier New" w:cs="Courier New"/>
                <w:color w:val="274756"/>
              </w:rPr>
              <w:t>C:\Program Files\</w:t>
            </w:r>
            <w:proofErr w:type="spellStart"/>
            <w:r w:rsidRPr="00C61F14">
              <w:rPr>
                <w:rFonts w:ascii="Courier New" w:hAnsi="Courier New" w:cs="Courier New"/>
                <w:color w:val="274756"/>
              </w:rPr>
              <w:t>rampecdn</w:t>
            </w:r>
            <w:proofErr w:type="spellEnd"/>
            <w:r w:rsidRPr="00C61F14">
              <w:rPr>
                <w:rFonts w:ascii="Courier New" w:hAnsi="Courier New" w:cs="Courier New"/>
                <w:color w:val="274756"/>
              </w:rPr>
              <w:t>\</w:t>
            </w:r>
            <w:r w:rsidR="005D6367">
              <w:rPr>
                <w:rFonts w:ascii="Courier New" w:hAnsi="Courier New" w:cs="Courier New"/>
                <w:color w:val="274756"/>
              </w:rPr>
              <w:t>multicast</w:t>
            </w:r>
            <w:r w:rsidRPr="00C61F14">
              <w:rPr>
                <w:rFonts w:ascii="Courier New" w:hAnsi="Courier New" w:cs="Courier New"/>
                <w:color w:val="274756"/>
              </w:rPr>
              <w:t>\</w:t>
            </w:r>
            <w:proofErr w:type="spellStart"/>
            <w:r w:rsidR="005D6367">
              <w:rPr>
                <w:rFonts w:ascii="Courier New" w:hAnsi="Courier New" w:cs="Courier New"/>
                <w:color w:val="274756"/>
              </w:rPr>
              <w:t>multicast</w:t>
            </w:r>
            <w:r w:rsidRPr="00C61F14">
              <w:rPr>
                <w:rFonts w:ascii="Courier New" w:hAnsi="Courier New" w:cs="Courier New"/>
                <w:color w:val="274756"/>
              </w:rPr>
              <w:t>.properties.sample</w:t>
            </w:r>
            <w:proofErr w:type="spellEnd"/>
          </w:p>
          <w:p w14:paraId="4B78EDCE" w14:textId="77777777" w:rsidR="006D38B5" w:rsidRPr="00C61F14" w:rsidRDefault="006D38B5" w:rsidP="00140E93">
            <w:pPr>
              <w:spacing w:after="0"/>
              <w:cnfStyle w:val="000000100000" w:firstRow="0" w:lastRow="0" w:firstColumn="0" w:lastColumn="0" w:oddVBand="0" w:evenVBand="0" w:oddHBand="1" w:evenHBand="0" w:firstRowFirstColumn="0" w:firstRowLastColumn="0" w:lastRowFirstColumn="0" w:lastRowLastColumn="0"/>
              <w:rPr>
                <w:b/>
                <w:bCs/>
                <w:color w:val="274756"/>
              </w:rPr>
            </w:pPr>
            <w:r w:rsidRPr="00C61F14">
              <w:rPr>
                <w:b/>
                <w:bCs/>
                <w:color w:val="274756"/>
              </w:rPr>
              <w:t>Linux:</w:t>
            </w:r>
          </w:p>
          <w:p w14:paraId="2D9A8ED7" w14:textId="19423BBF" w:rsidR="00E743B3" w:rsidRDefault="006D38B5" w:rsidP="00140E93">
            <w:pPr>
              <w:spacing w:after="0"/>
              <w:cnfStyle w:val="000000100000" w:firstRow="0" w:lastRow="0" w:firstColumn="0" w:lastColumn="0" w:oddVBand="0" w:evenVBand="0" w:oddHBand="1" w:evenHBand="0" w:firstRowFirstColumn="0" w:firstRowLastColumn="0" w:lastRowFirstColumn="0" w:lastRowLastColumn="0"/>
              <w:rPr>
                <w:color w:val="274756"/>
              </w:rPr>
            </w:pPr>
            <w:r w:rsidRPr="00C61F14">
              <w:rPr>
                <w:rFonts w:ascii="Courier New" w:hAnsi="Courier New" w:cs="Courier New"/>
                <w:color w:val="274756"/>
              </w:rPr>
              <w:t>/opt/</w:t>
            </w:r>
            <w:proofErr w:type="spellStart"/>
            <w:r w:rsidRPr="00C61F14">
              <w:rPr>
                <w:rFonts w:ascii="Courier New" w:hAnsi="Courier New" w:cs="Courier New"/>
                <w:color w:val="274756"/>
              </w:rPr>
              <w:t>rampecdn</w:t>
            </w:r>
            <w:proofErr w:type="spellEnd"/>
            <w:r w:rsidRPr="00C61F14">
              <w:rPr>
                <w:rFonts w:ascii="Courier New" w:hAnsi="Courier New" w:cs="Courier New"/>
                <w:color w:val="274756"/>
              </w:rPr>
              <w:t>/</w:t>
            </w:r>
            <w:r w:rsidR="00D75B37">
              <w:rPr>
                <w:rFonts w:ascii="Courier New" w:hAnsi="Courier New" w:cs="Courier New"/>
                <w:color w:val="274756"/>
              </w:rPr>
              <w:t>multicast</w:t>
            </w:r>
            <w:r w:rsidRPr="00C61F14">
              <w:rPr>
                <w:rFonts w:ascii="Courier New" w:hAnsi="Courier New" w:cs="Courier New"/>
                <w:color w:val="274756"/>
              </w:rPr>
              <w:t>/</w:t>
            </w:r>
            <w:proofErr w:type="spellStart"/>
            <w:r w:rsidR="00D75B37">
              <w:rPr>
                <w:rFonts w:ascii="Courier New" w:hAnsi="Courier New" w:cs="Courier New"/>
                <w:color w:val="274756"/>
              </w:rPr>
              <w:t>multicast</w:t>
            </w:r>
            <w:r w:rsidRPr="00C61F14">
              <w:rPr>
                <w:rFonts w:ascii="Courier New" w:hAnsi="Courier New" w:cs="Courier New"/>
                <w:color w:val="274756"/>
              </w:rPr>
              <w:t>.properties.sample</w:t>
            </w:r>
            <w:proofErr w:type="spellEnd"/>
          </w:p>
        </w:tc>
      </w:tr>
    </w:tbl>
    <w:p w14:paraId="5F6DA345" w14:textId="7B1B626B" w:rsidR="009C03C2" w:rsidRDefault="009C03C2" w:rsidP="00A64F15">
      <w:pPr>
        <w:pStyle w:val="ListParagraph"/>
        <w:numPr>
          <w:ilvl w:val="0"/>
          <w:numId w:val="168"/>
        </w:numPr>
        <w:spacing w:before="120"/>
        <w:ind w:left="763"/>
        <w:contextualSpacing w:val="0"/>
      </w:pPr>
      <w:r>
        <w:t xml:space="preserve">(Administrator rights required) Copy and rename the file </w:t>
      </w:r>
      <w:r w:rsidR="00816FE4">
        <w:t xml:space="preserve">so </w:t>
      </w:r>
      <w:r>
        <w:t xml:space="preserve">“.sample” </w:t>
      </w:r>
      <w:r w:rsidR="00816FE4">
        <w:t>is removed from the name</w:t>
      </w:r>
      <w:r>
        <w:t>. For example:</w:t>
      </w:r>
    </w:p>
    <w:p w14:paraId="1B140A39" w14:textId="77777777" w:rsidR="004B3B52" w:rsidRPr="00140E93" w:rsidRDefault="009C03C2" w:rsidP="00140E93">
      <w:pPr>
        <w:pStyle w:val="ListParagraph"/>
        <w:numPr>
          <w:ilvl w:val="0"/>
          <w:numId w:val="173"/>
        </w:numPr>
        <w:spacing w:after="0"/>
        <w:contextualSpacing w:val="0"/>
      </w:pPr>
      <w:bookmarkStart w:id="2486" w:name="_Hlk106876390"/>
      <w:r>
        <w:t xml:space="preserve">Original file name: </w:t>
      </w:r>
      <w:r w:rsidRPr="00140E93">
        <w:rPr>
          <w:rFonts w:ascii="Courier New" w:hAnsi="Courier New" w:cs="Courier New"/>
        </w:rPr>
        <w:t>&lt;component&gt;.</w:t>
      </w:r>
      <w:proofErr w:type="spellStart"/>
      <w:r w:rsidRPr="00140E93">
        <w:rPr>
          <w:rFonts w:ascii="Courier New" w:hAnsi="Courier New" w:cs="Courier New"/>
        </w:rPr>
        <w:t>properties.sample</w:t>
      </w:r>
      <w:proofErr w:type="spellEnd"/>
    </w:p>
    <w:p w14:paraId="5677B8F8" w14:textId="29F44551" w:rsidR="007471DE" w:rsidRDefault="007471DE" w:rsidP="00140E93">
      <w:pPr>
        <w:pStyle w:val="ListParagraph"/>
        <w:numPr>
          <w:ilvl w:val="0"/>
          <w:numId w:val="173"/>
        </w:numPr>
        <w:contextualSpacing w:val="0"/>
      </w:pPr>
      <w:r>
        <w:t xml:space="preserve">New file name: </w:t>
      </w:r>
      <w:r w:rsidRPr="00140E93">
        <w:rPr>
          <w:rFonts w:ascii="Courier New" w:hAnsi="Courier New" w:cs="Courier New"/>
        </w:rPr>
        <w:t>&lt;component&gt;.properties</w:t>
      </w:r>
    </w:p>
    <w:bookmarkEnd w:id="2486"/>
    <w:p w14:paraId="567304CD" w14:textId="54CC3034" w:rsidR="001A3877" w:rsidRDefault="005B1D57" w:rsidP="00140E93">
      <w:pPr>
        <w:pStyle w:val="ListParagraph"/>
        <w:numPr>
          <w:ilvl w:val="0"/>
          <w:numId w:val="168"/>
        </w:numPr>
        <w:spacing w:before="120"/>
        <w:ind w:left="763"/>
        <w:contextualSpacing w:val="0"/>
      </w:pPr>
      <w:r>
        <w:t>(Administrator rights required) Edit the new file.</w:t>
      </w:r>
      <w:r w:rsidR="003C4694">
        <w:t xml:space="preserve"> </w:t>
      </w:r>
      <w:r>
        <w:t>A</w:t>
      </w:r>
      <w:r w:rsidR="00F30A41">
        <w:t xml:space="preserve">ppend your Java properties </w:t>
      </w:r>
      <w:r>
        <w:t>following</w:t>
      </w:r>
      <w:r w:rsidR="001A3877">
        <w:t xml:space="preserve"> the last property in the file</w:t>
      </w:r>
      <w:r w:rsidR="00953863">
        <w:t xml:space="preserve">. </w:t>
      </w:r>
      <w:r w:rsidR="00953863" w:rsidRPr="000200B0">
        <w:rPr>
          <w:b/>
          <w:bCs/>
        </w:rPr>
        <w:t>Ensure that all new properties are added to the same line as the last property, and there are no line breaks</w:t>
      </w:r>
      <w:r w:rsidR="00953863">
        <w:t>.</w:t>
      </w:r>
      <w:r w:rsidR="001A3877">
        <w:t xml:space="preserve"> For example:</w:t>
      </w:r>
    </w:p>
    <w:p w14:paraId="071CFFCF" w14:textId="316429C5" w:rsidR="0075343E" w:rsidRDefault="009411F8" w:rsidP="0075343E">
      <w:pPr>
        <w:pStyle w:val="ListParagraph"/>
        <w:spacing w:before="120"/>
        <w:ind w:left="763"/>
        <w:rPr>
          <w:rFonts w:ascii="Courier New" w:hAnsi="Courier New" w:cs="Courier New"/>
        </w:rPr>
      </w:pPr>
      <w:r>
        <w:rPr>
          <w:rFonts w:ascii="Courier New" w:hAnsi="Courier New" w:cs="Courier New"/>
        </w:rPr>
        <w:t>…</w:t>
      </w:r>
      <w:r w:rsidR="0075343E">
        <w:rPr>
          <w:rFonts w:ascii="Courier New" w:hAnsi="Courier New" w:cs="Courier New"/>
        </w:rPr>
        <w:t xml:space="preserve"> -&lt;last property&gt; -&lt;your property 1&gt; -&lt;your property 2&gt;</w:t>
      </w:r>
      <w:r w:rsidR="00A64F15">
        <w:rPr>
          <w:rFonts w:ascii="Courier New" w:hAnsi="Courier New" w:cs="Courier New"/>
        </w:rPr>
        <w:t xml:space="preserve"> </w:t>
      </w:r>
      <w:r>
        <w:rPr>
          <w:rFonts w:ascii="Courier New" w:hAnsi="Courier New" w:cs="Courier New"/>
        </w:rPr>
        <w:t>…</w:t>
      </w:r>
      <w:r w:rsidR="0075343E">
        <w:rPr>
          <w:rFonts w:ascii="Courier New" w:hAnsi="Courier New" w:cs="Courier New"/>
        </w:rPr>
        <w:t xml:space="preserve"> </w:t>
      </w:r>
    </w:p>
    <w:p w14:paraId="6AA3381D" w14:textId="12ACB0AA" w:rsidR="00E3726E" w:rsidRDefault="00E3726E" w:rsidP="0075343E">
      <w:pPr>
        <w:pStyle w:val="ListParagraph"/>
        <w:spacing w:before="120"/>
        <w:ind w:left="763"/>
        <w:rPr>
          <w:rFonts w:ascii="Courier New" w:hAnsi="Courier New" w:cs="Courier New"/>
        </w:rPr>
      </w:pPr>
    </w:p>
    <w:p w14:paraId="06023477" w14:textId="1DA37061" w:rsidR="00E3726E" w:rsidRDefault="00E3726E" w:rsidP="0075343E">
      <w:pPr>
        <w:pStyle w:val="ListParagraph"/>
        <w:spacing w:before="120"/>
        <w:ind w:left="763"/>
        <w:rPr>
          <w:rFonts w:ascii="Courier New" w:hAnsi="Courier New" w:cs="Courier New"/>
        </w:rPr>
      </w:pPr>
    </w:p>
    <w:p w14:paraId="221B0717" w14:textId="01EBCCA2" w:rsidR="00E3726E" w:rsidRDefault="00E3726E" w:rsidP="0075343E">
      <w:pPr>
        <w:pStyle w:val="ListParagraph"/>
        <w:spacing w:before="120"/>
        <w:ind w:left="763"/>
        <w:rPr>
          <w:rFonts w:ascii="Courier New" w:hAnsi="Courier New" w:cs="Courier New"/>
        </w:rPr>
      </w:pPr>
    </w:p>
    <w:p w14:paraId="4E161D12" w14:textId="77777777" w:rsidR="00E3726E" w:rsidRDefault="00E3726E" w:rsidP="0075343E">
      <w:pPr>
        <w:pStyle w:val="ListParagraph"/>
        <w:spacing w:before="120"/>
        <w:ind w:left="763"/>
        <w:rPr>
          <w:rFonts w:ascii="Courier New" w:hAnsi="Courier New" w:cs="Courier New"/>
        </w:rPr>
      </w:pPr>
    </w:p>
    <w:tbl>
      <w:tblPr>
        <w:tblStyle w:val="GridTable2-Accent21"/>
        <w:tblW w:w="9270" w:type="dxa"/>
        <w:tblInd w:w="810" w:type="dxa"/>
        <w:tblLook w:val="04A0" w:firstRow="1" w:lastRow="0" w:firstColumn="1" w:lastColumn="0" w:noHBand="0" w:noVBand="1"/>
      </w:tblPr>
      <w:tblGrid>
        <w:gridCol w:w="1800"/>
        <w:gridCol w:w="7470"/>
      </w:tblGrid>
      <w:tr w:rsidR="00A64F15" w:rsidRPr="004E0BA5" w14:paraId="49EEF399" w14:textId="77777777" w:rsidTr="00140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hideMark/>
          </w:tcPr>
          <w:p w14:paraId="20052D13" w14:textId="0033707B" w:rsidR="00A64F15" w:rsidRPr="004E0BA5" w:rsidRDefault="00A64F15" w:rsidP="00C61F14">
            <w:pPr>
              <w:spacing w:after="0"/>
              <w:ind w:left="-12"/>
              <w:rPr>
                <w:color w:val="274756"/>
              </w:rPr>
            </w:pPr>
            <w:r>
              <w:rPr>
                <w:color w:val="274756"/>
              </w:rPr>
              <w:lastRenderedPageBreak/>
              <w:t>Property Type</w:t>
            </w:r>
          </w:p>
        </w:tc>
        <w:tc>
          <w:tcPr>
            <w:tcW w:w="7470" w:type="dxa"/>
          </w:tcPr>
          <w:p w14:paraId="019EF378" w14:textId="77777777" w:rsidR="00A64F15" w:rsidRDefault="00A64F15" w:rsidP="00C61F14">
            <w:pPr>
              <w:spacing w:after="0"/>
              <w:cnfStyle w:val="100000000000" w:firstRow="1" w:lastRow="0" w:firstColumn="0" w:lastColumn="0" w:oddVBand="0" w:evenVBand="0" w:oddHBand="0" w:evenHBand="0" w:firstRowFirstColumn="0" w:firstRowLastColumn="0" w:lastRowFirstColumn="0" w:lastRowLastColumn="0"/>
              <w:rPr>
                <w:color w:val="274756"/>
              </w:rPr>
            </w:pPr>
            <w:r>
              <w:rPr>
                <w:color w:val="274756"/>
              </w:rPr>
              <w:t>Location</w:t>
            </w:r>
          </w:p>
        </w:tc>
      </w:tr>
      <w:tr w:rsidR="00A64F15" w:rsidRPr="00733A63" w14:paraId="5731F290" w14:textId="77777777"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6F04067A" w14:textId="7491E88E" w:rsidR="00A64F15" w:rsidRPr="00E743B3" w:rsidRDefault="00D36513" w:rsidP="00C61F14">
            <w:pPr>
              <w:spacing w:after="0"/>
              <w:rPr>
                <w:color w:val="274756"/>
              </w:rPr>
            </w:pPr>
            <w:r>
              <w:rPr>
                <w:color w:val="274756"/>
              </w:rPr>
              <w:t>Heap Size</w:t>
            </w:r>
          </w:p>
        </w:tc>
        <w:tc>
          <w:tcPr>
            <w:tcW w:w="7470" w:type="dxa"/>
          </w:tcPr>
          <w:p w14:paraId="66B3B992" w14:textId="77777777" w:rsidR="00011A93" w:rsidRDefault="00011A93" w:rsidP="00B026C6">
            <w:pPr>
              <w:cnfStyle w:val="000000100000" w:firstRow="0" w:lastRow="0" w:firstColumn="0" w:lastColumn="0" w:oddVBand="0" w:evenVBand="0" w:oddHBand="1" w:evenHBand="0" w:firstRowFirstColumn="0" w:firstRowLastColumn="0" w:lastRowFirstColumn="0" w:lastRowLastColumn="0"/>
              <w:rPr>
                <w:i/>
                <w:iCs/>
                <w:color w:val="274756"/>
              </w:rPr>
            </w:pPr>
            <w:r w:rsidRPr="00A44B4E">
              <w:rPr>
                <w:b/>
                <w:bCs/>
                <w:i/>
                <w:iCs/>
                <w:color w:val="274756"/>
              </w:rPr>
              <w:t xml:space="preserve">Note: </w:t>
            </w:r>
            <w:r w:rsidRPr="00A44B4E">
              <w:rPr>
                <w:i/>
                <w:iCs/>
                <w:color w:val="274756"/>
              </w:rPr>
              <w:t xml:space="preserve">For recommended Java heap settings, see the “Hardware Summary” section of the Ramp </w:t>
            </w:r>
            <w:proofErr w:type="spellStart"/>
            <w:r w:rsidRPr="00A44B4E">
              <w:rPr>
                <w:i/>
                <w:iCs/>
                <w:color w:val="274756"/>
              </w:rPr>
              <w:t>eCDN</w:t>
            </w:r>
            <w:proofErr w:type="spellEnd"/>
            <w:r w:rsidRPr="00A44B4E">
              <w:rPr>
                <w:i/>
                <w:iCs/>
                <w:color w:val="274756"/>
              </w:rPr>
              <w:t xml:space="preserve"> Requirements Guide. </w:t>
            </w:r>
          </w:p>
          <w:p w14:paraId="251CC784" w14:textId="274D9757" w:rsidR="00B026C6" w:rsidRPr="00B026C6" w:rsidRDefault="00B026C6" w:rsidP="00B026C6">
            <w:pPr>
              <w:cnfStyle w:val="000000100000" w:firstRow="0" w:lastRow="0" w:firstColumn="0" w:lastColumn="0" w:oddVBand="0" w:evenVBand="0" w:oddHBand="1" w:evenHBand="0" w:firstRowFirstColumn="0" w:firstRowLastColumn="0" w:lastRowFirstColumn="0" w:lastRowLastColumn="0"/>
              <w:rPr>
                <w:color w:val="274756"/>
              </w:rPr>
            </w:pPr>
            <w:r>
              <w:rPr>
                <w:color w:val="274756"/>
              </w:rPr>
              <w:t xml:space="preserve">Ramp </w:t>
            </w:r>
            <w:proofErr w:type="spellStart"/>
            <w:r>
              <w:rPr>
                <w:color w:val="274756"/>
              </w:rPr>
              <w:t>eCDN</w:t>
            </w:r>
            <w:proofErr w:type="spellEnd"/>
            <w:r>
              <w:rPr>
                <w:color w:val="274756"/>
              </w:rPr>
              <w:t xml:space="preserve"> components </w:t>
            </w:r>
            <w:r w:rsidRPr="00B026C6">
              <w:rPr>
                <w:color w:val="274756"/>
              </w:rPr>
              <w:t xml:space="preserve">use Java </w:t>
            </w:r>
            <w:r>
              <w:rPr>
                <w:color w:val="274756"/>
              </w:rPr>
              <w:t>h</w:t>
            </w:r>
            <w:r w:rsidRPr="00B026C6">
              <w:rPr>
                <w:color w:val="274756"/>
              </w:rPr>
              <w:t xml:space="preserve">eap memory to store objects that are created </w:t>
            </w:r>
            <w:r>
              <w:rPr>
                <w:color w:val="274756"/>
              </w:rPr>
              <w:t>as</w:t>
            </w:r>
            <w:r w:rsidRPr="00B026C6">
              <w:rPr>
                <w:color w:val="274756"/>
              </w:rPr>
              <w:t xml:space="preserve"> part of normal operations. </w:t>
            </w:r>
          </w:p>
          <w:p w14:paraId="0063E005" w14:textId="3D592945" w:rsidR="00B026C6" w:rsidRDefault="00B026C6" w:rsidP="00B026C6">
            <w:pPr>
              <w:cnfStyle w:val="000000100000" w:firstRow="0" w:lastRow="0" w:firstColumn="0" w:lastColumn="0" w:oddVBand="0" w:evenVBand="0" w:oddHBand="1" w:evenHBand="0" w:firstRowFirstColumn="0" w:firstRowLastColumn="0" w:lastRowFirstColumn="0" w:lastRowLastColumn="0"/>
              <w:rPr>
                <w:color w:val="274756"/>
              </w:rPr>
            </w:pPr>
            <w:r>
              <w:rPr>
                <w:color w:val="274756"/>
              </w:rPr>
              <w:t>A</w:t>
            </w:r>
            <w:r w:rsidRPr="00B026C6">
              <w:rPr>
                <w:color w:val="274756"/>
              </w:rPr>
              <w:t xml:space="preserve">s the amount of </w:t>
            </w:r>
            <w:r>
              <w:rPr>
                <w:color w:val="274756"/>
              </w:rPr>
              <w:t>h</w:t>
            </w:r>
            <w:r w:rsidRPr="00B026C6">
              <w:rPr>
                <w:color w:val="274756"/>
              </w:rPr>
              <w:t xml:space="preserve">eap memory required varies according to the processing load experienced by </w:t>
            </w:r>
            <w:r>
              <w:rPr>
                <w:color w:val="274756"/>
              </w:rPr>
              <w:t>the component</w:t>
            </w:r>
            <w:r w:rsidRPr="00B026C6">
              <w:rPr>
                <w:color w:val="274756"/>
              </w:rPr>
              <w:t xml:space="preserve">, you may need to allocate more </w:t>
            </w:r>
            <w:r>
              <w:rPr>
                <w:color w:val="274756"/>
              </w:rPr>
              <w:t>h</w:t>
            </w:r>
            <w:r w:rsidRPr="00B026C6">
              <w:rPr>
                <w:color w:val="274756"/>
              </w:rPr>
              <w:t xml:space="preserve">eap memory for the application by adjusting the </w:t>
            </w:r>
            <w:r>
              <w:rPr>
                <w:color w:val="274756"/>
              </w:rPr>
              <w:t>he</w:t>
            </w:r>
            <w:r w:rsidRPr="00B026C6">
              <w:rPr>
                <w:color w:val="274756"/>
              </w:rPr>
              <w:t>ap memory settings</w:t>
            </w:r>
            <w:r>
              <w:rPr>
                <w:color w:val="274756"/>
              </w:rPr>
              <w:t>.</w:t>
            </w:r>
          </w:p>
          <w:p w14:paraId="6C240F49" w14:textId="087F5595" w:rsidR="00A8210A" w:rsidRDefault="00584980" w:rsidP="00140E93">
            <w:pPr>
              <w:cnfStyle w:val="000000100000" w:firstRow="0" w:lastRow="0" w:firstColumn="0" w:lastColumn="0" w:oddVBand="0" w:evenVBand="0" w:oddHBand="1" w:evenHBand="0" w:firstRowFirstColumn="0" w:firstRowLastColumn="0" w:lastRowFirstColumn="0" w:lastRowLastColumn="0"/>
              <w:rPr>
                <w:color w:val="274756"/>
              </w:rPr>
            </w:pPr>
            <w:r>
              <w:rPr>
                <w:color w:val="274756"/>
              </w:rPr>
              <w:t>To adjust the heap size for the component, u</w:t>
            </w:r>
            <w:r w:rsidR="000C3A50">
              <w:rPr>
                <w:color w:val="274756"/>
              </w:rPr>
              <w:t>se the</w:t>
            </w:r>
            <w:r w:rsidR="00A8210A">
              <w:rPr>
                <w:color w:val="274756"/>
              </w:rPr>
              <w:t xml:space="preserve"> following properties:</w:t>
            </w:r>
          </w:p>
          <w:p w14:paraId="503F1248" w14:textId="598CA740" w:rsidR="00A8210A" w:rsidRDefault="00A8210A" w:rsidP="00A8210A">
            <w:pPr>
              <w:pStyle w:val="ListParagraph"/>
              <w:numPr>
                <w:ilvl w:val="0"/>
                <w:numId w:val="170"/>
              </w:numPr>
              <w:spacing w:after="0"/>
              <w:cnfStyle w:val="000000100000" w:firstRow="0" w:lastRow="0" w:firstColumn="0" w:lastColumn="0" w:oddVBand="0" w:evenVBand="0" w:oddHBand="1" w:evenHBand="0" w:firstRowFirstColumn="0" w:firstRowLastColumn="0" w:lastRowFirstColumn="0" w:lastRowLastColumn="0"/>
              <w:rPr>
                <w:color w:val="274756"/>
              </w:rPr>
            </w:pPr>
            <w:r w:rsidRPr="00A8210A">
              <w:rPr>
                <w:color w:val="274756"/>
              </w:rPr>
              <w:t>-</w:t>
            </w:r>
            <w:proofErr w:type="spellStart"/>
            <w:r w:rsidRPr="00A8210A">
              <w:rPr>
                <w:color w:val="274756"/>
              </w:rPr>
              <w:t>Xms</w:t>
            </w:r>
            <w:r w:rsidRPr="00140E93">
              <w:rPr>
                <w:i/>
                <w:iCs/>
                <w:color w:val="274756"/>
              </w:rPr>
              <w:t>HEAP_SIZE</w:t>
            </w:r>
            <w:proofErr w:type="spellEnd"/>
            <w:r>
              <w:rPr>
                <w:color w:val="274756"/>
              </w:rPr>
              <w:t xml:space="preserve"> – Defines the initial </w:t>
            </w:r>
            <w:r w:rsidR="00B026C6">
              <w:rPr>
                <w:color w:val="274756"/>
              </w:rPr>
              <w:t>heap</w:t>
            </w:r>
            <w:r>
              <w:rPr>
                <w:color w:val="274756"/>
              </w:rPr>
              <w:t xml:space="preserve"> memory allocation. </w:t>
            </w:r>
          </w:p>
          <w:p w14:paraId="2EBCE03A" w14:textId="67E38207" w:rsidR="00A8210A" w:rsidRDefault="00A8210A" w:rsidP="00140E93">
            <w:pPr>
              <w:pStyle w:val="ListParagraph"/>
              <w:numPr>
                <w:ilvl w:val="0"/>
                <w:numId w:val="170"/>
              </w:numPr>
              <w:contextualSpacing w:val="0"/>
              <w:cnfStyle w:val="000000100000" w:firstRow="0" w:lastRow="0" w:firstColumn="0" w:lastColumn="0" w:oddVBand="0" w:evenVBand="0" w:oddHBand="1" w:evenHBand="0" w:firstRowFirstColumn="0" w:firstRowLastColumn="0" w:lastRowFirstColumn="0" w:lastRowLastColumn="0"/>
              <w:rPr>
                <w:color w:val="274756"/>
              </w:rPr>
            </w:pPr>
            <w:r w:rsidRPr="00A8210A">
              <w:rPr>
                <w:color w:val="274756"/>
              </w:rPr>
              <w:t>-</w:t>
            </w:r>
            <w:proofErr w:type="spellStart"/>
            <w:r w:rsidRPr="00A8210A">
              <w:rPr>
                <w:color w:val="274756"/>
              </w:rPr>
              <w:t>Xmx</w:t>
            </w:r>
            <w:r w:rsidRPr="00140E93">
              <w:rPr>
                <w:i/>
                <w:iCs/>
                <w:color w:val="274756"/>
              </w:rPr>
              <w:t>HEAP_SIZE</w:t>
            </w:r>
            <w:proofErr w:type="spellEnd"/>
            <w:r>
              <w:rPr>
                <w:color w:val="274756"/>
              </w:rPr>
              <w:t xml:space="preserve"> – Defines the maximum </w:t>
            </w:r>
            <w:r w:rsidR="00B026C6">
              <w:rPr>
                <w:color w:val="274756"/>
              </w:rPr>
              <w:t>heap memory allocation.</w:t>
            </w:r>
          </w:p>
          <w:p w14:paraId="303AB4AC" w14:textId="4C9C2F6F" w:rsidR="00032F82" w:rsidRPr="00140E93" w:rsidRDefault="00B026C6" w:rsidP="00140E93">
            <w:pPr>
              <w:cnfStyle w:val="000000100000" w:firstRow="0" w:lastRow="0" w:firstColumn="0" w:lastColumn="0" w:oddVBand="0" w:evenVBand="0" w:oddHBand="1" w:evenHBand="0" w:firstRowFirstColumn="0" w:firstRowLastColumn="0" w:lastRowFirstColumn="0" w:lastRowLastColumn="0"/>
              <w:rPr>
                <w:i/>
                <w:iCs/>
                <w:color w:val="274756"/>
              </w:rPr>
            </w:pPr>
            <w:r>
              <w:rPr>
                <w:color w:val="274756"/>
              </w:rPr>
              <w:t xml:space="preserve">For example, </w:t>
            </w:r>
            <w:r w:rsidRPr="00B026C6">
              <w:rPr>
                <w:color w:val="274756"/>
              </w:rPr>
              <w:t xml:space="preserve">-Xms4000m and -Xmx4000m specify a </w:t>
            </w:r>
            <w:r>
              <w:rPr>
                <w:color w:val="274756"/>
              </w:rPr>
              <w:t xml:space="preserve">heap </w:t>
            </w:r>
            <w:r w:rsidRPr="00B026C6">
              <w:rPr>
                <w:color w:val="274756"/>
              </w:rPr>
              <w:t>size of 4GB</w:t>
            </w:r>
            <w:r>
              <w:rPr>
                <w:color w:val="274756"/>
              </w:rPr>
              <w:t>.</w:t>
            </w:r>
          </w:p>
        </w:tc>
      </w:tr>
      <w:tr w:rsidR="00A64F15" w:rsidRPr="00733A63" w14:paraId="326869A3" w14:textId="77777777" w:rsidTr="00140E93">
        <w:tc>
          <w:tcPr>
            <w:cnfStyle w:val="001000000000" w:firstRow="0" w:lastRow="0" w:firstColumn="1" w:lastColumn="0" w:oddVBand="0" w:evenVBand="0" w:oddHBand="0" w:evenHBand="0" w:firstRowFirstColumn="0" w:firstRowLastColumn="0" w:lastRowFirstColumn="0" w:lastRowLastColumn="0"/>
            <w:tcW w:w="1800" w:type="dxa"/>
          </w:tcPr>
          <w:p w14:paraId="3233747A" w14:textId="20500EE6" w:rsidR="00A64F15" w:rsidRPr="00E743B3" w:rsidRDefault="00D36513" w:rsidP="00C61F14">
            <w:pPr>
              <w:rPr>
                <w:color w:val="274756"/>
              </w:rPr>
            </w:pPr>
            <w:r>
              <w:rPr>
                <w:color w:val="274756"/>
              </w:rPr>
              <w:t>Proxy</w:t>
            </w:r>
          </w:p>
        </w:tc>
        <w:tc>
          <w:tcPr>
            <w:tcW w:w="7470" w:type="dxa"/>
          </w:tcPr>
          <w:p w14:paraId="1B0AD417" w14:textId="77777777" w:rsidR="00A64F15" w:rsidRDefault="00D70CCC" w:rsidP="00140E93">
            <w:pPr>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If </w:t>
            </w:r>
            <w:r w:rsidR="00584980">
              <w:rPr>
                <w:color w:val="274756"/>
              </w:rPr>
              <w:t xml:space="preserve">a proxy is required by the </w:t>
            </w:r>
            <w:r>
              <w:rPr>
                <w:color w:val="274756"/>
              </w:rPr>
              <w:t xml:space="preserve">Ramp </w:t>
            </w:r>
            <w:proofErr w:type="spellStart"/>
            <w:r>
              <w:rPr>
                <w:color w:val="274756"/>
              </w:rPr>
              <w:t>eCDN</w:t>
            </w:r>
            <w:proofErr w:type="spellEnd"/>
            <w:r>
              <w:rPr>
                <w:color w:val="274756"/>
              </w:rPr>
              <w:t xml:space="preserve"> component</w:t>
            </w:r>
            <w:r w:rsidR="00584980">
              <w:rPr>
                <w:color w:val="274756"/>
              </w:rPr>
              <w:t>, use the following properties:</w:t>
            </w:r>
          </w:p>
          <w:p w14:paraId="4DF38F2E" w14:textId="6B138ED2" w:rsidR="00447246" w:rsidRPr="00447246" w:rsidRDefault="00447246" w:rsidP="00447246">
            <w:pPr>
              <w:pStyle w:val="ListParagraph"/>
              <w:numPr>
                <w:ilvl w:val="0"/>
                <w:numId w:val="171"/>
              </w:numPr>
              <w:spacing w:after="0"/>
              <w:cnfStyle w:val="000000000000" w:firstRow="0" w:lastRow="0" w:firstColumn="0" w:lastColumn="0" w:oddVBand="0" w:evenVBand="0" w:oddHBand="0" w:evenHBand="0" w:firstRowFirstColumn="0" w:firstRowLastColumn="0" w:lastRowFirstColumn="0" w:lastRowLastColumn="0"/>
              <w:rPr>
                <w:color w:val="274756"/>
              </w:rPr>
            </w:pPr>
            <w:r w:rsidRPr="00140E93">
              <w:rPr>
                <w:color w:val="274756"/>
              </w:rPr>
              <w:t>-</w:t>
            </w:r>
            <w:proofErr w:type="spellStart"/>
            <w:r w:rsidRPr="00140E93">
              <w:rPr>
                <w:color w:val="274756"/>
              </w:rPr>
              <w:t>Dhttp.proxyHost</w:t>
            </w:r>
            <w:proofErr w:type="spellEnd"/>
            <w:r w:rsidRPr="00140E93">
              <w:rPr>
                <w:color w:val="274756"/>
              </w:rPr>
              <w:t>=</w:t>
            </w:r>
            <w:r w:rsidRPr="00447246">
              <w:rPr>
                <w:color w:val="274756"/>
              </w:rPr>
              <w:t>&lt;</w:t>
            </w:r>
            <w:proofErr w:type="spellStart"/>
            <w:r w:rsidRPr="00140E93">
              <w:rPr>
                <w:i/>
                <w:iCs/>
                <w:color w:val="274756"/>
              </w:rPr>
              <w:t>http_proxy</w:t>
            </w:r>
            <w:proofErr w:type="spellEnd"/>
            <w:r w:rsidRPr="00447246">
              <w:rPr>
                <w:color w:val="274756"/>
              </w:rPr>
              <w:t>&gt; – Defines the HTTP proxy host.</w:t>
            </w:r>
          </w:p>
          <w:p w14:paraId="6716D603" w14:textId="77E5DC18" w:rsidR="00447246" w:rsidRPr="00140E93" w:rsidRDefault="00447246" w:rsidP="00140E93">
            <w:pPr>
              <w:pStyle w:val="ListParagraph"/>
              <w:numPr>
                <w:ilvl w:val="0"/>
                <w:numId w:val="171"/>
              </w:numPr>
              <w:spacing w:after="0"/>
              <w:cnfStyle w:val="000000000000" w:firstRow="0" w:lastRow="0" w:firstColumn="0" w:lastColumn="0" w:oddVBand="0" w:evenVBand="0" w:oddHBand="0" w:evenHBand="0" w:firstRowFirstColumn="0" w:firstRowLastColumn="0" w:lastRowFirstColumn="0" w:lastRowLastColumn="0"/>
              <w:rPr>
                <w:color w:val="274756"/>
              </w:rPr>
            </w:pPr>
            <w:r w:rsidRPr="00140E93">
              <w:rPr>
                <w:color w:val="274756"/>
              </w:rPr>
              <w:t>-</w:t>
            </w:r>
            <w:proofErr w:type="spellStart"/>
            <w:r w:rsidRPr="00140E93">
              <w:rPr>
                <w:color w:val="274756"/>
              </w:rPr>
              <w:t>Dhttp.proxyPort</w:t>
            </w:r>
            <w:proofErr w:type="spellEnd"/>
            <w:r w:rsidRPr="00140E93">
              <w:rPr>
                <w:color w:val="274756"/>
              </w:rPr>
              <w:t>=</w:t>
            </w:r>
            <w:r>
              <w:rPr>
                <w:color w:val="274756"/>
              </w:rPr>
              <w:t>&lt;</w:t>
            </w:r>
            <w:proofErr w:type="spellStart"/>
            <w:r w:rsidRPr="00140E93">
              <w:rPr>
                <w:i/>
                <w:iCs/>
                <w:color w:val="274756"/>
              </w:rPr>
              <w:t>http_port</w:t>
            </w:r>
            <w:proofErr w:type="spellEnd"/>
            <w:r>
              <w:rPr>
                <w:color w:val="274756"/>
              </w:rPr>
              <w:t>&gt;</w:t>
            </w:r>
            <w:r w:rsidR="00940CB5">
              <w:rPr>
                <w:color w:val="274756"/>
              </w:rPr>
              <w:t xml:space="preserve"> </w:t>
            </w:r>
            <w:r w:rsidR="00940CB5" w:rsidRPr="00940CB5">
              <w:rPr>
                <w:color w:val="274756"/>
              </w:rPr>
              <w:t xml:space="preserve">– Defines the HTTP proxy </w:t>
            </w:r>
            <w:r w:rsidR="00940CB5">
              <w:rPr>
                <w:color w:val="274756"/>
              </w:rPr>
              <w:t>port</w:t>
            </w:r>
            <w:r w:rsidR="00940CB5" w:rsidRPr="00940CB5">
              <w:rPr>
                <w:color w:val="274756"/>
              </w:rPr>
              <w:t>.</w:t>
            </w:r>
          </w:p>
          <w:p w14:paraId="5A9F65FD" w14:textId="6F504285" w:rsidR="00447246" w:rsidRDefault="00447246" w:rsidP="00447246">
            <w:pPr>
              <w:pStyle w:val="ListParagraph"/>
              <w:numPr>
                <w:ilvl w:val="0"/>
                <w:numId w:val="171"/>
              </w:numPr>
              <w:spacing w:after="0"/>
              <w:cnfStyle w:val="000000000000" w:firstRow="0" w:lastRow="0" w:firstColumn="0" w:lastColumn="0" w:oddVBand="0" w:evenVBand="0" w:oddHBand="0" w:evenHBand="0" w:firstRowFirstColumn="0" w:firstRowLastColumn="0" w:lastRowFirstColumn="0" w:lastRowLastColumn="0"/>
              <w:rPr>
                <w:color w:val="274756"/>
              </w:rPr>
            </w:pPr>
            <w:r w:rsidRPr="00C61F14">
              <w:rPr>
                <w:color w:val="274756"/>
              </w:rPr>
              <w:t>-</w:t>
            </w:r>
            <w:proofErr w:type="spellStart"/>
            <w:r w:rsidRPr="00C61F14">
              <w:rPr>
                <w:color w:val="274756"/>
              </w:rPr>
              <w:t>Dhttp</w:t>
            </w:r>
            <w:r>
              <w:rPr>
                <w:color w:val="274756"/>
              </w:rPr>
              <w:t>s</w:t>
            </w:r>
            <w:r w:rsidRPr="00C61F14">
              <w:rPr>
                <w:color w:val="274756"/>
              </w:rPr>
              <w:t>.proxyHost</w:t>
            </w:r>
            <w:proofErr w:type="spellEnd"/>
            <w:r w:rsidRPr="00C61F14">
              <w:rPr>
                <w:color w:val="274756"/>
              </w:rPr>
              <w:t>=</w:t>
            </w:r>
            <w:r>
              <w:rPr>
                <w:color w:val="274756"/>
              </w:rPr>
              <w:t>&lt;</w:t>
            </w:r>
            <w:proofErr w:type="spellStart"/>
            <w:r w:rsidRPr="00C61F14">
              <w:rPr>
                <w:i/>
                <w:iCs/>
                <w:color w:val="274756"/>
              </w:rPr>
              <w:t>http</w:t>
            </w:r>
            <w:r>
              <w:rPr>
                <w:i/>
                <w:iCs/>
                <w:color w:val="274756"/>
              </w:rPr>
              <w:t>s</w:t>
            </w:r>
            <w:r w:rsidRPr="00C61F14">
              <w:rPr>
                <w:i/>
                <w:iCs/>
                <w:color w:val="274756"/>
              </w:rPr>
              <w:t>_proxy</w:t>
            </w:r>
            <w:proofErr w:type="spellEnd"/>
            <w:r>
              <w:rPr>
                <w:color w:val="274756"/>
              </w:rPr>
              <w:t>&gt;</w:t>
            </w:r>
            <w:r w:rsidR="00940CB5">
              <w:rPr>
                <w:color w:val="274756"/>
              </w:rPr>
              <w:t xml:space="preserve"> </w:t>
            </w:r>
            <w:r w:rsidR="00940CB5" w:rsidRPr="00940CB5">
              <w:rPr>
                <w:color w:val="274756"/>
              </w:rPr>
              <w:t>– Defines the HTTP</w:t>
            </w:r>
            <w:r w:rsidR="00940CB5">
              <w:rPr>
                <w:color w:val="274756"/>
              </w:rPr>
              <w:t>S</w:t>
            </w:r>
            <w:r w:rsidR="00940CB5" w:rsidRPr="00940CB5">
              <w:rPr>
                <w:color w:val="274756"/>
              </w:rPr>
              <w:t xml:space="preserve"> proxy host.</w:t>
            </w:r>
          </w:p>
          <w:p w14:paraId="3018798C" w14:textId="235AD735" w:rsidR="00447246" w:rsidRPr="00C61F14" w:rsidRDefault="00447246" w:rsidP="00140E93">
            <w:pPr>
              <w:pStyle w:val="ListParagraph"/>
              <w:numPr>
                <w:ilvl w:val="0"/>
                <w:numId w:val="171"/>
              </w:numPr>
              <w:contextualSpacing w:val="0"/>
              <w:cnfStyle w:val="000000000000" w:firstRow="0" w:lastRow="0" w:firstColumn="0" w:lastColumn="0" w:oddVBand="0" w:evenVBand="0" w:oddHBand="0" w:evenHBand="0" w:firstRowFirstColumn="0" w:firstRowLastColumn="0" w:lastRowFirstColumn="0" w:lastRowLastColumn="0"/>
              <w:rPr>
                <w:color w:val="274756"/>
              </w:rPr>
            </w:pPr>
            <w:r w:rsidRPr="00C61F14">
              <w:rPr>
                <w:color w:val="274756"/>
              </w:rPr>
              <w:t>-</w:t>
            </w:r>
            <w:proofErr w:type="spellStart"/>
            <w:r w:rsidRPr="00C61F14">
              <w:rPr>
                <w:color w:val="274756"/>
              </w:rPr>
              <w:t>Dhttp</w:t>
            </w:r>
            <w:r>
              <w:rPr>
                <w:color w:val="274756"/>
              </w:rPr>
              <w:t>s</w:t>
            </w:r>
            <w:r w:rsidRPr="00C61F14">
              <w:rPr>
                <w:color w:val="274756"/>
              </w:rPr>
              <w:t>.proxyPort</w:t>
            </w:r>
            <w:proofErr w:type="spellEnd"/>
            <w:r w:rsidRPr="00C61F14">
              <w:rPr>
                <w:color w:val="274756"/>
              </w:rPr>
              <w:t>=</w:t>
            </w:r>
            <w:r>
              <w:rPr>
                <w:color w:val="274756"/>
              </w:rPr>
              <w:t>&lt;</w:t>
            </w:r>
            <w:proofErr w:type="spellStart"/>
            <w:r w:rsidRPr="00C61F14">
              <w:rPr>
                <w:i/>
                <w:iCs/>
                <w:color w:val="274756"/>
              </w:rPr>
              <w:t>http</w:t>
            </w:r>
            <w:r>
              <w:rPr>
                <w:i/>
                <w:iCs/>
                <w:color w:val="274756"/>
              </w:rPr>
              <w:t>s</w:t>
            </w:r>
            <w:r w:rsidRPr="00C61F14">
              <w:rPr>
                <w:i/>
                <w:iCs/>
                <w:color w:val="274756"/>
              </w:rPr>
              <w:t>_port</w:t>
            </w:r>
            <w:proofErr w:type="spellEnd"/>
            <w:r>
              <w:rPr>
                <w:color w:val="274756"/>
              </w:rPr>
              <w:t>&gt;</w:t>
            </w:r>
            <w:r w:rsidR="00940CB5">
              <w:rPr>
                <w:color w:val="274756"/>
              </w:rPr>
              <w:t xml:space="preserve"> </w:t>
            </w:r>
            <w:r w:rsidR="00940CB5" w:rsidRPr="00940CB5">
              <w:rPr>
                <w:color w:val="274756"/>
              </w:rPr>
              <w:t>– Defines the HTTP</w:t>
            </w:r>
            <w:r w:rsidR="00940CB5">
              <w:rPr>
                <w:color w:val="274756"/>
              </w:rPr>
              <w:t>S</w:t>
            </w:r>
            <w:r w:rsidR="00940CB5" w:rsidRPr="00940CB5">
              <w:rPr>
                <w:color w:val="274756"/>
              </w:rPr>
              <w:t xml:space="preserve"> proxy </w:t>
            </w:r>
            <w:r w:rsidR="00940CB5">
              <w:rPr>
                <w:color w:val="274756"/>
              </w:rPr>
              <w:t>port</w:t>
            </w:r>
            <w:r w:rsidR="00940CB5" w:rsidRPr="00940CB5">
              <w:rPr>
                <w:color w:val="274756"/>
              </w:rPr>
              <w:t>.</w:t>
            </w:r>
          </w:p>
          <w:p w14:paraId="7B50A556" w14:textId="77777777" w:rsidR="00940CB5" w:rsidRDefault="00940CB5" w:rsidP="00140E93">
            <w:pPr>
              <w:cnfStyle w:val="000000000000" w:firstRow="0" w:lastRow="0" w:firstColumn="0" w:lastColumn="0" w:oddVBand="0" w:evenVBand="0" w:oddHBand="0" w:evenHBand="0" w:firstRowFirstColumn="0" w:firstRowLastColumn="0" w:lastRowFirstColumn="0" w:lastRowLastColumn="0"/>
              <w:rPr>
                <w:i/>
                <w:iCs/>
                <w:color w:val="274756"/>
              </w:rPr>
            </w:pPr>
            <w:r w:rsidRPr="00140E93">
              <w:rPr>
                <w:b/>
                <w:bCs/>
                <w:i/>
                <w:iCs/>
                <w:color w:val="274756"/>
              </w:rPr>
              <w:t>Note:</w:t>
            </w:r>
            <w:r w:rsidRPr="00140E93">
              <w:rPr>
                <w:i/>
                <w:iCs/>
                <w:color w:val="274756"/>
              </w:rPr>
              <w:t xml:space="preserve"> If you have HTTP requests that should not be routed through the enterprise proxy, those hosts can be included by adding “</w:t>
            </w:r>
            <w:proofErr w:type="spellStart"/>
            <w:r w:rsidRPr="00140E93">
              <w:rPr>
                <w:i/>
                <w:iCs/>
                <w:color w:val="274756"/>
              </w:rPr>
              <w:t>nonProxyHosts</w:t>
            </w:r>
            <w:proofErr w:type="spellEnd"/>
            <w:r w:rsidRPr="00140E93">
              <w:rPr>
                <w:i/>
                <w:iCs/>
                <w:color w:val="274756"/>
              </w:rPr>
              <w:t>” to the enterprise proxy parameters described below. For example:</w:t>
            </w:r>
          </w:p>
          <w:p w14:paraId="4E97D8E3" w14:textId="4A24FA2E" w:rsidR="00940CB5" w:rsidRPr="00140E93" w:rsidRDefault="00940CB5" w:rsidP="00140E93">
            <w:pPr>
              <w:pStyle w:val="ListParagraph"/>
              <w:numPr>
                <w:ilvl w:val="0"/>
                <w:numId w:val="172"/>
              </w:numPr>
              <w:ind w:left="778"/>
              <w:cnfStyle w:val="000000000000" w:firstRow="0" w:lastRow="0" w:firstColumn="0" w:lastColumn="0" w:oddVBand="0" w:evenVBand="0" w:oddHBand="0" w:evenHBand="0" w:firstRowFirstColumn="0" w:firstRowLastColumn="0" w:lastRowFirstColumn="0" w:lastRowLastColumn="0"/>
              <w:rPr>
                <w:i/>
                <w:iCs/>
                <w:color w:val="274756"/>
              </w:rPr>
            </w:pPr>
            <w:r w:rsidRPr="00140E93">
              <w:rPr>
                <w:i/>
                <w:iCs/>
                <w:color w:val="274756"/>
              </w:rPr>
              <w:t>-</w:t>
            </w:r>
            <w:proofErr w:type="spellStart"/>
            <w:r w:rsidRPr="00140E93">
              <w:rPr>
                <w:i/>
                <w:iCs/>
                <w:color w:val="274756"/>
              </w:rPr>
              <w:t>Dhttp.nonProxyHosts</w:t>
            </w:r>
            <w:proofErr w:type="spellEnd"/>
            <w:r w:rsidRPr="00140E93">
              <w:rPr>
                <w:i/>
                <w:iCs/>
                <w:color w:val="274756"/>
              </w:rPr>
              <w:t>=”host1.com|host2.com”</w:t>
            </w:r>
          </w:p>
        </w:tc>
      </w:tr>
    </w:tbl>
    <w:p w14:paraId="6095A382" w14:textId="314B95F0" w:rsidR="00241EE7" w:rsidRDefault="00241EE7" w:rsidP="00241EE7">
      <w:pPr>
        <w:pStyle w:val="ListParagraph"/>
        <w:spacing w:before="120"/>
        <w:ind w:left="763"/>
        <w:contextualSpacing w:val="0"/>
        <w:rPr>
          <w:ins w:id="2487" w:author="Jim Hewitt" w:date="2022-11-28T09:14:00Z"/>
        </w:rPr>
      </w:pPr>
      <w:ins w:id="2488" w:author="Jim Hewitt" w:date="2022-11-28T09:14:00Z">
        <w:r w:rsidRPr="00E13BF2">
          <w:rPr>
            <w:noProof/>
          </w:rPr>
          <mc:AlternateContent>
            <mc:Choice Requires="wps">
              <w:drawing>
                <wp:inline distT="0" distB="0" distL="0" distR="0" wp14:anchorId="3BC3ECB5" wp14:editId="665CB165">
                  <wp:extent cx="5607170" cy="560717"/>
                  <wp:effectExtent l="0" t="0" r="12700" b="10795"/>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7170" cy="560717"/>
                          </a:xfrm>
                          <a:prstGeom prst="bracketPair">
                            <a:avLst>
                              <a:gd name="adj" fmla="val 10754"/>
                            </a:avLst>
                          </a:prstGeom>
                          <a:noFill/>
                          <a:ln w="19050">
                            <a:solidFill>
                              <a:srgbClr val="BED632"/>
                            </a:solidFill>
                            <a:round/>
                            <a:headEnd/>
                            <a:tailEnd/>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943634"/>
                                </a:solidFill>
                              </a14:hiddenFill>
                            </a:ext>
                            <a:ext uri="{AF507438-7753-43e0-B8FC-AC1667EBCBE1}">
                              <a14:hiddenEffects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17961" dir="2700000" algn="ctr" rotWithShape="0">
                                    <a:srgbClr val="9BBB59">
                                      <a:gamma/>
                                      <a:shade val="60000"/>
                                      <a:invGamma/>
                                    </a:srgbClr>
                                  </a:outerShdw>
                                </a:effectLst>
                              </a14:hiddenEffects>
                            </a:ext>
                          </a:extLst>
                        </wps:spPr>
                        <wps:txbx>
                          <w:txbxContent>
                            <w:p w14:paraId="53E8735B" w14:textId="3A0BC757" w:rsidR="00241EE7" w:rsidRPr="00241EE7" w:rsidRDefault="00241EE7">
                              <w:pPr>
                                <w:pStyle w:val="ListParagraph"/>
                                <w:spacing w:after="0"/>
                                <w:ind w:left="0"/>
                                <w:rPr>
                                  <w:rPrChange w:id="2489" w:author="Jim Hewitt" w:date="2022-11-28T09:21:00Z">
                                    <w:rPr>
                                      <w:b/>
                                      <w:bCs/>
                                      <w:i/>
                                    </w:rPr>
                                  </w:rPrChange>
                                </w:rPr>
                                <w:pPrChange w:id="2490" w:author="Jim Hewitt" w:date="2022-11-28T09:20:00Z">
                                  <w:pPr>
                                    <w:pStyle w:val="ListParagraph"/>
                                    <w:spacing w:after="0"/>
                                    <w:ind w:left="0"/>
                                    <w:jc w:val="both"/>
                                  </w:pPr>
                                </w:pPrChange>
                              </w:pPr>
                              <w:del w:id="2491" w:author="Jim Hewitt" w:date="2022-11-28T09:15:00Z">
                                <w:r w:rsidDel="00241EE7">
                                  <w:rPr>
                                    <w:b/>
                                    <w:i/>
                                  </w:rPr>
                                  <w:delText>IMPORTANT</w:delText>
                                </w:r>
                              </w:del>
                              <w:ins w:id="2492" w:author="Jim Hewitt" w:date="2022-11-28T09:17:00Z">
                                <w:r>
                                  <w:rPr>
                                    <w:b/>
                                    <w:i/>
                                  </w:rPr>
                                  <w:t>Note</w:t>
                                </w:r>
                              </w:ins>
                              <w:r w:rsidRPr="007F45B7">
                                <w:rPr>
                                  <w:b/>
                                  <w:i/>
                                </w:rPr>
                                <w:t>:</w:t>
                              </w:r>
                              <w:r w:rsidRPr="007F45B7">
                                <w:rPr>
                                  <w:i/>
                                </w:rPr>
                                <w:t xml:space="preserve"> </w:t>
                              </w:r>
                              <w:r w:rsidRPr="00140E93">
                                <w:rPr>
                                  <w:b/>
                                  <w:bCs/>
                                  <w:i/>
                                </w:rPr>
                                <w:t xml:space="preserve"> </w:t>
                              </w:r>
                              <w:ins w:id="2493" w:author="Jim Hewitt" w:date="2022-11-28T09:20:00Z">
                                <w:r w:rsidRPr="00241EE7">
                                  <w:rPr>
                                    <w:i/>
                                    <w:rPrChange w:id="2494" w:author="Jim Hewitt" w:date="2022-11-28T09:21:00Z">
                                      <w:rPr>
                                        <w:b/>
                                        <w:bCs/>
                                        <w:i/>
                                      </w:rPr>
                                    </w:rPrChange>
                                  </w:rPr>
                                  <w:t>To update other properties for</w:t>
                                </w:r>
                              </w:ins>
                              <w:ins w:id="2495" w:author="Jim Hewitt" w:date="2022-11-28T09:25:00Z">
                                <w:r w:rsidR="009F237E">
                                  <w:rPr>
                                    <w:i/>
                                  </w:rPr>
                                  <w:t xml:space="preserve"> Core Analytics </w:t>
                                </w:r>
                              </w:ins>
                              <w:ins w:id="2496" w:author="Jim Hewitt" w:date="2022-11-28T09:26:00Z">
                                <w:r w:rsidR="009F237E">
                                  <w:rPr>
                                    <w:i/>
                                  </w:rPr>
                                  <w:t>or Data Broker, see</w:t>
                                </w:r>
                              </w:ins>
                              <w:ins w:id="2497" w:author="Jim Hewitt" w:date="2022-11-28T09:22:00Z">
                                <w:r>
                                  <w:rPr>
                                    <w:i/>
                                  </w:rPr>
                                  <w:t xml:space="preserve"> </w:t>
                                </w:r>
                                <w:proofErr w:type="spellStart"/>
                                <w:r>
                                  <w:rPr>
                                    <w:i/>
                                  </w:rPr>
                                  <w:t>TechNote</w:t>
                                </w:r>
                                <w:proofErr w:type="spellEnd"/>
                                <w:r>
                                  <w:rPr>
                                    <w:i/>
                                  </w:rPr>
                                  <w:t xml:space="preserve"> – Customizing</w:t>
                                </w:r>
                              </w:ins>
                              <w:ins w:id="2498" w:author="Jim Hewitt" w:date="2022-11-28T09:24:00Z">
                                <w:r w:rsidR="009F237E">
                                  <w:rPr>
                                    <w:i/>
                                  </w:rPr>
                                  <w:t xml:space="preserve"> </w:t>
                                </w:r>
                              </w:ins>
                              <w:ins w:id="2499" w:author="Jim Hewitt" w:date="2022-11-28T09:26:00Z">
                                <w:r w:rsidR="009F237E" w:rsidRPr="009F237E">
                                  <w:rPr>
                                    <w:i/>
                                  </w:rPr>
                                  <w:t>Core Analytics and Data Broker</w:t>
                                </w:r>
                                <w:r w:rsidR="009F237E">
                                  <w:rPr>
                                    <w:i/>
                                  </w:rPr>
                                  <w:t>.</w:t>
                                </w:r>
                              </w:ins>
                              <w:ins w:id="2500" w:author="Jim Hewitt" w:date="2022-11-28T09:24:00Z">
                                <w:r w:rsidR="009F237E">
                                  <w:rPr>
                                    <w:i/>
                                  </w:rPr>
                                  <w:t xml:space="preserve">                                                                                                                                                                                                                                                                                          </w:t>
                                </w:r>
                              </w:ins>
                              <w:ins w:id="2501" w:author="Jim Hewitt" w:date="2022-11-28T09:21:00Z">
                                <w:r w:rsidRPr="00241EE7">
                                  <w:rPr>
                                    <w:i/>
                                    <w:rPrChange w:id="2502" w:author="Jim Hewitt" w:date="2022-11-28T09:21:00Z">
                                      <w:rPr>
                                        <w:b/>
                                        <w:bCs/>
                                        <w:i/>
                                      </w:rPr>
                                    </w:rPrChange>
                                  </w:rPr>
                                  <w:t xml:space="preserve"> </w:t>
                                </w:r>
                              </w:ins>
                              <w:del w:id="2503" w:author="Jim Hewitt" w:date="2022-11-28T09:21:00Z">
                                <w:r w:rsidRPr="00241EE7" w:rsidDel="00241EE7">
                                  <w:rPr>
                                    <w:rPrChange w:id="2504" w:author="Jim Hewitt" w:date="2022-11-28T09:21:00Z">
                                      <w:rPr>
                                        <w:b/>
                                        <w:bCs/>
                                        <w:i/>
                                      </w:rPr>
                                    </w:rPrChange>
                                  </w:rPr>
                                  <w:delText>DO NOT start Core Analytics and Data Broker simultaneously. Start one component, wait 30 seconds, then start the other component.</w:delText>
                                </w:r>
                              </w:del>
                            </w:p>
                          </w:txbxContent>
                        </wps:txbx>
                        <wps:bodyPr rot="0" vert="horz" wrap="square" lIns="45720" tIns="45720" rIns="45720" bIns="45720" anchor="ctr" anchorCtr="0" upright="1">
                          <a:noAutofit/>
                        </wps:bodyPr>
                      </wps:wsp>
                    </a:graphicData>
                  </a:graphic>
                </wp:inline>
              </w:drawing>
            </mc:Choice>
            <mc:Fallback>
              <w:pict>
                <v:shape w14:anchorId="3BC3ECB5" id="_x0000_s1038" type="#_x0000_t185" style="width:441.5pt;height:4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" adj="2323" strokecolor="#bed632" strokeweight="1.5pt">
                  <v:textbox inset="3.6pt,,3.6pt">
                    <w:txbxContent>
                      <w:p w14:paraId="53E8735B" w14:textId="3A0BC757" w:rsidR="00241EE7" w:rsidRPr="00241EE7" w:rsidRDefault="00241EE7">
                        <w:pPr>
                          <w:pStyle w:val="ListParagraph"/>
                          <w:spacing w:after="0"/>
                          <w:ind w:left="0"/>
                          <w:rPr>
                            <w:rPrChange w:id="2505" w:author="Jim Hewitt" w:date="2022-11-28T09:21:00Z">
                              <w:rPr>
                                <w:b/>
                                <w:bCs/>
                                <w:i/>
                              </w:rPr>
                            </w:rPrChange>
                          </w:rPr>
                          <w:pPrChange w:id="2506" w:author="Jim Hewitt" w:date="2022-11-28T09:20:00Z">
                            <w:pPr>
                              <w:pStyle w:val="ListParagraph"/>
                              <w:spacing w:after="0"/>
                              <w:ind w:left="0"/>
                              <w:jc w:val="both"/>
                            </w:pPr>
                          </w:pPrChange>
                        </w:pPr>
                        <w:del w:id="2507" w:author="Jim Hewitt" w:date="2022-11-28T09:15:00Z">
                          <w:r w:rsidDel="00241EE7">
                            <w:rPr>
                              <w:b/>
                              <w:i/>
                            </w:rPr>
                            <w:delText>IMPORTANT</w:delText>
                          </w:r>
                        </w:del>
                        <w:ins w:id="2508" w:author="Jim Hewitt" w:date="2022-11-28T09:17:00Z">
                          <w:r>
                            <w:rPr>
                              <w:b/>
                              <w:i/>
                            </w:rPr>
                            <w:t>Note</w:t>
                          </w:r>
                        </w:ins>
                        <w:r w:rsidRPr="007F45B7">
                          <w:rPr>
                            <w:b/>
                            <w:i/>
                          </w:rPr>
                          <w:t>:</w:t>
                        </w:r>
                        <w:r w:rsidRPr="007F45B7">
                          <w:rPr>
                            <w:i/>
                          </w:rPr>
                          <w:t xml:space="preserve"> </w:t>
                        </w:r>
                        <w:r w:rsidRPr="00140E93">
                          <w:rPr>
                            <w:b/>
                            <w:bCs/>
                            <w:i/>
                          </w:rPr>
                          <w:t xml:space="preserve"> </w:t>
                        </w:r>
                        <w:ins w:id="2509" w:author="Jim Hewitt" w:date="2022-11-28T09:20:00Z">
                          <w:r w:rsidRPr="00241EE7">
                            <w:rPr>
                              <w:i/>
                              <w:rPrChange w:id="2510" w:author="Jim Hewitt" w:date="2022-11-28T09:21:00Z">
                                <w:rPr>
                                  <w:b/>
                                  <w:bCs/>
                                  <w:i/>
                                </w:rPr>
                              </w:rPrChange>
                            </w:rPr>
                            <w:t>To update other properties for</w:t>
                          </w:r>
                        </w:ins>
                        <w:ins w:id="2511" w:author="Jim Hewitt" w:date="2022-11-28T09:25:00Z">
                          <w:r w:rsidR="009F237E">
                            <w:rPr>
                              <w:i/>
                            </w:rPr>
                            <w:t xml:space="preserve"> Core Analytics </w:t>
                          </w:r>
                        </w:ins>
                        <w:ins w:id="2512" w:author="Jim Hewitt" w:date="2022-11-28T09:26:00Z">
                          <w:r w:rsidR="009F237E">
                            <w:rPr>
                              <w:i/>
                            </w:rPr>
                            <w:t>or Data Broker, see</w:t>
                          </w:r>
                        </w:ins>
                        <w:ins w:id="2513" w:author="Jim Hewitt" w:date="2022-11-28T09:22:00Z">
                          <w:r>
                            <w:rPr>
                              <w:i/>
                            </w:rPr>
                            <w:t xml:space="preserve"> </w:t>
                          </w:r>
                          <w:proofErr w:type="spellStart"/>
                          <w:r>
                            <w:rPr>
                              <w:i/>
                            </w:rPr>
                            <w:t>TechNote</w:t>
                          </w:r>
                          <w:proofErr w:type="spellEnd"/>
                          <w:r>
                            <w:rPr>
                              <w:i/>
                            </w:rPr>
                            <w:t xml:space="preserve"> – Customizing</w:t>
                          </w:r>
                        </w:ins>
                        <w:ins w:id="2514" w:author="Jim Hewitt" w:date="2022-11-28T09:24:00Z">
                          <w:r w:rsidR="009F237E">
                            <w:rPr>
                              <w:i/>
                            </w:rPr>
                            <w:t xml:space="preserve"> </w:t>
                          </w:r>
                        </w:ins>
                        <w:ins w:id="2515" w:author="Jim Hewitt" w:date="2022-11-28T09:26:00Z">
                          <w:r w:rsidR="009F237E" w:rsidRPr="009F237E">
                            <w:rPr>
                              <w:i/>
                            </w:rPr>
                            <w:t>Core Analytics and Data Broker</w:t>
                          </w:r>
                          <w:r w:rsidR="009F237E">
                            <w:rPr>
                              <w:i/>
                            </w:rPr>
                            <w:t>.</w:t>
                          </w:r>
                        </w:ins>
                        <w:ins w:id="2516" w:author="Jim Hewitt" w:date="2022-11-28T09:24:00Z">
                          <w:r w:rsidR="009F237E">
                            <w:rPr>
                              <w:i/>
                            </w:rPr>
                            <w:t xml:space="preserve">                                                                                                                                                                                                                                                                                          </w:t>
                          </w:r>
                        </w:ins>
                        <w:ins w:id="2517" w:author="Jim Hewitt" w:date="2022-11-28T09:21:00Z">
                          <w:r w:rsidRPr="00241EE7">
                            <w:rPr>
                              <w:i/>
                              <w:rPrChange w:id="2518" w:author="Jim Hewitt" w:date="2022-11-28T09:21:00Z">
                                <w:rPr>
                                  <w:b/>
                                  <w:bCs/>
                                  <w:i/>
                                </w:rPr>
                              </w:rPrChange>
                            </w:rPr>
                            <w:t xml:space="preserve"> </w:t>
                          </w:r>
                        </w:ins>
                        <w:del w:id="2519" w:author="Jim Hewitt" w:date="2022-11-28T09:21:00Z">
                          <w:r w:rsidRPr="00241EE7" w:rsidDel="00241EE7">
                            <w:rPr>
                              <w:rPrChange w:id="2520" w:author="Jim Hewitt" w:date="2022-11-28T09:21:00Z">
                                <w:rPr>
                                  <w:b/>
                                  <w:bCs/>
                                  <w:i/>
                                </w:rPr>
                              </w:rPrChange>
                            </w:rPr>
                            <w:delText>DO NOT start Core Analytics and Data Broker simultaneously. Start one component, wait 30 seconds, then start the other component.</w:delText>
                          </w:r>
                        </w:del>
                      </w:p>
                    </w:txbxContent>
                  </v:textbox>
                  <w10:anchorlock/>
                </v:shape>
              </w:pict>
            </mc:Fallback>
          </mc:AlternateContent>
        </w:r>
      </w:ins>
    </w:p>
    <w:p w14:paraId="5D6ADD2F" w14:textId="3031AE6C" w:rsidR="00816FE4" w:rsidRDefault="00816FE4" w:rsidP="00140E93">
      <w:pPr>
        <w:pStyle w:val="ListParagraph"/>
        <w:numPr>
          <w:ilvl w:val="0"/>
          <w:numId w:val="168"/>
        </w:numPr>
        <w:spacing w:before="120"/>
        <w:ind w:left="763"/>
        <w:contextualSpacing w:val="0"/>
      </w:pPr>
      <w:del w:id="2521" w:author="Jim Hewitt" w:date="2022-11-28T09:13:00Z">
        <w:r w:rsidDel="00241EE7">
          <w:delText>S</w:delText>
        </w:r>
      </w:del>
      <w:ins w:id="2522" w:author="Jim Hewitt" w:date="2022-11-28T09:13:00Z">
        <w:r w:rsidR="00241EE7">
          <w:t>S</w:t>
        </w:r>
      </w:ins>
      <w:r>
        <w:t>ave the file.</w:t>
      </w:r>
    </w:p>
    <w:p w14:paraId="33ADD803" w14:textId="224376FC" w:rsidR="00C11A9B" w:rsidRDefault="00F72DA6" w:rsidP="005B1D57">
      <w:pPr>
        <w:pStyle w:val="ListParagraph"/>
        <w:numPr>
          <w:ilvl w:val="0"/>
          <w:numId w:val="168"/>
        </w:numPr>
        <w:spacing w:before="120"/>
        <w:ind w:left="763"/>
      </w:pPr>
      <w:r>
        <w:t xml:space="preserve">Restart the service for the Ramp </w:t>
      </w:r>
      <w:proofErr w:type="spellStart"/>
      <w:r>
        <w:t>eCDN</w:t>
      </w:r>
      <w:proofErr w:type="spellEnd"/>
      <w:r>
        <w:t xml:space="preserve"> component</w:t>
      </w:r>
      <w:r w:rsidR="00094131">
        <w:t>:</w:t>
      </w:r>
    </w:p>
    <w:p w14:paraId="113860B7" w14:textId="14D04DA1" w:rsidR="00E13BF2" w:rsidRDefault="00E13BF2" w:rsidP="00140E93">
      <w:pPr>
        <w:pStyle w:val="ListParagraph"/>
        <w:spacing w:before="120"/>
        <w:ind w:left="763"/>
      </w:pPr>
      <w:r w:rsidRPr="00E13BF2">
        <w:rPr>
          <w:noProof/>
        </w:rPr>
        <mc:AlternateContent>
          <mc:Choice Requires="wps">
            <w:drawing>
              <wp:inline distT="0" distB="0" distL="0" distR="0" wp14:anchorId="163ECCD1" wp14:editId="54568D6F">
                <wp:extent cx="5607170" cy="560717"/>
                <wp:effectExtent l="0" t="0" r="12700" b="10795"/>
                <wp:docPr id="4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7170" cy="560717"/>
                        </a:xfrm>
                        <a:prstGeom prst="bracketPair">
                          <a:avLst>
                            <a:gd name="adj" fmla="val 10754"/>
                          </a:avLst>
                        </a:prstGeom>
                        <a:noFill/>
                        <a:ln w="19050">
                          <a:solidFill>
                            <a:srgbClr val="BED632"/>
                          </a:solidFill>
                          <a:round/>
                          <a:headEnd/>
                          <a:tailEnd/>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943634"/>
                              </a:solidFill>
                            </a14:hiddenFill>
                          </a:ext>
                          <a:ext uri="{AF507438-7753-43e0-B8FC-AC1667EBCBE1}">
                            <a14:hiddenEffects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17961" dir="2700000" algn="ctr" rotWithShape="0">
                                  <a:srgbClr val="9BBB59">
                                    <a:gamma/>
                                    <a:shade val="60000"/>
                                    <a:invGamma/>
                                  </a:srgbClr>
                                </a:outerShdw>
                              </a:effectLst>
                            </a14:hiddenEffects>
                          </a:ext>
                        </a:extLst>
                      </wps:spPr>
                      <wps:txbx>
                        <w:txbxContent>
                          <w:p w14:paraId="024C01A0" w14:textId="6579BA0C" w:rsidR="00E13BF2" w:rsidRPr="00140E93" w:rsidRDefault="00E13BF2" w:rsidP="00E13BF2">
                            <w:pPr>
                              <w:pStyle w:val="ListParagraph"/>
                              <w:spacing w:after="0"/>
                              <w:ind w:left="0"/>
                              <w:jc w:val="both"/>
                              <w:rPr>
                                <w:b/>
                                <w:bCs/>
                                <w:i/>
                              </w:rPr>
                            </w:pPr>
                            <w:r>
                              <w:rPr>
                                <w:b/>
                                <w:i/>
                              </w:rPr>
                              <w:t>IMPORTANT</w:t>
                            </w:r>
                            <w:r w:rsidRPr="007F45B7">
                              <w:rPr>
                                <w:b/>
                                <w:i/>
                              </w:rPr>
                              <w:t>:</w:t>
                            </w:r>
                            <w:r w:rsidRPr="007F45B7">
                              <w:rPr>
                                <w:i/>
                              </w:rPr>
                              <w:t xml:space="preserve"> </w:t>
                            </w:r>
                            <w:r w:rsidRPr="00140E93">
                              <w:rPr>
                                <w:b/>
                                <w:bCs/>
                                <w:i/>
                              </w:rPr>
                              <w:t xml:space="preserve"> </w:t>
                            </w:r>
                            <w:r>
                              <w:rPr>
                                <w:b/>
                                <w:bCs/>
                                <w:i/>
                              </w:rPr>
                              <w:t>DO NOT start Core</w:t>
                            </w:r>
                            <w:r w:rsidRPr="00140E93">
                              <w:rPr>
                                <w:b/>
                                <w:bCs/>
                                <w:i/>
                              </w:rPr>
                              <w:t xml:space="preserve"> Analytics and Data Broker simultaneously. Start one component, wait 30 seconds, then start the other component.</w:t>
                            </w:r>
                          </w:p>
                        </w:txbxContent>
                      </wps:txbx>
                      <wps:bodyPr rot="0" vert="horz" wrap="square" lIns="45720" tIns="45720" rIns="45720" bIns="45720" anchor="ctr" anchorCtr="0" upright="1">
                        <a:noAutofit/>
                      </wps:bodyPr>
                    </wps:wsp>
                  </a:graphicData>
                </a:graphic>
              </wp:inline>
            </w:drawing>
          </mc:Choice>
          <mc:Fallback>
            <w:pict>
              <v:shape w14:anchorId="163ECCD1" id="_x0000_s1039" type="#_x0000_t185" style="width:441.5pt;height:4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" adj="2323" strokecolor="#bed632" strokeweight="1.5pt">
                <v:textbox inset="3.6pt,,3.6pt">
                  <w:txbxContent>
                    <w:p w14:paraId="024C01A0" w14:textId="6579BA0C" w:rsidR="00E13BF2" w:rsidRPr="00140E93" w:rsidRDefault="00E13BF2" w:rsidP="00E13BF2">
                      <w:pPr>
                        <w:pStyle w:val="ListParagraph"/>
                        <w:spacing w:after="0"/>
                        <w:ind w:left="0"/>
                        <w:jc w:val="both"/>
                        <w:rPr>
                          <w:b/>
                          <w:bCs/>
                          <w:i/>
                        </w:rPr>
                      </w:pPr>
                      <w:r>
                        <w:rPr>
                          <w:b/>
                          <w:i/>
                        </w:rPr>
                        <w:t>IMPORTANT</w:t>
                      </w:r>
                      <w:r w:rsidRPr="007F45B7">
                        <w:rPr>
                          <w:b/>
                          <w:i/>
                        </w:rPr>
                        <w:t>:</w:t>
                      </w:r>
                      <w:r w:rsidRPr="007F45B7">
                        <w:rPr>
                          <w:i/>
                        </w:rPr>
                        <w:t xml:space="preserve"> </w:t>
                      </w:r>
                      <w:r w:rsidRPr="00140E93">
                        <w:rPr>
                          <w:b/>
                          <w:bCs/>
                          <w:i/>
                        </w:rPr>
                        <w:t xml:space="preserve"> </w:t>
                      </w:r>
                      <w:r>
                        <w:rPr>
                          <w:b/>
                          <w:bCs/>
                          <w:i/>
                        </w:rPr>
                        <w:t>DO NOT start Core</w:t>
                      </w:r>
                      <w:r w:rsidRPr="00140E93">
                        <w:rPr>
                          <w:b/>
                          <w:bCs/>
                          <w:i/>
                        </w:rPr>
                        <w:t xml:space="preserve"> Analytics and Data Broker simultaneously. Start one component, wait 30 seconds, then start the other component.</w:t>
                      </w:r>
                    </w:p>
                  </w:txbxContent>
                </v:textbox>
                <w10:anchorlock/>
              </v:shape>
            </w:pict>
          </mc:Fallback>
        </mc:AlternateContent>
      </w:r>
    </w:p>
    <w:p w14:paraId="636E6E14" w14:textId="605FE495" w:rsidR="007529D9" w:rsidRDefault="007529D9" w:rsidP="00140E93">
      <w:pPr>
        <w:pStyle w:val="ListParagraph"/>
        <w:numPr>
          <w:ilvl w:val="0"/>
          <w:numId w:val="173"/>
        </w:numPr>
        <w:contextualSpacing w:val="0"/>
      </w:pPr>
      <w:r>
        <w:t>Windows Services:</w:t>
      </w:r>
    </w:p>
    <w:p w14:paraId="59D10FAE" w14:textId="17CD98B6" w:rsidR="007529D9" w:rsidRDefault="007529D9" w:rsidP="00DA4370">
      <w:pPr>
        <w:pStyle w:val="ListParagraph"/>
        <w:numPr>
          <w:ilvl w:val="1"/>
          <w:numId w:val="173"/>
        </w:numPr>
        <w:spacing w:after="0" w:line="240" w:lineRule="auto"/>
        <w:contextualSpacing w:val="0"/>
      </w:pPr>
      <w:bookmarkStart w:id="2523" w:name="_Hlk106876556"/>
      <w:proofErr w:type="spellStart"/>
      <w:r w:rsidRPr="007529D9">
        <w:t>RAMP_Altimeter</w:t>
      </w:r>
      <w:proofErr w:type="spellEnd"/>
    </w:p>
    <w:p w14:paraId="45684560" w14:textId="14487EDE" w:rsidR="007529D9" w:rsidRDefault="007529D9" w:rsidP="00DA4370">
      <w:pPr>
        <w:pStyle w:val="ListParagraph"/>
        <w:numPr>
          <w:ilvl w:val="1"/>
          <w:numId w:val="173"/>
        </w:numPr>
        <w:spacing w:after="0" w:line="240" w:lineRule="auto"/>
        <w:contextualSpacing w:val="0"/>
      </w:pPr>
      <w:proofErr w:type="spellStart"/>
      <w:r w:rsidRPr="007529D9">
        <w:t>RAMP_CoreAnalytics</w:t>
      </w:r>
      <w:proofErr w:type="spellEnd"/>
    </w:p>
    <w:p w14:paraId="3C37C22C" w14:textId="0C954F54" w:rsidR="007529D9" w:rsidRDefault="007529D9" w:rsidP="00DA4370">
      <w:pPr>
        <w:pStyle w:val="ListParagraph"/>
        <w:numPr>
          <w:ilvl w:val="1"/>
          <w:numId w:val="173"/>
        </w:numPr>
        <w:spacing w:after="0" w:line="240" w:lineRule="auto"/>
        <w:contextualSpacing w:val="0"/>
      </w:pPr>
      <w:proofErr w:type="spellStart"/>
      <w:r w:rsidRPr="007529D9">
        <w:t>RAMP_DataBroker</w:t>
      </w:r>
      <w:proofErr w:type="spellEnd"/>
    </w:p>
    <w:p w14:paraId="5710F26D" w14:textId="2A30D8C6" w:rsidR="007529D9" w:rsidRDefault="007529D9" w:rsidP="00DA4370">
      <w:pPr>
        <w:pStyle w:val="ListParagraph"/>
        <w:numPr>
          <w:ilvl w:val="1"/>
          <w:numId w:val="173"/>
        </w:numPr>
        <w:spacing w:after="0" w:line="240" w:lineRule="auto"/>
        <w:contextualSpacing w:val="0"/>
      </w:pPr>
      <w:proofErr w:type="spellStart"/>
      <w:r w:rsidRPr="007529D9">
        <w:t>RAMP_MulticastPlus</w:t>
      </w:r>
      <w:proofErr w:type="spellEnd"/>
    </w:p>
    <w:p w14:paraId="2EF8EA83" w14:textId="4A3F89D1" w:rsidR="007529D9" w:rsidRDefault="00D75B37" w:rsidP="00DA4370">
      <w:pPr>
        <w:pStyle w:val="ListParagraph"/>
        <w:numPr>
          <w:ilvl w:val="1"/>
          <w:numId w:val="173"/>
        </w:numPr>
        <w:spacing w:line="240" w:lineRule="auto"/>
        <w:contextualSpacing w:val="0"/>
        <w:rPr>
          <w:ins w:id="2524" w:author="Jim Hewitt" w:date="2022-11-28T09:27:00Z"/>
        </w:rPr>
      </w:pPr>
      <w:proofErr w:type="spellStart"/>
      <w:r>
        <w:t>RAMP</w:t>
      </w:r>
      <w:r w:rsidR="007529D9">
        <w:t>_OmniCache</w:t>
      </w:r>
      <w:proofErr w:type="spellEnd"/>
    </w:p>
    <w:p w14:paraId="0296F33E" w14:textId="484F4714" w:rsidR="009F237E" w:rsidRDefault="009F237E" w:rsidP="009F237E">
      <w:pPr>
        <w:spacing w:line="240" w:lineRule="auto"/>
        <w:rPr>
          <w:ins w:id="2525" w:author="Jim Hewitt" w:date="2022-11-28T09:27:00Z"/>
        </w:rPr>
      </w:pPr>
      <w:ins w:id="2526" w:author="Jim Hewitt" w:date="2022-11-28T09:27:00Z">
        <w:r>
          <w:br w:type="page"/>
        </w:r>
      </w:ins>
    </w:p>
    <w:p w14:paraId="24669E1D" w14:textId="207B942E" w:rsidR="009F237E" w:rsidRPr="00C61F14" w:rsidDel="009F237E" w:rsidRDefault="009F237E">
      <w:pPr>
        <w:spacing w:line="240" w:lineRule="auto"/>
        <w:rPr>
          <w:del w:id="2527" w:author="Jim Hewitt" w:date="2022-11-28T09:27:00Z"/>
        </w:rPr>
        <w:pPrChange w:id="2528" w:author="Jim Hewitt" w:date="2022-11-28T09:27:00Z">
          <w:pPr>
            <w:pStyle w:val="ListParagraph"/>
            <w:numPr>
              <w:ilvl w:val="1"/>
              <w:numId w:val="173"/>
            </w:numPr>
            <w:spacing w:line="240" w:lineRule="auto"/>
            <w:ind w:left="2203" w:hanging="360"/>
            <w:contextualSpacing w:val="0"/>
          </w:pPr>
        </w:pPrChange>
      </w:pPr>
    </w:p>
    <w:bookmarkEnd w:id="2523"/>
    <w:p w14:paraId="1E81E955" w14:textId="4A9E1016" w:rsidR="007529D9" w:rsidRDefault="007529D9" w:rsidP="007529D9">
      <w:pPr>
        <w:pStyle w:val="ListParagraph"/>
        <w:numPr>
          <w:ilvl w:val="0"/>
          <w:numId w:val="173"/>
        </w:numPr>
        <w:contextualSpacing w:val="0"/>
      </w:pPr>
      <w:r>
        <w:t>Linux Services:</w:t>
      </w:r>
    </w:p>
    <w:p w14:paraId="5664A47D" w14:textId="070F9F97" w:rsidR="0016793C" w:rsidRDefault="0016793C" w:rsidP="00DA4370">
      <w:pPr>
        <w:pStyle w:val="ListParagraph"/>
        <w:numPr>
          <w:ilvl w:val="1"/>
          <w:numId w:val="173"/>
        </w:numPr>
        <w:spacing w:after="0" w:line="240" w:lineRule="auto"/>
        <w:contextualSpacing w:val="0"/>
      </w:pPr>
      <w:r>
        <w:t>ramp-a</w:t>
      </w:r>
      <w:r w:rsidRPr="007529D9">
        <w:t>ltimeter</w:t>
      </w:r>
    </w:p>
    <w:p w14:paraId="6E07463E" w14:textId="0A92513E" w:rsidR="0016793C" w:rsidRDefault="0016793C" w:rsidP="00DA4370">
      <w:pPr>
        <w:pStyle w:val="ListParagraph"/>
        <w:numPr>
          <w:ilvl w:val="1"/>
          <w:numId w:val="173"/>
        </w:numPr>
        <w:spacing w:after="0" w:line="240" w:lineRule="auto"/>
        <w:contextualSpacing w:val="0"/>
      </w:pPr>
      <w:r>
        <w:t>ramp-</w:t>
      </w:r>
      <w:proofErr w:type="spellStart"/>
      <w:r>
        <w:t>c</w:t>
      </w:r>
      <w:r w:rsidRPr="007529D9">
        <w:t>ore</w:t>
      </w:r>
      <w:r>
        <w:t>a</w:t>
      </w:r>
      <w:r w:rsidRPr="007529D9">
        <w:t>nalytics</w:t>
      </w:r>
      <w:proofErr w:type="spellEnd"/>
    </w:p>
    <w:p w14:paraId="281EBBE0" w14:textId="4D2B5E7E" w:rsidR="0016793C" w:rsidRDefault="0016793C" w:rsidP="00DA4370">
      <w:pPr>
        <w:pStyle w:val="ListParagraph"/>
        <w:numPr>
          <w:ilvl w:val="1"/>
          <w:numId w:val="173"/>
        </w:numPr>
        <w:spacing w:after="0" w:line="240" w:lineRule="auto"/>
        <w:contextualSpacing w:val="0"/>
      </w:pPr>
      <w:r>
        <w:t>ramp-</w:t>
      </w:r>
      <w:proofErr w:type="spellStart"/>
      <w:r>
        <w:t>d</w:t>
      </w:r>
      <w:r w:rsidRPr="007529D9">
        <w:t>ata</w:t>
      </w:r>
      <w:r>
        <w:t>b</w:t>
      </w:r>
      <w:r w:rsidRPr="007529D9">
        <w:t>roker</w:t>
      </w:r>
      <w:proofErr w:type="spellEnd"/>
    </w:p>
    <w:p w14:paraId="72DF2F08" w14:textId="77777777" w:rsidR="00DA4370" w:rsidRDefault="0016793C" w:rsidP="00DA4370">
      <w:pPr>
        <w:pStyle w:val="ListParagraph"/>
        <w:numPr>
          <w:ilvl w:val="1"/>
          <w:numId w:val="173"/>
        </w:numPr>
        <w:spacing w:after="0" w:line="240" w:lineRule="auto"/>
        <w:contextualSpacing w:val="0"/>
      </w:pPr>
      <w:r>
        <w:t>ramp-</w:t>
      </w:r>
      <w:proofErr w:type="spellStart"/>
      <w:r>
        <w:t>mu</w:t>
      </w:r>
      <w:r w:rsidRPr="007529D9">
        <w:t>lticast</w:t>
      </w:r>
      <w:r>
        <w:t>p</w:t>
      </w:r>
      <w:r w:rsidRPr="007529D9">
        <w:t>lus</w:t>
      </w:r>
      <w:proofErr w:type="spellEnd"/>
    </w:p>
    <w:p w14:paraId="3E9892CF" w14:textId="09C55875" w:rsidR="007529D9" w:rsidRDefault="0016793C" w:rsidP="00DA4370">
      <w:pPr>
        <w:pStyle w:val="ListParagraph"/>
        <w:numPr>
          <w:ilvl w:val="1"/>
          <w:numId w:val="173"/>
        </w:numPr>
        <w:spacing w:after="0" w:line="240" w:lineRule="auto"/>
        <w:contextualSpacing w:val="0"/>
      </w:pPr>
      <w:r>
        <w:t>ramp</w:t>
      </w:r>
      <w:r w:rsidR="00D75B37">
        <w:t>-</w:t>
      </w:r>
      <w:proofErr w:type="spellStart"/>
      <w:r>
        <w:t>omnicache</w:t>
      </w:r>
      <w:proofErr w:type="spellEnd"/>
    </w:p>
    <w:p w14:paraId="5A2EC0F5" w14:textId="24840054" w:rsidR="007529D9" w:rsidRDefault="009411F8" w:rsidP="009411F8">
      <w:pPr>
        <w:pStyle w:val="Heading1"/>
      </w:pPr>
      <w:bookmarkStart w:id="2529" w:name="_Toc120867473"/>
      <w:r>
        <w:t>Using Certificates</w:t>
      </w:r>
      <w:bookmarkEnd w:id="2529"/>
    </w:p>
    <w:p w14:paraId="0E68CE30" w14:textId="44D12761" w:rsidR="003C2853" w:rsidRDefault="003F082D" w:rsidP="00CF3489">
      <w:r>
        <w:t xml:space="preserve">To configure Ramp </w:t>
      </w:r>
      <w:proofErr w:type="spellStart"/>
      <w:r>
        <w:t>eCDN</w:t>
      </w:r>
      <w:proofErr w:type="spellEnd"/>
      <w:r>
        <w:t xml:space="preserve"> components to use HTTPS, refer to the following sections of the documentation:</w:t>
      </w:r>
    </w:p>
    <w:tbl>
      <w:tblPr>
        <w:tblStyle w:val="GridTable2-Accent21"/>
        <w:tblW w:w="10080" w:type="dxa"/>
        <w:tblLook w:val="04A0" w:firstRow="1" w:lastRow="0" w:firstColumn="1" w:lastColumn="0" w:noHBand="0" w:noVBand="1"/>
      </w:tblPr>
      <w:tblGrid>
        <w:gridCol w:w="2250"/>
        <w:gridCol w:w="7830"/>
      </w:tblGrid>
      <w:tr w:rsidR="001F1EE7" w:rsidRPr="004E0BA5" w14:paraId="0B983736" w14:textId="02A34D33" w:rsidTr="00140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74F9D1DE" w14:textId="77777777" w:rsidR="001F1EE7" w:rsidRPr="004E0BA5" w:rsidRDefault="001F1EE7" w:rsidP="001E54F3">
            <w:pPr>
              <w:spacing w:after="0"/>
              <w:ind w:left="-12"/>
              <w:rPr>
                <w:color w:val="274756"/>
              </w:rPr>
            </w:pPr>
            <w:r>
              <w:rPr>
                <w:color w:val="274756"/>
              </w:rPr>
              <w:t>Component</w:t>
            </w:r>
          </w:p>
        </w:tc>
        <w:tc>
          <w:tcPr>
            <w:tcW w:w="7830" w:type="dxa"/>
          </w:tcPr>
          <w:p w14:paraId="2EF517A1" w14:textId="795C88D7" w:rsidR="001F1EE7" w:rsidRDefault="001F1EE7" w:rsidP="001E54F3">
            <w:pPr>
              <w:spacing w:after="0"/>
              <w:cnfStyle w:val="100000000000" w:firstRow="1" w:lastRow="0" w:firstColumn="0" w:lastColumn="0" w:oddVBand="0" w:evenVBand="0" w:oddHBand="0" w:evenHBand="0" w:firstRowFirstColumn="0" w:firstRowLastColumn="0" w:lastRowFirstColumn="0" w:lastRowLastColumn="0"/>
              <w:rPr>
                <w:color w:val="274756"/>
              </w:rPr>
            </w:pPr>
            <w:r>
              <w:rPr>
                <w:color w:val="274756"/>
              </w:rPr>
              <w:t>Description</w:t>
            </w:r>
          </w:p>
        </w:tc>
      </w:tr>
      <w:tr w:rsidR="001F1EE7" w:rsidRPr="00733A63" w14:paraId="764316F7" w14:textId="0CA8387F"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98ABD2D" w14:textId="77777777" w:rsidR="001F1EE7" w:rsidRPr="00E743B3" w:rsidRDefault="001F1EE7" w:rsidP="00140E93">
            <w:pPr>
              <w:rPr>
                <w:color w:val="274756"/>
              </w:rPr>
            </w:pPr>
            <w:r>
              <w:rPr>
                <w:color w:val="274756"/>
              </w:rPr>
              <w:t>Altimeter</w:t>
            </w:r>
          </w:p>
        </w:tc>
        <w:tc>
          <w:tcPr>
            <w:tcW w:w="7830" w:type="dxa"/>
          </w:tcPr>
          <w:p w14:paraId="0708F9F9" w14:textId="77777777" w:rsidR="005B3B5A" w:rsidRDefault="001F1EE7" w:rsidP="00140E93">
            <w:pPr>
              <w:cnfStyle w:val="000000100000" w:firstRow="0" w:lastRow="0" w:firstColumn="0" w:lastColumn="0" w:oddVBand="0" w:evenVBand="0" w:oddHBand="1" w:evenHBand="0" w:firstRowFirstColumn="0" w:firstRowLastColumn="0" w:lastRowFirstColumn="0" w:lastRowLastColumn="0"/>
              <w:rPr>
                <w:rFonts w:cs="Open Sans"/>
                <w:color w:val="274756"/>
              </w:rPr>
            </w:pPr>
            <w:r w:rsidRPr="00140E93">
              <w:rPr>
                <w:rFonts w:cs="Open Sans"/>
                <w:color w:val="274756"/>
              </w:rPr>
              <w:t xml:space="preserve">Altimeter </w:t>
            </w:r>
            <w:r w:rsidR="00671D42">
              <w:rPr>
                <w:rFonts w:cs="Open Sans"/>
                <w:color w:val="274756"/>
              </w:rPr>
              <w:t>uses</w:t>
            </w:r>
            <w:r w:rsidRPr="00140E93">
              <w:rPr>
                <w:rFonts w:cs="Open Sans"/>
                <w:color w:val="274756"/>
              </w:rPr>
              <w:t xml:space="preserve"> a self-signed certificate </w:t>
            </w:r>
            <w:r w:rsidR="00477FBB">
              <w:rPr>
                <w:rFonts w:cs="Open Sans"/>
                <w:color w:val="274756"/>
              </w:rPr>
              <w:t xml:space="preserve">for HTTPS connections that can be updated, </w:t>
            </w:r>
            <w:r w:rsidRPr="00140E93">
              <w:rPr>
                <w:rFonts w:cs="Open Sans"/>
                <w:color w:val="274756"/>
              </w:rPr>
              <w:t>if needed.</w:t>
            </w:r>
          </w:p>
          <w:p w14:paraId="5064286E" w14:textId="4EB24005" w:rsidR="001F1EE7" w:rsidRDefault="005B3B5A" w:rsidP="00140E93">
            <w:pPr>
              <w:cnfStyle w:val="000000100000" w:firstRow="0" w:lastRow="0" w:firstColumn="0" w:lastColumn="0" w:oddVBand="0" w:evenVBand="0" w:oddHBand="1" w:evenHBand="0" w:firstRowFirstColumn="0" w:firstRowLastColumn="0" w:lastRowFirstColumn="0" w:lastRowLastColumn="0"/>
              <w:rPr>
                <w:rFonts w:cs="Open Sans"/>
                <w:color w:val="274756"/>
              </w:rPr>
            </w:pPr>
            <w:r>
              <w:rPr>
                <w:rFonts w:cs="Open Sans"/>
                <w:color w:val="274756"/>
              </w:rPr>
              <w:t xml:space="preserve">The location and password </w:t>
            </w:r>
            <w:r w:rsidR="004A4E6E">
              <w:rPr>
                <w:rFonts w:cs="Open Sans"/>
                <w:color w:val="274756"/>
              </w:rPr>
              <w:t xml:space="preserve">for the certificate </w:t>
            </w:r>
            <w:r>
              <w:rPr>
                <w:rFonts w:cs="Open Sans"/>
                <w:color w:val="274756"/>
              </w:rPr>
              <w:t xml:space="preserve">are set during the initial installation of the component. For more information, see </w:t>
            </w:r>
            <w:hyperlink w:anchor="_Install_the_Ramp" w:history="1">
              <w:r w:rsidR="004A4E6E" w:rsidRPr="004A4E6E">
                <w:rPr>
                  <w:rStyle w:val="Hyperlink"/>
                  <w:rFonts w:cs="Open Sans"/>
                </w:rPr>
                <w:t>Install the Ramp Components</w:t>
              </w:r>
            </w:hyperlink>
            <w:r>
              <w:rPr>
                <w:rFonts w:cs="Open Sans"/>
                <w:color w:val="274756"/>
              </w:rPr>
              <w:t>.</w:t>
            </w:r>
            <w:r w:rsidR="001F1EE7" w:rsidRPr="00140E93">
              <w:rPr>
                <w:rFonts w:cs="Open Sans"/>
                <w:color w:val="274756"/>
              </w:rPr>
              <w:t xml:space="preserve"> </w:t>
            </w:r>
          </w:p>
          <w:p w14:paraId="1A8F9362" w14:textId="3AE5D296" w:rsidR="001F1EE7" w:rsidRPr="00140E93" w:rsidRDefault="004A4E6E" w:rsidP="00140E93">
            <w:pPr>
              <w:cnfStyle w:val="000000100000" w:firstRow="0" w:lastRow="0" w:firstColumn="0" w:lastColumn="0" w:oddVBand="0" w:evenVBand="0" w:oddHBand="1" w:evenHBand="0" w:firstRowFirstColumn="0" w:firstRowLastColumn="0" w:lastRowFirstColumn="0" w:lastRowLastColumn="0"/>
              <w:rPr>
                <w:rFonts w:cs="Open Sans"/>
                <w:color w:val="274756"/>
              </w:rPr>
            </w:pPr>
            <w:r>
              <w:rPr>
                <w:rFonts w:cs="Open Sans"/>
                <w:color w:val="274756"/>
              </w:rPr>
              <w:t xml:space="preserve">To update the certificate, see </w:t>
            </w:r>
            <w:r w:rsidR="001F1EE7">
              <w:rPr>
                <w:rFonts w:cs="Open Sans"/>
                <w:color w:val="274756"/>
              </w:rPr>
              <w:t xml:space="preserve">“Updating the Altimeter SSL Certificate File” in </w:t>
            </w:r>
            <w:proofErr w:type="spellStart"/>
            <w:r w:rsidR="001F1EE7" w:rsidRPr="00140E93">
              <w:rPr>
                <w:rFonts w:cs="Open Sans"/>
                <w:i/>
                <w:iCs/>
                <w:color w:val="274756"/>
              </w:rPr>
              <w:t>TechNote</w:t>
            </w:r>
            <w:proofErr w:type="spellEnd"/>
            <w:r w:rsidR="001F1EE7" w:rsidRPr="00140E93">
              <w:rPr>
                <w:rFonts w:cs="Open Sans"/>
                <w:i/>
                <w:iCs/>
                <w:color w:val="274756"/>
              </w:rPr>
              <w:t xml:space="preserve"> – Customizing Altimeter</w:t>
            </w:r>
            <w:r w:rsidR="001F1EE7" w:rsidRPr="00140E93">
              <w:rPr>
                <w:rFonts w:cs="Open Sans"/>
                <w:color w:val="274756"/>
              </w:rPr>
              <w:t>.</w:t>
            </w:r>
          </w:p>
        </w:tc>
      </w:tr>
      <w:tr w:rsidR="001F1EE7" w:rsidRPr="00733A63" w14:paraId="028D3012" w14:textId="15D07496" w:rsidTr="00140E93">
        <w:tc>
          <w:tcPr>
            <w:cnfStyle w:val="001000000000" w:firstRow="0" w:lastRow="0" w:firstColumn="1" w:lastColumn="0" w:oddVBand="0" w:evenVBand="0" w:oddHBand="0" w:evenHBand="0" w:firstRowFirstColumn="0" w:firstRowLastColumn="0" w:lastRowFirstColumn="0" w:lastRowLastColumn="0"/>
            <w:tcW w:w="0" w:type="dxa"/>
          </w:tcPr>
          <w:p w14:paraId="0F268E36" w14:textId="77777777" w:rsidR="001F1EE7" w:rsidRPr="00E743B3" w:rsidRDefault="001F1EE7" w:rsidP="001E54F3">
            <w:pPr>
              <w:rPr>
                <w:color w:val="274756"/>
              </w:rPr>
            </w:pPr>
            <w:r>
              <w:rPr>
                <w:color w:val="274756"/>
              </w:rPr>
              <w:t>Core Analytics</w:t>
            </w:r>
          </w:p>
        </w:tc>
        <w:tc>
          <w:tcPr>
            <w:tcW w:w="7830" w:type="dxa"/>
          </w:tcPr>
          <w:p w14:paraId="4BBF5A30" w14:textId="1F181FBD" w:rsidR="004A4E6E" w:rsidRDefault="00FF1090" w:rsidP="004A4E6E">
            <w:pPr>
              <w:cnfStyle w:val="000000000000" w:firstRow="0" w:lastRow="0" w:firstColumn="0" w:lastColumn="0" w:oddVBand="0" w:evenVBand="0" w:oddHBand="0" w:evenHBand="0" w:firstRowFirstColumn="0" w:firstRowLastColumn="0" w:lastRowFirstColumn="0" w:lastRowLastColumn="0"/>
              <w:rPr>
                <w:rFonts w:cs="Open Sans"/>
                <w:color w:val="274756"/>
              </w:rPr>
            </w:pPr>
            <w:r>
              <w:rPr>
                <w:rFonts w:cs="Open Sans"/>
                <w:color w:val="274756"/>
              </w:rPr>
              <w:t>To use a certificate with Core Analytics for HTTP</w:t>
            </w:r>
            <w:r w:rsidR="003F082D">
              <w:rPr>
                <w:rFonts w:cs="Open Sans"/>
                <w:color w:val="274756"/>
              </w:rPr>
              <w:t xml:space="preserve">S </w:t>
            </w:r>
            <w:r>
              <w:rPr>
                <w:rFonts w:cs="Open Sans"/>
                <w:color w:val="274756"/>
              </w:rPr>
              <w:t>connections</w:t>
            </w:r>
            <w:r w:rsidR="004A4E6E">
              <w:rPr>
                <w:rFonts w:cs="Open Sans"/>
                <w:color w:val="274756"/>
              </w:rPr>
              <w:t xml:space="preserve">, the location and password for the certificate are set during the initial installation of the component. For more information, see </w:t>
            </w:r>
            <w:hyperlink w:anchor="_Install_the_Ramp" w:history="1">
              <w:r w:rsidR="004A4E6E" w:rsidRPr="004A4E6E">
                <w:rPr>
                  <w:rStyle w:val="Hyperlink"/>
                  <w:rFonts w:cs="Open Sans"/>
                </w:rPr>
                <w:t>Install the Ramp Components</w:t>
              </w:r>
            </w:hyperlink>
            <w:r w:rsidR="004A4E6E">
              <w:rPr>
                <w:rFonts w:cs="Open Sans"/>
                <w:color w:val="274756"/>
              </w:rPr>
              <w:t>.</w:t>
            </w:r>
            <w:r w:rsidR="004A4E6E" w:rsidRPr="00140E93">
              <w:rPr>
                <w:rFonts w:cs="Open Sans"/>
                <w:color w:val="274756"/>
              </w:rPr>
              <w:t xml:space="preserve"> </w:t>
            </w:r>
          </w:p>
          <w:p w14:paraId="6DF8F2F2" w14:textId="75EE12F4" w:rsidR="001F1EE7" w:rsidRPr="00B707ED" w:rsidRDefault="004A4E6E" w:rsidP="003F094A">
            <w:pPr>
              <w:cnfStyle w:val="000000000000" w:firstRow="0" w:lastRow="0" w:firstColumn="0" w:lastColumn="0" w:oddVBand="0" w:evenVBand="0" w:oddHBand="0" w:evenHBand="0" w:firstRowFirstColumn="0" w:firstRowLastColumn="0" w:lastRowFirstColumn="0" w:lastRowLastColumn="0"/>
              <w:rPr>
                <w:color w:val="274756"/>
              </w:rPr>
            </w:pPr>
            <w:r>
              <w:rPr>
                <w:rFonts w:cs="Open Sans"/>
                <w:color w:val="274756"/>
              </w:rPr>
              <w:t xml:space="preserve">To update the certificate, see </w:t>
            </w:r>
            <w:r w:rsidR="00FF1090" w:rsidRPr="003D2918">
              <w:rPr>
                <w:color w:val="274756"/>
              </w:rPr>
              <w:t>“</w:t>
            </w:r>
            <w:r>
              <w:t xml:space="preserve"> </w:t>
            </w:r>
            <w:r w:rsidRPr="004A4E6E">
              <w:rPr>
                <w:color w:val="274756"/>
              </w:rPr>
              <w:t>Updating the Core Analytics or Data Broker SSL Certificate File</w:t>
            </w:r>
            <w:r w:rsidR="003D2918">
              <w:rPr>
                <w:color w:val="274756"/>
              </w:rPr>
              <w:t>”</w:t>
            </w:r>
            <w:r w:rsidR="00FF1090" w:rsidRPr="003D2918">
              <w:rPr>
                <w:color w:val="274756"/>
              </w:rPr>
              <w:t xml:space="preserve"> </w:t>
            </w:r>
            <w:r w:rsidR="003D2918">
              <w:rPr>
                <w:color w:val="274756"/>
              </w:rPr>
              <w:t xml:space="preserve">in </w:t>
            </w:r>
            <w:proofErr w:type="spellStart"/>
            <w:r w:rsidR="003D2918" w:rsidRPr="00140E93">
              <w:rPr>
                <w:i/>
                <w:iCs/>
                <w:color w:val="274756"/>
              </w:rPr>
              <w:t>TechNote</w:t>
            </w:r>
            <w:proofErr w:type="spellEnd"/>
            <w:r w:rsidR="003D2918" w:rsidRPr="00140E93">
              <w:rPr>
                <w:i/>
                <w:iCs/>
                <w:color w:val="274756"/>
              </w:rPr>
              <w:t xml:space="preserve"> – Customizing Core Analytics and Data Broker</w:t>
            </w:r>
            <w:r w:rsidR="00FF1090" w:rsidRPr="003D2918">
              <w:rPr>
                <w:color w:val="274756"/>
              </w:rPr>
              <w:t>.</w:t>
            </w:r>
          </w:p>
        </w:tc>
      </w:tr>
      <w:tr w:rsidR="001F1EE7" w:rsidRPr="00733A63" w14:paraId="33357D57" w14:textId="4646371B"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D79C348" w14:textId="77777777" w:rsidR="001F1EE7" w:rsidRPr="00E743B3" w:rsidRDefault="001F1EE7" w:rsidP="001E54F3">
            <w:pPr>
              <w:rPr>
                <w:color w:val="274756"/>
              </w:rPr>
            </w:pPr>
            <w:r>
              <w:rPr>
                <w:color w:val="274756"/>
              </w:rPr>
              <w:t>Data Broker</w:t>
            </w:r>
          </w:p>
        </w:tc>
        <w:tc>
          <w:tcPr>
            <w:tcW w:w="7830" w:type="dxa"/>
          </w:tcPr>
          <w:p w14:paraId="07BA5933" w14:textId="77777777" w:rsidR="00FA6786" w:rsidRDefault="00FA6786" w:rsidP="00FA6786">
            <w:pPr>
              <w:cnfStyle w:val="000000100000" w:firstRow="0" w:lastRow="0" w:firstColumn="0" w:lastColumn="0" w:oddVBand="0" w:evenVBand="0" w:oddHBand="1" w:evenHBand="0" w:firstRowFirstColumn="0" w:firstRowLastColumn="0" w:lastRowFirstColumn="0" w:lastRowLastColumn="0"/>
              <w:rPr>
                <w:rFonts w:cs="Open Sans"/>
                <w:color w:val="274756"/>
              </w:rPr>
            </w:pPr>
            <w:r>
              <w:rPr>
                <w:rFonts w:cs="Open Sans"/>
                <w:color w:val="274756"/>
              </w:rPr>
              <w:t xml:space="preserve">To use a certificate with Core Analytics for HTTPS connections, the location and password for the certificate are set during the initial installation of the component. For more information, see </w:t>
            </w:r>
            <w:hyperlink w:anchor="_Install_the_Ramp" w:history="1">
              <w:r w:rsidRPr="004A4E6E">
                <w:rPr>
                  <w:rStyle w:val="Hyperlink"/>
                  <w:rFonts w:cs="Open Sans"/>
                </w:rPr>
                <w:t>Install the Ramp Components</w:t>
              </w:r>
            </w:hyperlink>
            <w:r>
              <w:rPr>
                <w:rFonts w:cs="Open Sans"/>
                <w:color w:val="274756"/>
              </w:rPr>
              <w:t>.</w:t>
            </w:r>
            <w:r w:rsidRPr="00140E93">
              <w:rPr>
                <w:rFonts w:cs="Open Sans"/>
                <w:color w:val="274756"/>
              </w:rPr>
              <w:t xml:space="preserve"> </w:t>
            </w:r>
          </w:p>
          <w:p w14:paraId="6C0CB809" w14:textId="71FA5842" w:rsidR="001F1EE7" w:rsidRPr="0090340D" w:rsidRDefault="00FA6786" w:rsidP="003F094A">
            <w:pPr>
              <w:cnfStyle w:val="000000100000" w:firstRow="0" w:lastRow="0" w:firstColumn="0" w:lastColumn="0" w:oddVBand="0" w:evenVBand="0" w:oddHBand="1" w:evenHBand="0" w:firstRowFirstColumn="0" w:firstRowLastColumn="0" w:lastRowFirstColumn="0" w:lastRowLastColumn="0"/>
              <w:rPr>
                <w:color w:val="274756"/>
              </w:rPr>
            </w:pPr>
            <w:r>
              <w:rPr>
                <w:rFonts w:cs="Open Sans"/>
                <w:color w:val="274756"/>
              </w:rPr>
              <w:t xml:space="preserve">To update the certificate, see </w:t>
            </w:r>
            <w:r w:rsidRPr="003D2918">
              <w:rPr>
                <w:color w:val="274756"/>
              </w:rPr>
              <w:t>“</w:t>
            </w:r>
            <w:r>
              <w:t xml:space="preserve"> </w:t>
            </w:r>
            <w:r w:rsidRPr="004A4E6E">
              <w:rPr>
                <w:color w:val="274756"/>
              </w:rPr>
              <w:t>Updating the Core Analytics or Data Broker SSL Certificate File</w:t>
            </w:r>
            <w:r>
              <w:rPr>
                <w:color w:val="274756"/>
              </w:rPr>
              <w:t>”</w:t>
            </w:r>
            <w:r w:rsidRPr="003D2918">
              <w:rPr>
                <w:color w:val="274756"/>
              </w:rPr>
              <w:t xml:space="preserve"> </w:t>
            </w:r>
            <w:r>
              <w:rPr>
                <w:color w:val="274756"/>
              </w:rPr>
              <w:t xml:space="preserve">in </w:t>
            </w:r>
            <w:proofErr w:type="spellStart"/>
            <w:r w:rsidRPr="00140E93">
              <w:rPr>
                <w:i/>
                <w:iCs/>
                <w:color w:val="274756"/>
              </w:rPr>
              <w:t>TechNote</w:t>
            </w:r>
            <w:proofErr w:type="spellEnd"/>
            <w:r w:rsidRPr="00140E93">
              <w:rPr>
                <w:i/>
                <w:iCs/>
                <w:color w:val="274756"/>
              </w:rPr>
              <w:t xml:space="preserve"> – Customizing Core Analytics and Data Broker</w:t>
            </w:r>
            <w:r w:rsidRPr="003D2918">
              <w:rPr>
                <w:color w:val="274756"/>
              </w:rPr>
              <w:t>.</w:t>
            </w:r>
          </w:p>
        </w:tc>
      </w:tr>
      <w:tr w:rsidR="001F1EE7" w:rsidRPr="00733A63" w14:paraId="6A72E709" w14:textId="7D87A30B" w:rsidTr="00140E93">
        <w:tc>
          <w:tcPr>
            <w:cnfStyle w:val="001000000000" w:firstRow="0" w:lastRow="0" w:firstColumn="1" w:lastColumn="0" w:oddVBand="0" w:evenVBand="0" w:oddHBand="0" w:evenHBand="0" w:firstRowFirstColumn="0" w:firstRowLastColumn="0" w:lastRowFirstColumn="0" w:lastRowLastColumn="0"/>
            <w:tcW w:w="0" w:type="dxa"/>
          </w:tcPr>
          <w:p w14:paraId="11EFA5AD" w14:textId="77777777" w:rsidR="001F1EE7" w:rsidRDefault="001F1EE7" w:rsidP="001E54F3">
            <w:pPr>
              <w:rPr>
                <w:color w:val="274756"/>
              </w:rPr>
            </w:pPr>
            <w:proofErr w:type="spellStart"/>
            <w:r>
              <w:rPr>
                <w:color w:val="274756"/>
              </w:rPr>
              <w:t>OmniCache</w:t>
            </w:r>
            <w:proofErr w:type="spellEnd"/>
          </w:p>
        </w:tc>
        <w:tc>
          <w:tcPr>
            <w:tcW w:w="7830" w:type="dxa"/>
          </w:tcPr>
          <w:p w14:paraId="6592999E" w14:textId="26DEB4EA" w:rsidR="002D6E77" w:rsidRDefault="002D6E77" w:rsidP="002D6E77">
            <w:pPr>
              <w:cnfStyle w:val="000000000000" w:firstRow="0" w:lastRow="0" w:firstColumn="0" w:lastColumn="0" w:oddVBand="0" w:evenVBand="0" w:oddHBand="0" w:evenHBand="0" w:firstRowFirstColumn="0" w:firstRowLastColumn="0" w:lastRowFirstColumn="0" w:lastRowLastColumn="0"/>
              <w:rPr>
                <w:rFonts w:cs="Open Sans"/>
                <w:color w:val="274756"/>
              </w:rPr>
            </w:pPr>
            <w:r>
              <w:rPr>
                <w:rFonts w:cs="Open Sans"/>
                <w:color w:val="274756"/>
              </w:rPr>
              <w:t xml:space="preserve">To use a certificate with </w:t>
            </w:r>
            <w:proofErr w:type="spellStart"/>
            <w:r>
              <w:rPr>
                <w:rFonts w:cs="Open Sans"/>
                <w:color w:val="274756"/>
              </w:rPr>
              <w:t>OmniCache</w:t>
            </w:r>
            <w:proofErr w:type="spellEnd"/>
            <w:r>
              <w:rPr>
                <w:rFonts w:cs="Open Sans"/>
                <w:color w:val="274756"/>
              </w:rPr>
              <w:t xml:space="preserve"> for HTTPS connections:</w:t>
            </w:r>
          </w:p>
          <w:p w14:paraId="441C200F" w14:textId="0CA91F88" w:rsidR="002D6E77" w:rsidRPr="00C77365" w:rsidRDefault="002D6E77" w:rsidP="002D6E77">
            <w:pPr>
              <w:numPr>
                <w:ilvl w:val="0"/>
                <w:numId w:val="174"/>
              </w:numPr>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See “Working with Certificates” in the </w:t>
            </w:r>
            <w:proofErr w:type="spellStart"/>
            <w:r w:rsidRPr="00140E93">
              <w:rPr>
                <w:i/>
                <w:iCs/>
                <w:color w:val="274756"/>
              </w:rPr>
              <w:t>OmniCache</w:t>
            </w:r>
            <w:proofErr w:type="spellEnd"/>
            <w:r w:rsidRPr="00140E93">
              <w:rPr>
                <w:i/>
                <w:iCs/>
                <w:color w:val="274756"/>
              </w:rPr>
              <w:t xml:space="preserve"> Concepts Guide</w:t>
            </w:r>
            <w:r w:rsidRPr="00C77365">
              <w:rPr>
                <w:color w:val="274756"/>
              </w:rPr>
              <w:t>.</w:t>
            </w:r>
          </w:p>
          <w:p w14:paraId="0606BB3E" w14:textId="25CBBC25" w:rsidR="002D6E77" w:rsidRDefault="002A0C13" w:rsidP="002D6E77">
            <w:pPr>
              <w:numPr>
                <w:ilvl w:val="0"/>
                <w:numId w:val="174"/>
              </w:numPr>
              <w:cnfStyle w:val="000000000000" w:firstRow="0" w:lastRow="0" w:firstColumn="0" w:lastColumn="0" w:oddVBand="0" w:evenVBand="0" w:oddHBand="0" w:evenHBand="0" w:firstRowFirstColumn="0" w:firstRowLastColumn="0" w:lastRowFirstColumn="0" w:lastRowLastColumn="0"/>
              <w:rPr>
                <w:color w:val="274756"/>
              </w:rPr>
            </w:pPr>
            <w:r>
              <w:rPr>
                <w:color w:val="274756"/>
              </w:rPr>
              <w:t xml:space="preserve">In Altimeter, go to the </w:t>
            </w:r>
            <w:proofErr w:type="spellStart"/>
            <w:r>
              <w:rPr>
                <w:color w:val="274756"/>
              </w:rPr>
              <w:t>OmniCache</w:t>
            </w:r>
            <w:proofErr w:type="spellEnd"/>
            <w:r>
              <w:rPr>
                <w:color w:val="274756"/>
              </w:rPr>
              <w:t xml:space="preserve"> &gt; Settings tab, then enter the  information </w:t>
            </w:r>
            <w:r w:rsidR="00D152CC">
              <w:rPr>
                <w:color w:val="274756"/>
              </w:rPr>
              <w:t>required for t</w:t>
            </w:r>
            <w:r>
              <w:rPr>
                <w:color w:val="274756"/>
              </w:rPr>
              <w:t>he Top Level Key Store settings.</w:t>
            </w:r>
          </w:p>
          <w:p w14:paraId="6FC16CAC" w14:textId="28D88E56" w:rsidR="001F1EE7" w:rsidRDefault="002D6E77" w:rsidP="00140E93">
            <w:pPr>
              <w:cnfStyle w:val="000000000000" w:firstRow="0" w:lastRow="0" w:firstColumn="0" w:lastColumn="0" w:oddVBand="0" w:evenVBand="0" w:oddHBand="0" w:evenHBand="0" w:firstRowFirstColumn="0" w:firstRowLastColumn="0" w:lastRowFirstColumn="0" w:lastRowLastColumn="0"/>
              <w:rPr>
                <w:color w:val="274756"/>
              </w:rPr>
            </w:pPr>
            <w:r w:rsidRPr="0090340D">
              <w:rPr>
                <w:color w:val="274756"/>
              </w:rPr>
              <w:t xml:space="preserve">For more information, see </w:t>
            </w:r>
            <w:r w:rsidR="00D152CC">
              <w:rPr>
                <w:color w:val="274756"/>
              </w:rPr>
              <w:t xml:space="preserve">the </w:t>
            </w:r>
            <w:r w:rsidR="007A47FF">
              <w:rPr>
                <w:i/>
                <w:iCs/>
                <w:color w:val="274756"/>
              </w:rPr>
              <w:t>Altimeter</w:t>
            </w:r>
            <w:r w:rsidRPr="0090340D">
              <w:rPr>
                <w:i/>
                <w:iCs/>
                <w:color w:val="274756"/>
              </w:rPr>
              <w:t xml:space="preserve"> </w:t>
            </w:r>
            <w:r w:rsidR="007A47FF">
              <w:rPr>
                <w:i/>
                <w:iCs/>
                <w:color w:val="274756"/>
              </w:rPr>
              <w:t xml:space="preserve">Management Server Configuration Guide for </w:t>
            </w:r>
            <w:proofErr w:type="spellStart"/>
            <w:r w:rsidR="007A47FF">
              <w:rPr>
                <w:i/>
                <w:iCs/>
                <w:color w:val="274756"/>
              </w:rPr>
              <w:t>OmniCache</w:t>
            </w:r>
            <w:proofErr w:type="spellEnd"/>
            <w:r w:rsidR="007A47FF">
              <w:rPr>
                <w:i/>
                <w:iCs/>
                <w:color w:val="274756"/>
              </w:rPr>
              <w:t>.</w:t>
            </w:r>
          </w:p>
        </w:tc>
      </w:tr>
      <w:tr w:rsidR="001F1EE7" w:rsidRPr="00733A63" w14:paraId="5090D853" w14:textId="6CD7F426" w:rsidTr="00140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5163B7B" w14:textId="77777777" w:rsidR="001F1EE7" w:rsidRDefault="001F1EE7" w:rsidP="001E54F3">
            <w:pPr>
              <w:rPr>
                <w:color w:val="274756"/>
              </w:rPr>
            </w:pPr>
            <w:r>
              <w:rPr>
                <w:color w:val="274756"/>
              </w:rPr>
              <w:t>Multicast+ Sender</w:t>
            </w:r>
          </w:p>
        </w:tc>
        <w:tc>
          <w:tcPr>
            <w:tcW w:w="7830" w:type="dxa"/>
          </w:tcPr>
          <w:p w14:paraId="2B8952BD" w14:textId="540F0513" w:rsidR="00356151" w:rsidRDefault="00356151" w:rsidP="00356151">
            <w:pPr>
              <w:cnfStyle w:val="000000100000" w:firstRow="0" w:lastRow="0" w:firstColumn="0" w:lastColumn="0" w:oddVBand="0" w:evenVBand="0" w:oddHBand="1" w:evenHBand="0" w:firstRowFirstColumn="0" w:firstRowLastColumn="0" w:lastRowFirstColumn="0" w:lastRowLastColumn="0"/>
              <w:rPr>
                <w:rFonts w:cs="Open Sans"/>
                <w:color w:val="274756"/>
              </w:rPr>
            </w:pPr>
            <w:r>
              <w:rPr>
                <w:rFonts w:cs="Open Sans"/>
                <w:color w:val="274756"/>
              </w:rPr>
              <w:t>To use a certificate with Multicast+ Sender for HTTPS connections:</w:t>
            </w:r>
          </w:p>
          <w:p w14:paraId="4F2FD544" w14:textId="01A16DBE" w:rsidR="00356151" w:rsidRDefault="00356151" w:rsidP="00356151">
            <w:pPr>
              <w:numPr>
                <w:ilvl w:val="0"/>
                <w:numId w:val="174"/>
              </w:numPr>
              <w:cnfStyle w:val="000000100000" w:firstRow="0" w:lastRow="0" w:firstColumn="0" w:lastColumn="0" w:oddVBand="0" w:evenVBand="0" w:oddHBand="1" w:evenHBand="0" w:firstRowFirstColumn="0" w:firstRowLastColumn="0" w:lastRowFirstColumn="0" w:lastRowLastColumn="0"/>
              <w:rPr>
                <w:color w:val="274756"/>
              </w:rPr>
            </w:pPr>
            <w:r>
              <w:rPr>
                <w:color w:val="274756"/>
              </w:rPr>
              <w:t xml:space="preserve">In Altimeter, go to the </w:t>
            </w:r>
            <w:r w:rsidR="00837343">
              <w:rPr>
                <w:color w:val="274756"/>
              </w:rPr>
              <w:t xml:space="preserve">Multicast+ </w:t>
            </w:r>
            <w:r>
              <w:rPr>
                <w:color w:val="274756"/>
              </w:rPr>
              <w:t xml:space="preserve">&gt; Settings tab, then enter the  information required for the </w:t>
            </w:r>
            <w:r w:rsidR="00837343">
              <w:rPr>
                <w:color w:val="274756"/>
              </w:rPr>
              <w:t xml:space="preserve">Sender </w:t>
            </w:r>
            <w:r>
              <w:rPr>
                <w:color w:val="274756"/>
              </w:rPr>
              <w:t>Key Store settings.</w:t>
            </w:r>
          </w:p>
          <w:p w14:paraId="4449CAF4" w14:textId="77777777" w:rsidR="001F1EE7" w:rsidRDefault="00356151" w:rsidP="00140E93">
            <w:pPr>
              <w:cnfStyle w:val="000000100000" w:firstRow="0" w:lastRow="0" w:firstColumn="0" w:lastColumn="0" w:oddVBand="0" w:evenVBand="0" w:oddHBand="1" w:evenHBand="0" w:firstRowFirstColumn="0" w:firstRowLastColumn="0" w:lastRowFirstColumn="0" w:lastRowLastColumn="0"/>
              <w:rPr>
                <w:ins w:id="2530" w:author="Jim Hewitt" w:date="2022-11-28T09:28:00Z"/>
                <w:i/>
                <w:iCs/>
                <w:color w:val="274756"/>
              </w:rPr>
            </w:pPr>
            <w:r w:rsidRPr="0090340D">
              <w:rPr>
                <w:color w:val="274756"/>
              </w:rPr>
              <w:t xml:space="preserve">For more information, see </w:t>
            </w:r>
            <w:r>
              <w:rPr>
                <w:color w:val="274756"/>
              </w:rPr>
              <w:t xml:space="preserve">the </w:t>
            </w:r>
            <w:r>
              <w:rPr>
                <w:i/>
                <w:iCs/>
                <w:color w:val="274756"/>
              </w:rPr>
              <w:t>Altimeter</w:t>
            </w:r>
            <w:r w:rsidRPr="0090340D">
              <w:rPr>
                <w:i/>
                <w:iCs/>
                <w:color w:val="274756"/>
              </w:rPr>
              <w:t xml:space="preserve"> </w:t>
            </w:r>
            <w:r>
              <w:rPr>
                <w:i/>
                <w:iCs/>
                <w:color w:val="274756"/>
              </w:rPr>
              <w:t xml:space="preserve">Management Server Configuration Guide for </w:t>
            </w:r>
            <w:r w:rsidR="00837343">
              <w:rPr>
                <w:i/>
                <w:iCs/>
                <w:color w:val="274756"/>
              </w:rPr>
              <w:t>Multicast+</w:t>
            </w:r>
            <w:r>
              <w:rPr>
                <w:i/>
                <w:iCs/>
                <w:color w:val="274756"/>
              </w:rPr>
              <w:t>.</w:t>
            </w:r>
          </w:p>
          <w:p w14:paraId="1549F035" w14:textId="639ACA25" w:rsidR="009F237E" w:rsidRDefault="009F237E" w:rsidP="00140E93">
            <w:pPr>
              <w:cnfStyle w:val="000000100000" w:firstRow="0" w:lastRow="0" w:firstColumn="0" w:lastColumn="0" w:oddVBand="0" w:evenVBand="0" w:oddHBand="1" w:evenHBand="0" w:firstRowFirstColumn="0" w:firstRowLastColumn="0" w:lastRowFirstColumn="0" w:lastRowLastColumn="0"/>
              <w:rPr>
                <w:color w:val="274756"/>
              </w:rPr>
            </w:pPr>
          </w:p>
        </w:tc>
      </w:tr>
      <w:tr w:rsidR="00212962" w:rsidRPr="00733A63" w14:paraId="6D8F6B78" w14:textId="77777777" w:rsidTr="00140E93">
        <w:tc>
          <w:tcPr>
            <w:cnfStyle w:val="001000000000" w:firstRow="0" w:lastRow="0" w:firstColumn="1" w:lastColumn="0" w:oddVBand="0" w:evenVBand="0" w:oddHBand="0" w:evenHBand="0" w:firstRowFirstColumn="0" w:firstRowLastColumn="0" w:lastRowFirstColumn="0" w:lastRowLastColumn="0"/>
            <w:tcW w:w="2250" w:type="dxa"/>
          </w:tcPr>
          <w:p w14:paraId="454AAC37" w14:textId="3F6D2259" w:rsidR="00212962" w:rsidRDefault="00212962" w:rsidP="001E54F3">
            <w:pPr>
              <w:rPr>
                <w:color w:val="274756"/>
              </w:rPr>
            </w:pPr>
            <w:r>
              <w:rPr>
                <w:color w:val="274756"/>
              </w:rPr>
              <w:lastRenderedPageBreak/>
              <w:t>Multicast+ Receiver</w:t>
            </w:r>
          </w:p>
        </w:tc>
        <w:tc>
          <w:tcPr>
            <w:tcW w:w="7830" w:type="dxa"/>
          </w:tcPr>
          <w:p w14:paraId="5CBD8475" w14:textId="435B0F02" w:rsidR="00212962" w:rsidRDefault="00212962" w:rsidP="00212962">
            <w:pPr>
              <w:cnfStyle w:val="000000000000" w:firstRow="0" w:lastRow="0" w:firstColumn="0" w:lastColumn="0" w:oddVBand="0" w:evenVBand="0" w:oddHBand="0" w:evenHBand="0" w:firstRowFirstColumn="0" w:firstRowLastColumn="0" w:lastRowFirstColumn="0" w:lastRowLastColumn="0"/>
              <w:rPr>
                <w:color w:val="274756"/>
              </w:rPr>
            </w:pPr>
            <w:r w:rsidRPr="00212962">
              <w:rPr>
                <w:color w:val="274756"/>
              </w:rPr>
              <w:t>The Receiver includes a default HTTPS certificate so that it can serve HTTPS content from localhost to standard browsers. To update the default certificate</w:t>
            </w:r>
            <w:r>
              <w:rPr>
                <w:color w:val="274756"/>
              </w:rPr>
              <w:t>, see “</w:t>
            </w:r>
            <w:r w:rsidRPr="00212962">
              <w:rPr>
                <w:color w:val="274756"/>
              </w:rPr>
              <w:t>Updating the Receiver Certificate</w:t>
            </w:r>
            <w:r>
              <w:rPr>
                <w:color w:val="274756"/>
              </w:rPr>
              <w:t xml:space="preserve">” in the </w:t>
            </w:r>
            <w:r w:rsidRPr="00140E93">
              <w:rPr>
                <w:i/>
                <w:iCs/>
                <w:color w:val="274756"/>
              </w:rPr>
              <w:t>Multicast+ Receiver Configuration Guide</w:t>
            </w:r>
            <w:r>
              <w:rPr>
                <w:color w:val="274756"/>
              </w:rPr>
              <w:t>.</w:t>
            </w:r>
          </w:p>
        </w:tc>
      </w:tr>
    </w:tbl>
    <w:p w14:paraId="5EDADE62" w14:textId="64374C97" w:rsidR="009F34C8" w:rsidDel="009F237E" w:rsidRDefault="009F34C8" w:rsidP="009F34C8">
      <w:pPr>
        <w:rPr>
          <w:del w:id="2531" w:author="Jim Hewitt" w:date="2022-11-28T09:28:00Z"/>
        </w:rPr>
      </w:pPr>
      <w:del w:id="2532" w:author="Jim Hewitt" w:date="2022-11-28T09:28:00Z">
        <w:r w:rsidDel="009F237E">
          <w:br w:type="page"/>
        </w:r>
      </w:del>
    </w:p>
    <w:p w14:paraId="376142C6" w14:textId="67D4840D" w:rsidR="00D70CCC" w:rsidRDefault="00A248EB" w:rsidP="009F237E">
      <w:pPr>
        <w:pStyle w:val="Heading1"/>
      </w:pPr>
      <w:bookmarkStart w:id="2533" w:name="_Toc120867474"/>
      <w:r>
        <w:t>Using MySQL Connector/J</w:t>
      </w:r>
      <w:bookmarkEnd w:id="2533"/>
    </w:p>
    <w:p w14:paraId="7EEF5A4C" w14:textId="77777777" w:rsidR="00772F55" w:rsidRDefault="00A248EB" w:rsidP="000E20EF">
      <w:r w:rsidRPr="00A248EB">
        <w:t xml:space="preserve">During installation, Ramp </w:t>
      </w:r>
      <w:proofErr w:type="spellStart"/>
      <w:r w:rsidRPr="00A248EB">
        <w:t>eCDN</w:t>
      </w:r>
      <w:proofErr w:type="spellEnd"/>
      <w:r w:rsidRPr="00A248EB">
        <w:t xml:space="preserve"> components that use MySQL are configured using the MariaDB Connector/J JDBC driver that is supplied in the Ramp </w:t>
      </w:r>
      <w:proofErr w:type="spellStart"/>
      <w:r w:rsidRPr="00A248EB">
        <w:t>eCDN</w:t>
      </w:r>
      <w:proofErr w:type="spellEnd"/>
      <w:r w:rsidRPr="00A248EB">
        <w:t xml:space="preserve"> installer. </w:t>
      </w:r>
    </w:p>
    <w:p w14:paraId="67C96455" w14:textId="74745B1E" w:rsidR="000E20EF" w:rsidRPr="000E20EF" w:rsidRDefault="00772F55" w:rsidP="000E20EF">
      <w:r>
        <w:t>I</w:t>
      </w:r>
      <w:r w:rsidR="00A248EB" w:rsidRPr="00A248EB">
        <w:t xml:space="preserve">f needed, you can update the Ramp </w:t>
      </w:r>
      <w:proofErr w:type="spellStart"/>
      <w:r w:rsidR="00A248EB" w:rsidRPr="00A248EB">
        <w:t>eCDN</w:t>
      </w:r>
      <w:proofErr w:type="spellEnd"/>
      <w:r w:rsidR="00A248EB" w:rsidRPr="00A248EB">
        <w:t xml:space="preserve"> components to use MySQL Connector/J as described</w:t>
      </w:r>
      <w:r w:rsidR="00A248EB">
        <w:t xml:space="preserve"> in </w:t>
      </w:r>
      <w:proofErr w:type="spellStart"/>
      <w:r w:rsidR="00A248EB" w:rsidRPr="00140E93">
        <w:rPr>
          <w:i/>
          <w:iCs/>
        </w:rPr>
        <w:t>TechNote</w:t>
      </w:r>
      <w:proofErr w:type="spellEnd"/>
      <w:r w:rsidR="00A248EB" w:rsidRPr="00140E93">
        <w:rPr>
          <w:i/>
          <w:iCs/>
        </w:rPr>
        <w:t xml:space="preserve"> – Updating Ramp </w:t>
      </w:r>
      <w:proofErr w:type="spellStart"/>
      <w:r w:rsidR="00A248EB" w:rsidRPr="00140E93">
        <w:rPr>
          <w:i/>
          <w:iCs/>
        </w:rPr>
        <w:t>eCDN</w:t>
      </w:r>
      <w:proofErr w:type="spellEnd"/>
      <w:r w:rsidR="00A248EB" w:rsidRPr="00140E93">
        <w:rPr>
          <w:i/>
          <w:iCs/>
        </w:rPr>
        <w:t xml:space="preserve"> to Use MySQL Connector/J</w:t>
      </w:r>
      <w:r w:rsidR="00A248EB" w:rsidRPr="00A248EB">
        <w:t>.</w:t>
      </w:r>
    </w:p>
    <w:p w14:paraId="0AAF8896" w14:textId="7DBB3DF3" w:rsidR="003B6660" w:rsidRPr="008603CD" w:rsidRDefault="00576FC9" w:rsidP="003B6660">
      <w:pPr>
        <w:pStyle w:val="Heading1"/>
      </w:pPr>
      <w:bookmarkStart w:id="2534" w:name="_Toc120867475"/>
      <w:r>
        <w:t>Using Data Broker Pass-Through Mode</w:t>
      </w:r>
      <w:bookmarkEnd w:id="2534"/>
    </w:p>
    <w:p w14:paraId="31FA0164" w14:textId="17900BBC" w:rsidR="0052316D" w:rsidRDefault="00576FC9" w:rsidP="003B6660">
      <w:r>
        <w:t xml:space="preserve">During installation, Data Broker is set to run as the analytics endpoint, processing and writing analytics data collected from the Ramp </w:t>
      </w:r>
      <w:proofErr w:type="spellStart"/>
      <w:r>
        <w:t>eCDN</w:t>
      </w:r>
      <w:proofErr w:type="spellEnd"/>
      <w:r>
        <w:t xml:space="preserve"> components</w:t>
      </w:r>
      <w:r w:rsidR="0052316D">
        <w:t xml:space="preserve"> to the database</w:t>
      </w:r>
      <w:r w:rsidR="00772F55">
        <w:t>:</w:t>
      </w:r>
      <w:r w:rsidR="0052316D">
        <w:t xml:space="preserve"> </w:t>
      </w:r>
    </w:p>
    <w:p w14:paraId="5E0147B2" w14:textId="77777777" w:rsidR="00772F55" w:rsidRDefault="0052316D" w:rsidP="00140E93">
      <w:pPr>
        <w:pStyle w:val="ListParagraph"/>
        <w:numPr>
          <w:ilvl w:val="0"/>
          <w:numId w:val="174"/>
        </w:numPr>
        <w:contextualSpacing w:val="0"/>
      </w:pPr>
      <w:r>
        <w:t xml:space="preserve">When configured to use </w:t>
      </w:r>
      <w:r w:rsidRPr="0052316D">
        <w:t xml:space="preserve">Pass-Though Mode, </w:t>
      </w:r>
      <w:r>
        <w:t xml:space="preserve">Data Broker </w:t>
      </w:r>
      <w:r w:rsidRPr="0052316D">
        <w:t>forward</w:t>
      </w:r>
      <w:r>
        <w:t xml:space="preserve">s data </w:t>
      </w:r>
      <w:r w:rsidRPr="0052316D">
        <w:t xml:space="preserve">to an external service with a URL endpoint that supports Protocol Buffers or JSON, and the external service stores the data. </w:t>
      </w:r>
    </w:p>
    <w:p w14:paraId="621EEEDD" w14:textId="65EDA979" w:rsidR="00576FC9" w:rsidRDefault="0052316D" w:rsidP="00140E93">
      <w:pPr>
        <w:pStyle w:val="ListParagraph"/>
        <w:numPr>
          <w:ilvl w:val="0"/>
          <w:numId w:val="174"/>
        </w:numPr>
      </w:pPr>
      <w:bookmarkStart w:id="2535" w:name="_Hlk120519249"/>
      <w:r>
        <w:t xml:space="preserve">To use Data Broker Pass-Through Mode, update the </w:t>
      </w:r>
      <w:del w:id="2536" w:author="Jim Hewitt" w:date="2022-11-28T09:02:00Z">
        <w:r w:rsidDel="0081133B">
          <w:delText xml:space="preserve">Data Broker </w:delText>
        </w:r>
      </w:del>
      <w:proofErr w:type="spellStart"/>
      <w:ins w:id="2537" w:author="Jim Hewitt" w:date="2022-11-28T09:02:00Z">
        <w:r w:rsidR="0081133B" w:rsidRPr="0081133B">
          <w:t>databroker.properties.sample</w:t>
        </w:r>
      </w:ins>
      <w:proofErr w:type="spellEnd"/>
      <w:del w:id="2538" w:author="Jim Hewitt" w:date="2022-11-28T09:02:00Z">
        <w:r w:rsidDel="0081133B">
          <w:delText>application.properties</w:delText>
        </w:r>
      </w:del>
      <w:r>
        <w:t xml:space="preserve"> file with the </w:t>
      </w:r>
      <w:r w:rsidRPr="0052316D">
        <w:t>Packet Forwarding to External URL</w:t>
      </w:r>
      <w:r>
        <w:t xml:space="preserve"> properties. For more information, see “Data Broker </w:t>
      </w:r>
      <w:del w:id="2539" w:author="Jim Hewitt" w:date="2022-11-28T09:02:00Z">
        <w:r w:rsidDel="0081133B">
          <w:delText xml:space="preserve">application.properties </w:delText>
        </w:r>
      </w:del>
      <w:del w:id="2540" w:author="Jim Hewitt" w:date="2022-11-29T09:36:00Z">
        <w:r w:rsidDel="00B834A6">
          <w:delText>Configuration</w:delText>
        </w:r>
      </w:del>
      <w:ins w:id="2541" w:author="Jim Hewitt" w:date="2022-11-29T09:36:00Z">
        <w:r w:rsidR="00B834A6">
          <w:t>Customization Properties</w:t>
        </w:r>
      </w:ins>
      <w:r>
        <w:t xml:space="preserve">” in </w:t>
      </w:r>
      <w:proofErr w:type="spellStart"/>
      <w:r w:rsidRPr="00140E93">
        <w:rPr>
          <w:i/>
          <w:iCs/>
        </w:rPr>
        <w:t>TechNote</w:t>
      </w:r>
      <w:proofErr w:type="spellEnd"/>
      <w:r w:rsidRPr="00140E93">
        <w:rPr>
          <w:i/>
          <w:iCs/>
        </w:rPr>
        <w:t xml:space="preserve"> – Customizing Core Analytics and Data Broker</w:t>
      </w:r>
      <w:r>
        <w:t>.</w:t>
      </w:r>
      <w:bookmarkEnd w:id="2535"/>
    </w:p>
    <w:p w14:paraId="47DC89F5" w14:textId="2F98D27D" w:rsidR="007137F1" w:rsidRPr="00C27339" w:rsidRDefault="007137F1" w:rsidP="00140E93">
      <w:bookmarkStart w:id="2542" w:name="LicenseActivation"/>
      <w:bookmarkStart w:id="2543" w:name="_License_Types"/>
      <w:bookmarkStart w:id="2544" w:name="_OmniCache_License_Activation"/>
      <w:bookmarkStart w:id="2545" w:name="_Demo_Mode"/>
      <w:bookmarkStart w:id="2546" w:name="_Stand-alone_Licenses"/>
      <w:bookmarkStart w:id="2547" w:name="_Obtaining_and_Loading"/>
      <w:bookmarkStart w:id="2548" w:name="_Obtaining_a_License"/>
      <w:bookmarkStart w:id="2549" w:name="_Obtaining_a_License_1"/>
      <w:bookmarkStart w:id="2550" w:name="_Toc72222315"/>
      <w:bookmarkStart w:id="2551" w:name="_Toc72227797"/>
      <w:bookmarkStart w:id="2552" w:name="_Toc76626743"/>
      <w:bookmarkStart w:id="2553" w:name="_Toc81481689"/>
      <w:bookmarkStart w:id="2554" w:name="_Toc86309808"/>
      <w:bookmarkStart w:id="2555" w:name="_Toc86310320"/>
      <w:bookmarkStart w:id="2556" w:name="_Toc86313808"/>
      <w:bookmarkStart w:id="2557" w:name="_Toc86317544"/>
      <w:bookmarkStart w:id="2558" w:name="_Toc86401938"/>
      <w:bookmarkStart w:id="2559" w:name="_Toc93398891"/>
      <w:bookmarkStart w:id="2560" w:name="_Toc94692396"/>
      <w:bookmarkStart w:id="2561" w:name="_Toc95805233"/>
      <w:bookmarkStart w:id="2562" w:name="_Toc96673292"/>
      <w:bookmarkStart w:id="2563" w:name="_Toc99455764"/>
      <w:bookmarkStart w:id="2564" w:name="_Toc99537194"/>
      <w:bookmarkStart w:id="2565" w:name="_Toc72222316"/>
      <w:bookmarkStart w:id="2566" w:name="_Toc72227798"/>
      <w:bookmarkStart w:id="2567" w:name="_Toc76626744"/>
      <w:bookmarkStart w:id="2568" w:name="_Toc81481690"/>
      <w:bookmarkStart w:id="2569" w:name="_Toc86309809"/>
      <w:bookmarkStart w:id="2570" w:name="_Toc86310321"/>
      <w:bookmarkStart w:id="2571" w:name="_Toc86313809"/>
      <w:bookmarkStart w:id="2572" w:name="_Toc86317545"/>
      <w:bookmarkStart w:id="2573" w:name="_Toc86401939"/>
      <w:bookmarkStart w:id="2574" w:name="_Toc93398892"/>
      <w:bookmarkStart w:id="2575" w:name="_Toc94692397"/>
      <w:bookmarkStart w:id="2576" w:name="_Toc95805234"/>
      <w:bookmarkStart w:id="2577" w:name="_Toc96673293"/>
      <w:bookmarkStart w:id="2578" w:name="_Toc99455765"/>
      <w:bookmarkStart w:id="2579" w:name="_Toc99537195"/>
      <w:bookmarkStart w:id="2580" w:name="_Toc72222317"/>
      <w:bookmarkStart w:id="2581" w:name="_Toc72227799"/>
      <w:bookmarkStart w:id="2582" w:name="_Toc76626745"/>
      <w:bookmarkStart w:id="2583" w:name="_Toc81481691"/>
      <w:bookmarkStart w:id="2584" w:name="_Toc86309810"/>
      <w:bookmarkStart w:id="2585" w:name="_Toc86310322"/>
      <w:bookmarkStart w:id="2586" w:name="_Toc86313810"/>
      <w:bookmarkStart w:id="2587" w:name="_Toc86317546"/>
      <w:bookmarkStart w:id="2588" w:name="_Toc86401940"/>
      <w:bookmarkStart w:id="2589" w:name="_Toc93398893"/>
      <w:bookmarkStart w:id="2590" w:name="_Toc94692398"/>
      <w:bookmarkStart w:id="2591" w:name="_Toc95805235"/>
      <w:bookmarkStart w:id="2592" w:name="_Toc96673294"/>
      <w:bookmarkStart w:id="2593" w:name="_Toc99455766"/>
      <w:bookmarkStart w:id="2594" w:name="_Toc99537196"/>
      <w:bookmarkStart w:id="2595" w:name="_Toc72222318"/>
      <w:bookmarkStart w:id="2596" w:name="_Toc72227800"/>
      <w:bookmarkStart w:id="2597" w:name="_Toc76626746"/>
      <w:bookmarkStart w:id="2598" w:name="_Toc81481692"/>
      <w:bookmarkStart w:id="2599" w:name="_Toc86309811"/>
      <w:bookmarkStart w:id="2600" w:name="_Toc86310323"/>
      <w:bookmarkStart w:id="2601" w:name="_Toc86313811"/>
      <w:bookmarkStart w:id="2602" w:name="_Toc86317547"/>
      <w:bookmarkStart w:id="2603" w:name="_Toc86401941"/>
      <w:bookmarkStart w:id="2604" w:name="_Toc93398894"/>
      <w:bookmarkStart w:id="2605" w:name="_Toc94692399"/>
      <w:bookmarkStart w:id="2606" w:name="_Toc95805236"/>
      <w:bookmarkStart w:id="2607" w:name="_Toc96673295"/>
      <w:bookmarkStart w:id="2608" w:name="_Toc99455767"/>
      <w:bookmarkStart w:id="2609" w:name="_Toc99537197"/>
      <w:bookmarkStart w:id="2610" w:name="_Toc72222319"/>
      <w:bookmarkStart w:id="2611" w:name="_Toc72227801"/>
      <w:bookmarkStart w:id="2612" w:name="_Toc76626747"/>
      <w:bookmarkStart w:id="2613" w:name="_Toc81481693"/>
      <w:bookmarkStart w:id="2614" w:name="_Toc86309812"/>
      <w:bookmarkStart w:id="2615" w:name="_Toc86310324"/>
      <w:bookmarkStart w:id="2616" w:name="_Toc86313812"/>
      <w:bookmarkStart w:id="2617" w:name="_Toc86317548"/>
      <w:bookmarkStart w:id="2618" w:name="_Toc86401942"/>
      <w:bookmarkStart w:id="2619" w:name="_Toc93398895"/>
      <w:bookmarkStart w:id="2620" w:name="_Toc94692400"/>
      <w:bookmarkStart w:id="2621" w:name="_Toc95805237"/>
      <w:bookmarkStart w:id="2622" w:name="_Toc96673296"/>
      <w:bookmarkStart w:id="2623" w:name="_Toc99455768"/>
      <w:bookmarkStart w:id="2624" w:name="_Toc99537198"/>
      <w:bookmarkStart w:id="2625" w:name="_Toc72222320"/>
      <w:bookmarkStart w:id="2626" w:name="_Toc72227802"/>
      <w:bookmarkStart w:id="2627" w:name="_Toc76626748"/>
      <w:bookmarkStart w:id="2628" w:name="_Toc81481694"/>
      <w:bookmarkStart w:id="2629" w:name="_Toc86309813"/>
      <w:bookmarkStart w:id="2630" w:name="_Toc86310325"/>
      <w:bookmarkStart w:id="2631" w:name="_Toc86313813"/>
      <w:bookmarkStart w:id="2632" w:name="_Toc86317549"/>
      <w:bookmarkStart w:id="2633" w:name="_Toc86401943"/>
      <w:bookmarkStart w:id="2634" w:name="_Toc93398896"/>
      <w:bookmarkStart w:id="2635" w:name="_Toc94692401"/>
      <w:bookmarkStart w:id="2636" w:name="_Toc95805238"/>
      <w:bookmarkStart w:id="2637" w:name="_Toc96673297"/>
      <w:bookmarkStart w:id="2638" w:name="_Toc99455769"/>
      <w:bookmarkStart w:id="2639" w:name="_Toc99537199"/>
      <w:bookmarkStart w:id="2640" w:name="_Toc72222321"/>
      <w:bookmarkStart w:id="2641" w:name="_Toc72227803"/>
      <w:bookmarkStart w:id="2642" w:name="_Toc76626749"/>
      <w:bookmarkStart w:id="2643" w:name="_Toc81481695"/>
      <w:bookmarkStart w:id="2644" w:name="_Toc86309814"/>
      <w:bookmarkStart w:id="2645" w:name="_Toc86310326"/>
      <w:bookmarkStart w:id="2646" w:name="_Toc86313814"/>
      <w:bookmarkStart w:id="2647" w:name="_Toc86317550"/>
      <w:bookmarkStart w:id="2648" w:name="_Toc86401944"/>
      <w:bookmarkStart w:id="2649" w:name="_Toc93398897"/>
      <w:bookmarkStart w:id="2650" w:name="_Toc94692402"/>
      <w:bookmarkStart w:id="2651" w:name="_Toc95805239"/>
      <w:bookmarkStart w:id="2652" w:name="_Toc96673298"/>
      <w:bookmarkStart w:id="2653" w:name="_Toc99455770"/>
      <w:bookmarkStart w:id="2654" w:name="_Toc99537200"/>
      <w:bookmarkStart w:id="2655" w:name="_Toc72222322"/>
      <w:bookmarkStart w:id="2656" w:name="_Toc72227804"/>
      <w:bookmarkStart w:id="2657" w:name="_Toc76626750"/>
      <w:bookmarkStart w:id="2658" w:name="_Toc81481696"/>
      <w:bookmarkStart w:id="2659" w:name="_Toc86309815"/>
      <w:bookmarkStart w:id="2660" w:name="_Toc86310327"/>
      <w:bookmarkStart w:id="2661" w:name="_Toc86313815"/>
      <w:bookmarkStart w:id="2662" w:name="_Toc86317551"/>
      <w:bookmarkStart w:id="2663" w:name="_Toc86401945"/>
      <w:bookmarkStart w:id="2664" w:name="_Toc93398898"/>
      <w:bookmarkStart w:id="2665" w:name="_Toc94692403"/>
      <w:bookmarkStart w:id="2666" w:name="_Toc95805240"/>
      <w:bookmarkStart w:id="2667" w:name="_Toc96673299"/>
      <w:bookmarkStart w:id="2668" w:name="_Toc99455771"/>
      <w:bookmarkStart w:id="2669" w:name="_Toc99537201"/>
      <w:bookmarkStart w:id="2670" w:name="_Toc72222323"/>
      <w:bookmarkStart w:id="2671" w:name="_Toc72227805"/>
      <w:bookmarkStart w:id="2672" w:name="_Toc76626751"/>
      <w:bookmarkStart w:id="2673" w:name="_Toc81481697"/>
      <w:bookmarkStart w:id="2674" w:name="_Toc86309816"/>
      <w:bookmarkStart w:id="2675" w:name="_Toc86310328"/>
      <w:bookmarkStart w:id="2676" w:name="_Toc86313816"/>
      <w:bookmarkStart w:id="2677" w:name="_Toc86317552"/>
      <w:bookmarkStart w:id="2678" w:name="_Toc86401946"/>
      <w:bookmarkStart w:id="2679" w:name="_Toc93398899"/>
      <w:bookmarkStart w:id="2680" w:name="_Toc94692404"/>
      <w:bookmarkStart w:id="2681" w:name="_Toc95805241"/>
      <w:bookmarkStart w:id="2682" w:name="_Toc96673300"/>
      <w:bookmarkStart w:id="2683" w:name="_Toc99455772"/>
      <w:bookmarkStart w:id="2684" w:name="_Toc99537202"/>
      <w:bookmarkStart w:id="2685" w:name="_Toc72222324"/>
      <w:bookmarkStart w:id="2686" w:name="_Toc72227806"/>
      <w:bookmarkStart w:id="2687" w:name="_Toc76626752"/>
      <w:bookmarkStart w:id="2688" w:name="_Toc81481698"/>
      <w:bookmarkStart w:id="2689" w:name="_Toc86309817"/>
      <w:bookmarkStart w:id="2690" w:name="_Toc86310329"/>
      <w:bookmarkStart w:id="2691" w:name="_Toc86313817"/>
      <w:bookmarkStart w:id="2692" w:name="_Toc86317553"/>
      <w:bookmarkStart w:id="2693" w:name="_Toc86401947"/>
      <w:bookmarkStart w:id="2694" w:name="_Toc93398900"/>
      <w:bookmarkStart w:id="2695" w:name="_Toc94692405"/>
      <w:bookmarkStart w:id="2696" w:name="_Toc95805242"/>
      <w:bookmarkStart w:id="2697" w:name="_Toc96673301"/>
      <w:bookmarkStart w:id="2698" w:name="_Toc99455773"/>
      <w:bookmarkStart w:id="2699" w:name="_Toc99537203"/>
      <w:bookmarkStart w:id="2700" w:name="_Toc72222325"/>
      <w:bookmarkStart w:id="2701" w:name="_Toc72227807"/>
      <w:bookmarkStart w:id="2702" w:name="_Toc76626753"/>
      <w:bookmarkStart w:id="2703" w:name="_Toc81481699"/>
      <w:bookmarkStart w:id="2704" w:name="_Toc86309818"/>
      <w:bookmarkStart w:id="2705" w:name="_Toc86310330"/>
      <w:bookmarkStart w:id="2706" w:name="_Toc86313818"/>
      <w:bookmarkStart w:id="2707" w:name="_Toc86317554"/>
      <w:bookmarkStart w:id="2708" w:name="_Toc86401948"/>
      <w:bookmarkStart w:id="2709" w:name="_Toc93398901"/>
      <w:bookmarkStart w:id="2710" w:name="_Toc94692406"/>
      <w:bookmarkStart w:id="2711" w:name="_Toc95805243"/>
      <w:bookmarkStart w:id="2712" w:name="_Toc96673302"/>
      <w:bookmarkStart w:id="2713" w:name="_Toc99455774"/>
      <w:bookmarkStart w:id="2714" w:name="_Toc99537204"/>
      <w:bookmarkStart w:id="2715" w:name="_Obtaining_and_Loading_1"/>
      <w:bookmarkEnd w:id="985"/>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p>
    <w:sectPr w:rsidR="007137F1" w:rsidRPr="00C27339" w:rsidSect="00884F7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F4C4A" w14:textId="77777777" w:rsidR="00E4495E" w:rsidRDefault="00E4495E" w:rsidP="00606CDB">
      <w:pPr>
        <w:spacing w:after="0" w:line="240" w:lineRule="auto"/>
      </w:pPr>
      <w:r>
        <w:separator/>
      </w:r>
    </w:p>
  </w:endnote>
  <w:endnote w:type="continuationSeparator" w:id="0">
    <w:p w14:paraId="6CA55E7D" w14:textId="77777777" w:rsidR="00E4495E" w:rsidRDefault="00E4495E" w:rsidP="00606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66B1C" w14:textId="2841EC99" w:rsidR="00860A67" w:rsidRDefault="00860A67" w:rsidP="0030563B">
    <w:pPr>
      <w:pStyle w:val="Footer"/>
      <w:tabs>
        <w:tab w:val="clear" w:pos="4680"/>
        <w:tab w:val="clear" w:pos="9360"/>
        <w:tab w:val="left" w:pos="9150"/>
        <w:tab w:val="right" w:pos="10080"/>
      </w:tabs>
    </w:pPr>
    <w:r>
      <w:rPr>
        <w:noProof/>
      </w:rPr>
      <mc:AlternateContent>
        <mc:Choice Requires="wps">
          <w:drawing>
            <wp:anchor distT="0" distB="0" distL="114300" distR="114300" simplePos="0" relativeHeight="251661312" behindDoc="0" locked="0" layoutInCell="1" allowOverlap="1" wp14:anchorId="465B4E98" wp14:editId="5637742D">
              <wp:simplePos x="0" y="0"/>
              <wp:positionH relativeFrom="column">
                <wp:posOffset>5067300</wp:posOffset>
              </wp:positionH>
              <wp:positionV relativeFrom="paragraph">
                <wp:posOffset>64770</wp:posOffset>
              </wp:positionV>
              <wp:extent cx="1838325" cy="666750"/>
              <wp:effectExtent l="0" t="0" r="9525" b="0"/>
              <wp:wrapNone/>
              <wp:docPr id="735819258" name="Rectangle 735819258"/>
              <wp:cNvGraphicFramePr/>
              <a:graphic xmlns:a="http://schemas.openxmlformats.org/drawingml/2006/main">
                <a:graphicData uri="http://schemas.microsoft.com/office/word/2010/wordprocessingShape">
                  <wps:wsp>
                    <wps:cNvSpPr/>
                    <wps:spPr>
                      <a:xfrm>
                        <a:off x="0" y="0"/>
                        <a:ext cx="1838325" cy="666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2393A" id="Rectangle 735819258" o:spid="_x0000_s1026" style="position:absolute;margin-left:399pt;margin-top:5.1pt;width:144.75pt;height: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" fillcolor="#274756 [3204]" stroked="f" strokeweight="1pt"/>
          </w:pict>
        </mc:Fallback>
      </mc:AlternateContent>
    </w:r>
    <w:r>
      <w:rPr>
        <w:noProof/>
      </w:rPr>
      <w:drawing>
        <wp:anchor distT="0" distB="0" distL="114300" distR="114300" simplePos="0" relativeHeight="251660288" behindDoc="1" locked="0" layoutInCell="1" allowOverlap="1" wp14:anchorId="11E7CE70" wp14:editId="2870CD59">
          <wp:simplePos x="0" y="0"/>
          <wp:positionH relativeFrom="page">
            <wp:align>right</wp:align>
          </wp:positionH>
          <wp:positionV relativeFrom="paragraph">
            <wp:posOffset>-153035</wp:posOffset>
          </wp:positionV>
          <wp:extent cx="7773035" cy="93916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939165"/>
                  </a:xfrm>
                  <a:prstGeom prst="rect">
                    <a:avLst/>
                  </a:prstGeom>
                  <a:noFill/>
                </pic:spPr>
              </pic:pic>
            </a:graphicData>
          </a:graphic>
          <wp14:sizeRelH relativeFrom="page">
            <wp14:pctWidth>0</wp14:pctWidth>
          </wp14:sizeRelH>
          <wp14:sizeRelV relativeFrom="page">
            <wp14:pctHeight>0</wp14:pctHeight>
          </wp14:sizeRelV>
        </wp:anchor>
      </w:drawing>
    </w:r>
    <w:sdt>
      <w:sdtPr>
        <w:id w:val="1512567088"/>
        <w:docPartObj>
          <w:docPartGallery w:val="Page Numbers (Bottom of Page)"/>
          <w:docPartUnique/>
        </w:docPartObj>
      </w:sdtPr>
      <w:sdtContent>
        <w:sdt>
          <w:sdtPr>
            <w:id w:val="650724043"/>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iii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50</w:t>
            </w:r>
            <w:r>
              <w:rPr>
                <w:b/>
                <w:bCs/>
                <w:sz w:val="24"/>
                <w:szCs w:val="24"/>
              </w:rPr>
              <w:fldChar w:fldCharType="end"/>
            </w:r>
          </w:sdtContent>
        </w:sdt>
      </w:sdtContent>
    </w:sdt>
    <w:r>
      <w:tab/>
    </w:r>
    <w:r>
      <w:tab/>
    </w:r>
  </w:p>
  <w:p w14:paraId="6AE1C26D" w14:textId="1A70450E" w:rsidR="00860A67" w:rsidRPr="00F23F39" w:rsidRDefault="00860A67" w:rsidP="00F23F3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FAEBA" w14:textId="6B9B0D66" w:rsidR="00860A67" w:rsidRDefault="00860A67">
    <w:pPr>
      <w:pStyle w:val="Footer"/>
    </w:pPr>
  </w:p>
  <w:p w14:paraId="6AE1C271" w14:textId="365DEF73" w:rsidR="00860A67" w:rsidRDefault="00860A67" w:rsidP="0030563B">
    <w:pPr>
      <w:pStyle w:val="Footer"/>
      <w:tabs>
        <w:tab w:val="clear" w:pos="4680"/>
        <w:tab w:val="clear" w:pos="9360"/>
        <w:tab w:val="left" w:pos="3135"/>
      </w:tabs>
    </w:pPr>
    <w:r>
      <w:rPr>
        <w:noProof/>
      </w:rPr>
      <mc:AlternateContent>
        <mc:Choice Requires="wpg">
          <w:drawing>
            <wp:anchor distT="0" distB="0" distL="114300" distR="114300" simplePos="0" relativeHeight="251672576" behindDoc="0" locked="0" layoutInCell="1" allowOverlap="1" wp14:anchorId="13287585" wp14:editId="7EA03DD6">
              <wp:simplePos x="0" y="0"/>
              <wp:positionH relativeFrom="margin">
                <wp:posOffset>-911431</wp:posOffset>
              </wp:positionH>
              <wp:positionV relativeFrom="paragraph">
                <wp:posOffset>271755</wp:posOffset>
              </wp:positionV>
              <wp:extent cx="8229600" cy="451263"/>
              <wp:effectExtent l="0" t="0" r="0" b="6350"/>
              <wp:wrapNone/>
              <wp:docPr id="150" name="Group 150"/>
              <wp:cNvGraphicFramePr/>
              <a:graphic xmlns:a="http://schemas.openxmlformats.org/drawingml/2006/main">
                <a:graphicData uri="http://schemas.microsoft.com/office/word/2010/wordprocessingGroup">
                  <wpg:wgp>
                    <wpg:cNvGrpSpPr/>
                    <wpg:grpSpPr>
                      <a:xfrm>
                        <a:off x="0" y="0"/>
                        <a:ext cx="8229600" cy="451263"/>
                        <a:chOff x="-272955" y="0"/>
                        <a:chExt cx="8229600" cy="451263"/>
                      </a:xfrm>
                    </wpg:grpSpPr>
                    <wps:wsp>
                      <wps:cNvPr id="129" name="Rectangle 129"/>
                      <wps:cNvSpPr/>
                      <wps:spPr>
                        <a:xfrm>
                          <a:off x="-272955" y="0"/>
                          <a:ext cx="8045355" cy="78827"/>
                        </a:xfrm>
                        <a:prstGeom prst="rect">
                          <a:avLst/>
                        </a:prstGeom>
                        <a:solidFill>
                          <a:srgbClr val="3A799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272955" y="45059"/>
                          <a:ext cx="8229600" cy="406204"/>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E0CF1E" id="Group 150" o:spid="_x0000_s1026" style="position:absolute;margin-left:-71.75pt;margin-top:21.4pt;width:9in;height:35.55pt;z-index:251672576;mso-position-horizontal-relative:margin;mso-width-relative:margin;mso-height-relative:margin" coordorigin="-2729" coordsize="82296,4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">
              <v:rect id="Rectangle 129" o:spid="_x0000_s1027" style="position:absolute;left:-2729;width:80453;height: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" fillcolor="#3a7996" stroked="f" strokeweight="1pt"/>
              <v:rect id="Rectangle 143" o:spid="_x0000_s1028" style="position:absolute;left:-2729;top:450;width:82295;height:4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" fillcolor="#274756 [3204]" stroked="f" strokeweight="1pt"/>
              <w10:wrap anchorx="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4DC4E" w14:textId="0C6E0E9A" w:rsidR="00860A67" w:rsidRPr="00F23F39" w:rsidRDefault="00860A67" w:rsidP="002C1FE9">
    <w:r>
      <w:rPr>
        <w:noProof/>
        <w:color w:val="FFFFFF" w:themeColor="background1"/>
      </w:rPr>
      <mc:AlternateContent>
        <mc:Choice Requires="wps">
          <w:drawing>
            <wp:anchor distT="0" distB="0" distL="114300" distR="114300" simplePos="0" relativeHeight="251688960" behindDoc="0" locked="0" layoutInCell="1" allowOverlap="1" wp14:anchorId="59E1B7CE" wp14:editId="54C4ED63">
              <wp:simplePos x="0" y="0"/>
              <wp:positionH relativeFrom="page">
                <wp:align>right</wp:align>
              </wp:positionH>
              <wp:positionV relativeFrom="paragraph">
                <wp:posOffset>408305</wp:posOffset>
              </wp:positionV>
              <wp:extent cx="3277235" cy="274320"/>
              <wp:effectExtent l="0" t="0" r="0" b="0"/>
              <wp:wrapNone/>
              <wp:docPr id="9" name="Text Box 9"/>
              <wp:cNvGraphicFramePr/>
              <a:graphic xmlns:a="http://schemas.openxmlformats.org/drawingml/2006/main">
                <a:graphicData uri="http://schemas.microsoft.com/office/word/2010/wordprocessingShape">
                  <wps:wsp>
                    <wps:cNvSpPr txBox="1"/>
                    <wps:spPr>
                      <a:xfrm>
                        <a:off x="0" y="0"/>
                        <a:ext cx="3277235" cy="274320"/>
                      </a:xfrm>
                      <a:prstGeom prst="rect">
                        <a:avLst/>
                      </a:prstGeom>
                      <a:solidFill>
                        <a:sysClr val="window" lastClr="FFFFFF"/>
                      </a:solidFill>
                      <a:ln w="6350">
                        <a:noFill/>
                      </a:ln>
                    </wps:spPr>
                    <wps:txbx>
                      <w:txbxContent>
                        <w:p w14:paraId="65266F95" w14:textId="4462FB6D" w:rsidR="00860A67" w:rsidRPr="00F67ACD" w:rsidRDefault="00860A67" w:rsidP="003E46C3">
                          <w:pPr>
                            <w:jc w:val="center"/>
                            <w:rPr>
                              <w:color w:val="274756" w:themeColor="accent1"/>
                              <w:szCs w:val="20"/>
                            </w:rPr>
                          </w:pPr>
                          <w:r w:rsidRPr="00F67ACD">
                            <w:rPr>
                              <w:color w:val="274756" w:themeColor="accent1"/>
                              <w:szCs w:val="20"/>
                            </w:rPr>
                            <w:t>© 20</w:t>
                          </w:r>
                          <w:r>
                            <w:rPr>
                              <w:color w:val="274756" w:themeColor="accent1"/>
                              <w:szCs w:val="20"/>
                            </w:rPr>
                            <w:t>2</w:t>
                          </w:r>
                          <w:r w:rsidR="00B31FD2">
                            <w:rPr>
                              <w:color w:val="274756" w:themeColor="accent1"/>
                              <w:szCs w:val="20"/>
                            </w:rPr>
                            <w:t>2</w:t>
                          </w:r>
                          <w:r w:rsidRPr="00F67ACD">
                            <w:rPr>
                              <w:color w:val="274756" w:themeColor="accent1"/>
                              <w:szCs w:val="20"/>
                            </w:rPr>
                            <w:t xml:space="preserve"> · Ramp</w:t>
                          </w:r>
                          <w:r>
                            <w:rPr>
                              <w:color w:val="274756" w:themeColor="accent1"/>
                              <w:szCs w:val="20"/>
                            </w:rPr>
                            <w:t xml:space="preserve"> Holdings Inc.</w:t>
                          </w:r>
                          <w:r w:rsidRPr="00F67ACD">
                            <w:rPr>
                              <w:color w:val="274756" w:themeColor="accent1"/>
                              <w:szCs w:val="20"/>
                            </w:rPr>
                            <w:t xml:space="preserve"> ·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E1B7CE" id="_x0000_t202" coordsize="21600,21600" o:spt="202" path="m,l,21600r21600,l21600,xe">
              <v:stroke joinstyle="miter"/>
              <v:path gradientshapeok="t" o:connecttype="rect"/>
            </v:shapetype>
            <v:shape id="Text Box 9" o:spid="_x0000_s1040" type="#_x0000_t202" style="position:absolute;margin-left:206.85pt;margin-top:32.15pt;width:258.05pt;height:21.6pt;z-index:2516889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" fillcolor="window" stroked="f" strokeweight=".5pt">
              <v:textbox>
                <w:txbxContent>
                  <w:p w14:paraId="65266F95" w14:textId="4462FB6D" w:rsidR="00860A67" w:rsidRPr="00F67ACD" w:rsidRDefault="00860A67" w:rsidP="003E46C3">
                    <w:pPr>
                      <w:jc w:val="center"/>
                      <w:rPr>
                        <w:color w:val="274756" w:themeColor="accent1"/>
                        <w:szCs w:val="20"/>
                      </w:rPr>
                    </w:pPr>
                    <w:r w:rsidRPr="00F67ACD">
                      <w:rPr>
                        <w:color w:val="274756" w:themeColor="accent1"/>
                        <w:szCs w:val="20"/>
                      </w:rPr>
                      <w:t>© 20</w:t>
                    </w:r>
                    <w:r>
                      <w:rPr>
                        <w:color w:val="274756" w:themeColor="accent1"/>
                        <w:szCs w:val="20"/>
                      </w:rPr>
                      <w:t>2</w:t>
                    </w:r>
                    <w:r w:rsidR="00B31FD2">
                      <w:rPr>
                        <w:color w:val="274756" w:themeColor="accent1"/>
                        <w:szCs w:val="20"/>
                      </w:rPr>
                      <w:t>2</w:t>
                    </w:r>
                    <w:r w:rsidRPr="00F67ACD">
                      <w:rPr>
                        <w:color w:val="274756" w:themeColor="accent1"/>
                        <w:szCs w:val="20"/>
                      </w:rPr>
                      <w:t xml:space="preserve"> · Ramp</w:t>
                    </w:r>
                    <w:r>
                      <w:rPr>
                        <w:color w:val="274756" w:themeColor="accent1"/>
                        <w:szCs w:val="20"/>
                      </w:rPr>
                      <w:t xml:space="preserve"> Holdings Inc.</w:t>
                    </w:r>
                    <w:r w:rsidRPr="00F67ACD">
                      <w:rPr>
                        <w:color w:val="274756" w:themeColor="accent1"/>
                        <w:szCs w:val="20"/>
                      </w:rPr>
                      <w:t xml:space="preserve"> · All rights reserved.</w:t>
                    </w:r>
                  </w:p>
                </w:txbxContent>
              </v:textbox>
              <w10:wrap anchorx="page"/>
            </v:shape>
          </w:pict>
        </mc:Fallback>
      </mc:AlternateContent>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6BD4B" w14:textId="4D40C53B" w:rsidR="00860A67" w:rsidRDefault="00860A67" w:rsidP="002C1FE9">
    <w:r>
      <w:tab/>
    </w:r>
  </w:p>
  <w:p w14:paraId="3038DAC3" w14:textId="2CDADF2D" w:rsidR="00860A67" w:rsidRPr="002C1FE9" w:rsidRDefault="00860A67" w:rsidP="002C1FE9">
    <w:pPr>
      <w:pStyle w:val="Footer"/>
      <w:tabs>
        <w:tab w:val="clear" w:pos="9360"/>
        <w:tab w:val="center" w:pos="5040"/>
        <w:tab w:val="left" w:pos="5592"/>
      </w:tabs>
      <w:rPr>
        <w:color w:val="FFFFFF" w:themeColor="background1"/>
      </w:rPr>
    </w:pPr>
    <w:r>
      <w:rPr>
        <w:noProof/>
        <w:color w:val="FFFFFF" w:themeColor="background1"/>
      </w:rPr>
      <mc:AlternateContent>
        <mc:Choice Requires="wps">
          <w:drawing>
            <wp:anchor distT="0" distB="0" distL="114300" distR="114300" simplePos="0" relativeHeight="251691008" behindDoc="0" locked="0" layoutInCell="1" allowOverlap="1" wp14:anchorId="668EA575" wp14:editId="3CF0E6B9">
              <wp:simplePos x="0" y="0"/>
              <wp:positionH relativeFrom="page">
                <wp:align>right</wp:align>
              </wp:positionH>
              <wp:positionV relativeFrom="paragraph">
                <wp:posOffset>229870</wp:posOffset>
              </wp:positionV>
              <wp:extent cx="3382010" cy="274320"/>
              <wp:effectExtent l="0" t="0" r="8890" b="0"/>
              <wp:wrapNone/>
              <wp:docPr id="13" name="Text Box 13"/>
              <wp:cNvGraphicFramePr/>
              <a:graphic xmlns:a="http://schemas.openxmlformats.org/drawingml/2006/main">
                <a:graphicData uri="http://schemas.microsoft.com/office/word/2010/wordprocessingShape">
                  <wps:wsp>
                    <wps:cNvSpPr txBox="1"/>
                    <wps:spPr>
                      <a:xfrm>
                        <a:off x="0" y="0"/>
                        <a:ext cx="3382010" cy="274320"/>
                      </a:xfrm>
                      <a:prstGeom prst="rect">
                        <a:avLst/>
                      </a:prstGeom>
                      <a:solidFill>
                        <a:sysClr val="window" lastClr="FFFFFF"/>
                      </a:solidFill>
                      <a:ln w="6350">
                        <a:noFill/>
                      </a:ln>
                    </wps:spPr>
                    <wps:txbx>
                      <w:txbxContent>
                        <w:p w14:paraId="68AADFE9" w14:textId="4F676527" w:rsidR="00860A67" w:rsidRPr="00F67ACD" w:rsidRDefault="00860A67" w:rsidP="003E46C3">
                          <w:pPr>
                            <w:jc w:val="center"/>
                            <w:rPr>
                              <w:color w:val="274756" w:themeColor="accent1"/>
                              <w:szCs w:val="20"/>
                            </w:rPr>
                          </w:pPr>
                          <w:r w:rsidRPr="00F67ACD">
                            <w:rPr>
                              <w:color w:val="274756" w:themeColor="accent1"/>
                              <w:szCs w:val="20"/>
                            </w:rPr>
                            <w:t>© 20</w:t>
                          </w:r>
                          <w:r>
                            <w:rPr>
                              <w:color w:val="274756" w:themeColor="accent1"/>
                              <w:szCs w:val="20"/>
                            </w:rPr>
                            <w:t>2</w:t>
                          </w:r>
                          <w:r w:rsidR="00B31FD2">
                            <w:rPr>
                              <w:color w:val="274756" w:themeColor="accent1"/>
                              <w:szCs w:val="20"/>
                            </w:rPr>
                            <w:t>2</w:t>
                          </w:r>
                          <w:r w:rsidRPr="00F67ACD">
                            <w:rPr>
                              <w:color w:val="274756" w:themeColor="accent1"/>
                              <w:szCs w:val="20"/>
                            </w:rPr>
                            <w:t xml:space="preserve"> · Ramp</w:t>
                          </w:r>
                          <w:r>
                            <w:rPr>
                              <w:color w:val="274756" w:themeColor="accent1"/>
                              <w:szCs w:val="20"/>
                            </w:rPr>
                            <w:t xml:space="preserve"> Holdings Inc.</w:t>
                          </w:r>
                          <w:r w:rsidRPr="00F67ACD">
                            <w:rPr>
                              <w:color w:val="274756" w:themeColor="accent1"/>
                              <w:szCs w:val="20"/>
                            </w:rPr>
                            <w:t xml:space="preserve"> ·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8EA575" id="_x0000_t202" coordsize="21600,21600" o:spt="202" path="m,l,21600r21600,l21600,xe">
              <v:stroke joinstyle="miter"/>
              <v:path gradientshapeok="t" o:connecttype="rect"/>
            </v:shapetype>
            <v:shape id="Text Box 13" o:spid="_x0000_s1041" type="#_x0000_t202" style="position:absolute;margin-left:215.1pt;margin-top:18.1pt;width:266.3pt;height:21.6pt;z-index:2516910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" fillcolor="window" stroked="f" strokeweight=".5pt">
              <v:textbox>
                <w:txbxContent>
                  <w:p w14:paraId="68AADFE9" w14:textId="4F676527" w:rsidR="00860A67" w:rsidRPr="00F67ACD" w:rsidRDefault="00860A67" w:rsidP="003E46C3">
                    <w:pPr>
                      <w:jc w:val="center"/>
                      <w:rPr>
                        <w:color w:val="274756" w:themeColor="accent1"/>
                        <w:szCs w:val="20"/>
                      </w:rPr>
                    </w:pPr>
                    <w:r w:rsidRPr="00F67ACD">
                      <w:rPr>
                        <w:color w:val="274756" w:themeColor="accent1"/>
                        <w:szCs w:val="20"/>
                      </w:rPr>
                      <w:t>© 20</w:t>
                    </w:r>
                    <w:r>
                      <w:rPr>
                        <w:color w:val="274756" w:themeColor="accent1"/>
                        <w:szCs w:val="20"/>
                      </w:rPr>
                      <w:t>2</w:t>
                    </w:r>
                    <w:r w:rsidR="00B31FD2">
                      <w:rPr>
                        <w:color w:val="274756" w:themeColor="accent1"/>
                        <w:szCs w:val="20"/>
                      </w:rPr>
                      <w:t>2</w:t>
                    </w:r>
                    <w:r w:rsidRPr="00F67ACD">
                      <w:rPr>
                        <w:color w:val="274756" w:themeColor="accent1"/>
                        <w:szCs w:val="20"/>
                      </w:rPr>
                      <w:t xml:space="preserve"> · Ramp</w:t>
                    </w:r>
                    <w:r>
                      <w:rPr>
                        <w:color w:val="274756" w:themeColor="accent1"/>
                        <w:szCs w:val="20"/>
                      </w:rPr>
                      <w:t xml:space="preserve"> Holdings Inc.</w:t>
                    </w:r>
                    <w:r w:rsidRPr="00F67ACD">
                      <w:rPr>
                        <w:color w:val="274756" w:themeColor="accent1"/>
                        <w:szCs w:val="20"/>
                      </w:rPr>
                      <w:t xml:space="preserve"> · All rights reserved.</w:t>
                    </w:r>
                  </w:p>
                </w:txbxContent>
              </v:textbox>
              <w10:wrap anchorx="page"/>
            </v:shape>
          </w:pict>
        </mc:Fallback>
      </mc:AlternateContent>
    </w:r>
    <w:r w:rsidRPr="002C1FE9">
      <w:rPr>
        <w:noProof/>
        <w:color w:val="FFFFFF" w:themeColor="background1"/>
      </w:rPr>
      <w:drawing>
        <wp:anchor distT="0" distB="0" distL="114300" distR="114300" simplePos="0" relativeHeight="251684864" behindDoc="1" locked="0" layoutInCell="1" allowOverlap="1" wp14:anchorId="102D2FB4" wp14:editId="308BBD18">
          <wp:simplePos x="0" y="0"/>
          <wp:positionH relativeFrom="margin">
            <wp:align>center</wp:align>
          </wp:positionH>
          <wp:positionV relativeFrom="paragraph">
            <wp:posOffset>-27305</wp:posOffset>
          </wp:positionV>
          <wp:extent cx="228738" cy="21031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738" cy="210312"/>
                  </a:xfrm>
                  <a:prstGeom prst="rect">
                    <a:avLst/>
                  </a:prstGeom>
                  <a:noFill/>
                </pic:spPr>
              </pic:pic>
            </a:graphicData>
          </a:graphic>
          <wp14:sizeRelH relativeFrom="page">
            <wp14:pctWidth>0</wp14:pctWidth>
          </wp14:sizeRelH>
          <wp14:sizeRelV relativeFrom="page">
            <wp14:pctHeight>0</wp14:pctHeight>
          </wp14:sizeRelV>
        </wp:anchor>
      </w:drawing>
    </w:r>
    <w:r w:rsidRPr="002C1FE9">
      <w:rPr>
        <w:color w:val="FFFFFF" w:themeColor="background1"/>
      </w:rPr>
      <w:tab/>
    </w:r>
    <w:r w:rsidRPr="002C1FE9">
      <w:rPr>
        <w:color w:val="FFFFFF" w:themeColor="background1"/>
      </w:rPr>
      <w:tab/>
    </w:r>
    <w:r w:rsidRPr="002C1FE9">
      <w:rPr>
        <w:color w:val="FFFFFF" w:themeColor="background1"/>
      </w:rPr>
      <w:fldChar w:fldCharType="begin"/>
    </w:r>
    <w:r w:rsidRPr="002C1FE9">
      <w:rPr>
        <w:color w:val="FFFFFF" w:themeColor="background1"/>
      </w:rPr>
      <w:instrText xml:space="preserve"> PAGE   \* MERGEFORMAT </w:instrText>
    </w:r>
    <w:r w:rsidRPr="002C1FE9">
      <w:rPr>
        <w:color w:val="FFFFFF" w:themeColor="background1"/>
      </w:rPr>
      <w:fldChar w:fldCharType="separate"/>
    </w:r>
    <w:r>
      <w:rPr>
        <w:noProof/>
        <w:color w:val="FFFFFF" w:themeColor="background1"/>
      </w:rPr>
      <w:t>i</w:t>
    </w:r>
    <w:r w:rsidRPr="002C1FE9">
      <w:rPr>
        <w:noProof/>
        <w:color w:val="FFFFFF" w:themeColor="background1"/>
      </w:rPr>
      <w:fldChar w:fldCharType="end"/>
    </w:r>
    <w:r>
      <w:rPr>
        <w:noProof/>
        <w:color w:val="FFFFFF" w:themeColor="background1"/>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EDA63" w14:textId="21C33640" w:rsidR="00860A67" w:rsidRPr="00F23F39" w:rsidRDefault="00860A67" w:rsidP="002C1FE9">
    <w:pPr>
      <w:pStyle w:val="Footer"/>
      <w:tabs>
        <w:tab w:val="clear" w:pos="9360"/>
        <w:tab w:val="center" w:pos="5040"/>
        <w:tab w:val="left" w:pos="7499"/>
      </w:tabs>
    </w:pPr>
    <w:r>
      <w:rPr>
        <w:noProof/>
        <w:color w:val="FFFFFF" w:themeColor="background1"/>
      </w:rPr>
      <mc:AlternateContent>
        <mc:Choice Requires="wps">
          <w:drawing>
            <wp:anchor distT="0" distB="0" distL="114300" distR="114300" simplePos="0" relativeHeight="251693056" behindDoc="0" locked="0" layoutInCell="1" allowOverlap="1" wp14:anchorId="376FA921" wp14:editId="37A41B14">
              <wp:simplePos x="0" y="0"/>
              <wp:positionH relativeFrom="page">
                <wp:posOffset>4448175</wp:posOffset>
              </wp:positionH>
              <wp:positionV relativeFrom="paragraph">
                <wp:posOffset>229870</wp:posOffset>
              </wp:positionV>
              <wp:extent cx="3286760" cy="274320"/>
              <wp:effectExtent l="0" t="0" r="8890" b="0"/>
              <wp:wrapNone/>
              <wp:docPr id="28" name="Text Box 28"/>
              <wp:cNvGraphicFramePr/>
              <a:graphic xmlns:a="http://schemas.openxmlformats.org/drawingml/2006/main">
                <a:graphicData uri="http://schemas.microsoft.com/office/word/2010/wordprocessingShape">
                  <wps:wsp>
                    <wps:cNvSpPr txBox="1"/>
                    <wps:spPr>
                      <a:xfrm>
                        <a:off x="0" y="0"/>
                        <a:ext cx="3286760" cy="274320"/>
                      </a:xfrm>
                      <a:prstGeom prst="rect">
                        <a:avLst/>
                      </a:prstGeom>
                      <a:solidFill>
                        <a:sysClr val="window" lastClr="FFFFFF"/>
                      </a:solidFill>
                      <a:ln w="6350">
                        <a:noFill/>
                      </a:ln>
                    </wps:spPr>
                    <wps:txbx>
                      <w:txbxContent>
                        <w:p w14:paraId="4C5E3BF4" w14:textId="2DC67A1F" w:rsidR="00860A67" w:rsidRPr="00F67ACD" w:rsidRDefault="00860A67" w:rsidP="003E46C3">
                          <w:pPr>
                            <w:jc w:val="center"/>
                            <w:rPr>
                              <w:color w:val="274756" w:themeColor="accent1"/>
                              <w:szCs w:val="20"/>
                            </w:rPr>
                          </w:pPr>
                          <w:r w:rsidRPr="00F67ACD">
                            <w:rPr>
                              <w:color w:val="274756" w:themeColor="accent1"/>
                              <w:szCs w:val="20"/>
                            </w:rPr>
                            <w:t>© 20</w:t>
                          </w:r>
                          <w:r>
                            <w:rPr>
                              <w:color w:val="274756" w:themeColor="accent1"/>
                              <w:szCs w:val="20"/>
                            </w:rPr>
                            <w:t>2</w:t>
                          </w:r>
                          <w:r w:rsidR="00B31FD2">
                            <w:rPr>
                              <w:color w:val="274756" w:themeColor="accent1"/>
                              <w:szCs w:val="20"/>
                            </w:rPr>
                            <w:t>2</w:t>
                          </w:r>
                          <w:r w:rsidRPr="00F67ACD">
                            <w:rPr>
                              <w:color w:val="274756" w:themeColor="accent1"/>
                              <w:szCs w:val="20"/>
                            </w:rPr>
                            <w:t xml:space="preserve"> · Ramp</w:t>
                          </w:r>
                          <w:r>
                            <w:rPr>
                              <w:color w:val="274756" w:themeColor="accent1"/>
                              <w:szCs w:val="20"/>
                            </w:rPr>
                            <w:t xml:space="preserve"> Holdings Inc.</w:t>
                          </w:r>
                          <w:r w:rsidRPr="00F67ACD">
                            <w:rPr>
                              <w:color w:val="274756" w:themeColor="accent1"/>
                              <w:szCs w:val="20"/>
                            </w:rPr>
                            <w:t xml:space="preserve"> ·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6FA921" id="_x0000_t202" coordsize="21600,21600" o:spt="202" path="m,l,21600r21600,l21600,xe">
              <v:stroke joinstyle="miter"/>
              <v:path gradientshapeok="t" o:connecttype="rect"/>
            </v:shapetype>
            <v:shape id="Text Box 28" o:spid="_x0000_s1042" type="#_x0000_t202" style="position:absolute;margin-left:350.25pt;margin-top:18.1pt;width:258.8pt;height:21.6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" fillcolor="window" stroked="f" strokeweight=".5pt">
              <v:textbox>
                <w:txbxContent>
                  <w:p w14:paraId="4C5E3BF4" w14:textId="2DC67A1F" w:rsidR="00860A67" w:rsidRPr="00F67ACD" w:rsidRDefault="00860A67" w:rsidP="003E46C3">
                    <w:pPr>
                      <w:jc w:val="center"/>
                      <w:rPr>
                        <w:color w:val="274756" w:themeColor="accent1"/>
                        <w:szCs w:val="20"/>
                      </w:rPr>
                    </w:pPr>
                    <w:r w:rsidRPr="00F67ACD">
                      <w:rPr>
                        <w:color w:val="274756" w:themeColor="accent1"/>
                        <w:szCs w:val="20"/>
                      </w:rPr>
                      <w:t>© 20</w:t>
                    </w:r>
                    <w:r>
                      <w:rPr>
                        <w:color w:val="274756" w:themeColor="accent1"/>
                        <w:szCs w:val="20"/>
                      </w:rPr>
                      <w:t>2</w:t>
                    </w:r>
                    <w:r w:rsidR="00B31FD2">
                      <w:rPr>
                        <w:color w:val="274756" w:themeColor="accent1"/>
                        <w:szCs w:val="20"/>
                      </w:rPr>
                      <w:t>2</w:t>
                    </w:r>
                    <w:r w:rsidRPr="00F67ACD">
                      <w:rPr>
                        <w:color w:val="274756" w:themeColor="accent1"/>
                        <w:szCs w:val="20"/>
                      </w:rPr>
                      <w:t xml:space="preserve"> · Ramp</w:t>
                    </w:r>
                    <w:r>
                      <w:rPr>
                        <w:color w:val="274756" w:themeColor="accent1"/>
                        <w:szCs w:val="20"/>
                      </w:rPr>
                      <w:t xml:space="preserve"> Holdings Inc.</w:t>
                    </w:r>
                    <w:r w:rsidRPr="00F67ACD">
                      <w:rPr>
                        <w:color w:val="274756" w:themeColor="accent1"/>
                        <w:szCs w:val="20"/>
                      </w:rPr>
                      <w:t xml:space="preserve"> · All rights reserved.</w:t>
                    </w:r>
                  </w:p>
                </w:txbxContent>
              </v:textbox>
              <w10:wrap anchorx="page"/>
            </v:shape>
          </w:pict>
        </mc:Fallback>
      </mc:AlternateContent>
    </w:r>
    <w:r w:rsidRPr="007136F0">
      <w:rPr>
        <w:noProof/>
        <w:color w:val="FFFFFF" w:themeColor="background1"/>
      </w:rPr>
      <w:drawing>
        <wp:anchor distT="0" distB="0" distL="114300" distR="114300" simplePos="0" relativeHeight="251682816" behindDoc="1" locked="0" layoutInCell="1" allowOverlap="1" wp14:anchorId="0AECC975" wp14:editId="38F9378A">
          <wp:simplePos x="0" y="0"/>
          <wp:positionH relativeFrom="margin">
            <wp:align>center</wp:align>
          </wp:positionH>
          <wp:positionV relativeFrom="paragraph">
            <wp:posOffset>-27305</wp:posOffset>
          </wp:positionV>
          <wp:extent cx="228738" cy="210312"/>
          <wp:effectExtent l="0" t="0" r="0" b="0"/>
          <wp:wrapNone/>
          <wp:docPr id="735819203" name="Picture 73581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738" cy="210312"/>
                  </a:xfrm>
                  <a:prstGeom prst="rect">
                    <a:avLst/>
                  </a:prstGeom>
                  <a:noFill/>
                </pic:spPr>
              </pic:pic>
            </a:graphicData>
          </a:graphic>
          <wp14:sizeRelH relativeFrom="page">
            <wp14:pctWidth>0</wp14:pctWidth>
          </wp14:sizeRelH>
          <wp14:sizeRelV relativeFrom="page">
            <wp14:pctHeight>0</wp14:pctHeight>
          </wp14:sizeRelV>
        </wp:anchor>
      </w:drawing>
    </w:r>
    <w:r>
      <w:tab/>
    </w:r>
    <w:r>
      <w:tab/>
    </w:r>
    <w:r>
      <w:fldChar w:fldCharType="begin"/>
    </w:r>
    <w:r>
      <w:instrText xml:space="preserve"> PAGE   \* MERGEFORMAT </w:instrText>
    </w:r>
    <w:r>
      <w:fldChar w:fldCharType="separate"/>
    </w:r>
    <w:r w:rsidRPr="003505B8">
      <w:rPr>
        <w:noProof/>
        <w:color w:val="FFFFFF" w:themeColor="background1"/>
      </w:rPr>
      <w:t>vii</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9BB1B" w14:textId="0AF2AA71" w:rsidR="00860A67" w:rsidRPr="00F23F39" w:rsidRDefault="00860A67" w:rsidP="003E46C3">
    <w:pPr>
      <w:pStyle w:val="Footer"/>
      <w:tabs>
        <w:tab w:val="clear" w:pos="9360"/>
        <w:tab w:val="center" w:pos="5040"/>
        <w:tab w:val="left" w:pos="7499"/>
      </w:tabs>
    </w:pPr>
    <w:r>
      <w:rPr>
        <w:noProof/>
        <w:color w:val="FFFFFF" w:themeColor="background1"/>
      </w:rPr>
      <mc:AlternateContent>
        <mc:Choice Requires="wps">
          <w:drawing>
            <wp:anchor distT="0" distB="0" distL="114300" distR="114300" simplePos="0" relativeHeight="251695104" behindDoc="0" locked="0" layoutInCell="1" allowOverlap="1" wp14:anchorId="56AA71A4" wp14:editId="7C35426F">
              <wp:simplePos x="0" y="0"/>
              <wp:positionH relativeFrom="page">
                <wp:align>right</wp:align>
              </wp:positionH>
              <wp:positionV relativeFrom="paragraph">
                <wp:posOffset>229870</wp:posOffset>
              </wp:positionV>
              <wp:extent cx="3181985" cy="27432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181985" cy="274320"/>
                      </a:xfrm>
                      <a:prstGeom prst="rect">
                        <a:avLst/>
                      </a:prstGeom>
                      <a:solidFill>
                        <a:sysClr val="window" lastClr="FFFFFF"/>
                      </a:solidFill>
                      <a:ln w="6350">
                        <a:noFill/>
                      </a:ln>
                    </wps:spPr>
                    <wps:txbx>
                      <w:txbxContent>
                        <w:p w14:paraId="222E7CB3" w14:textId="04734F0F" w:rsidR="00860A67" w:rsidRPr="00F67ACD" w:rsidRDefault="00860A67" w:rsidP="009D0C7B">
                          <w:pPr>
                            <w:jc w:val="center"/>
                            <w:rPr>
                              <w:color w:val="274756" w:themeColor="accent1"/>
                              <w:szCs w:val="20"/>
                            </w:rPr>
                          </w:pPr>
                          <w:r w:rsidRPr="00F67ACD">
                            <w:rPr>
                              <w:color w:val="274756" w:themeColor="accent1"/>
                              <w:szCs w:val="20"/>
                            </w:rPr>
                            <w:t>© 20</w:t>
                          </w:r>
                          <w:r>
                            <w:rPr>
                              <w:color w:val="274756" w:themeColor="accent1"/>
                              <w:szCs w:val="20"/>
                            </w:rPr>
                            <w:t>2</w:t>
                          </w:r>
                          <w:r w:rsidR="00B31FD2">
                            <w:rPr>
                              <w:color w:val="274756" w:themeColor="accent1"/>
                              <w:szCs w:val="20"/>
                            </w:rPr>
                            <w:t>2</w:t>
                          </w:r>
                          <w:r>
                            <w:rPr>
                              <w:color w:val="274756" w:themeColor="accent1"/>
                              <w:szCs w:val="20"/>
                            </w:rPr>
                            <w:t xml:space="preserve"> </w:t>
                          </w:r>
                          <w:r w:rsidRPr="00F67ACD">
                            <w:rPr>
                              <w:color w:val="274756" w:themeColor="accent1"/>
                              <w:szCs w:val="20"/>
                            </w:rPr>
                            <w:t>· Ramp</w:t>
                          </w:r>
                          <w:r>
                            <w:rPr>
                              <w:color w:val="274756" w:themeColor="accent1"/>
                              <w:szCs w:val="20"/>
                            </w:rPr>
                            <w:t xml:space="preserve"> Holdings Inc.</w:t>
                          </w:r>
                          <w:r w:rsidRPr="00F67ACD">
                            <w:rPr>
                              <w:color w:val="274756" w:themeColor="accent1"/>
                              <w:szCs w:val="20"/>
                            </w:rPr>
                            <w:t xml:space="preserve"> ·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AA71A4" id="_x0000_t202" coordsize="21600,21600" o:spt="202" path="m,l,21600r21600,l21600,xe">
              <v:stroke joinstyle="miter"/>
              <v:path gradientshapeok="t" o:connecttype="rect"/>
            </v:shapetype>
            <v:shape id="Text Box 29" o:spid="_x0000_s1043" type="#_x0000_t202" style="position:absolute;margin-left:199.35pt;margin-top:18.1pt;width:250.55pt;height:21.6pt;z-index:2516951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" fillcolor="window" stroked="f" strokeweight=".5pt">
              <v:textbox>
                <w:txbxContent>
                  <w:p w14:paraId="222E7CB3" w14:textId="04734F0F" w:rsidR="00860A67" w:rsidRPr="00F67ACD" w:rsidRDefault="00860A67" w:rsidP="009D0C7B">
                    <w:pPr>
                      <w:jc w:val="center"/>
                      <w:rPr>
                        <w:color w:val="274756" w:themeColor="accent1"/>
                        <w:szCs w:val="20"/>
                      </w:rPr>
                    </w:pPr>
                    <w:r w:rsidRPr="00F67ACD">
                      <w:rPr>
                        <w:color w:val="274756" w:themeColor="accent1"/>
                        <w:szCs w:val="20"/>
                      </w:rPr>
                      <w:t>© 20</w:t>
                    </w:r>
                    <w:r>
                      <w:rPr>
                        <w:color w:val="274756" w:themeColor="accent1"/>
                        <w:szCs w:val="20"/>
                      </w:rPr>
                      <w:t>2</w:t>
                    </w:r>
                    <w:r w:rsidR="00B31FD2">
                      <w:rPr>
                        <w:color w:val="274756" w:themeColor="accent1"/>
                        <w:szCs w:val="20"/>
                      </w:rPr>
                      <w:t>2</w:t>
                    </w:r>
                    <w:r>
                      <w:rPr>
                        <w:color w:val="274756" w:themeColor="accent1"/>
                        <w:szCs w:val="20"/>
                      </w:rPr>
                      <w:t xml:space="preserve"> </w:t>
                    </w:r>
                    <w:r w:rsidRPr="00F67ACD">
                      <w:rPr>
                        <w:color w:val="274756" w:themeColor="accent1"/>
                        <w:szCs w:val="20"/>
                      </w:rPr>
                      <w:t>· Ramp</w:t>
                    </w:r>
                    <w:r>
                      <w:rPr>
                        <w:color w:val="274756" w:themeColor="accent1"/>
                        <w:szCs w:val="20"/>
                      </w:rPr>
                      <w:t xml:space="preserve"> Holdings Inc.</w:t>
                    </w:r>
                    <w:r w:rsidRPr="00F67ACD">
                      <w:rPr>
                        <w:color w:val="274756" w:themeColor="accent1"/>
                        <w:szCs w:val="20"/>
                      </w:rPr>
                      <w:t xml:space="preserve"> · All rights reserved.</w:t>
                    </w:r>
                  </w:p>
                </w:txbxContent>
              </v:textbox>
              <w10:wrap anchorx="page"/>
            </v:shape>
          </w:pict>
        </mc:Fallback>
      </mc:AlternateContent>
    </w:r>
    <w:r w:rsidRPr="007136F0">
      <w:rPr>
        <w:noProof/>
        <w:color w:val="FFFFFF" w:themeColor="background1"/>
      </w:rPr>
      <w:drawing>
        <wp:anchor distT="0" distB="0" distL="114300" distR="114300" simplePos="0" relativeHeight="251686912" behindDoc="1" locked="0" layoutInCell="1" allowOverlap="1" wp14:anchorId="5C5BBE2B" wp14:editId="469B5CC6">
          <wp:simplePos x="0" y="0"/>
          <wp:positionH relativeFrom="margin">
            <wp:align>center</wp:align>
          </wp:positionH>
          <wp:positionV relativeFrom="paragraph">
            <wp:posOffset>-27305</wp:posOffset>
          </wp:positionV>
          <wp:extent cx="228738" cy="21031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738" cy="210312"/>
                  </a:xfrm>
                  <a:prstGeom prst="rect">
                    <a:avLst/>
                  </a:prstGeom>
                  <a:noFill/>
                </pic:spPr>
              </pic:pic>
            </a:graphicData>
          </a:graphic>
          <wp14:sizeRelH relativeFrom="page">
            <wp14:pctWidth>0</wp14:pctWidth>
          </wp14:sizeRelH>
          <wp14:sizeRelV relativeFrom="page">
            <wp14:pctHeight>0</wp14:pctHeight>
          </wp14:sizeRelV>
        </wp:anchor>
      </w:drawing>
    </w:r>
    <w:r>
      <w:tab/>
    </w:r>
    <w:r>
      <w:tab/>
    </w:r>
    <w:r>
      <w:fldChar w:fldCharType="begin"/>
    </w:r>
    <w:r>
      <w:instrText xml:space="preserve"> PAGE   \* MERGEFORMAT </w:instrText>
    </w:r>
    <w:r>
      <w:fldChar w:fldCharType="separate"/>
    </w:r>
    <w:r w:rsidRPr="003505B8">
      <w:rPr>
        <w:noProof/>
        <w:color w:val="FFFFFF" w:themeColor="background1"/>
      </w:rPr>
      <w:t>19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91FA0" w14:textId="77777777" w:rsidR="00E4495E" w:rsidRDefault="00E4495E" w:rsidP="00606CDB">
      <w:pPr>
        <w:spacing w:after="0" w:line="240" w:lineRule="auto"/>
      </w:pPr>
      <w:r>
        <w:separator/>
      </w:r>
    </w:p>
  </w:footnote>
  <w:footnote w:type="continuationSeparator" w:id="0">
    <w:p w14:paraId="21ED3B17" w14:textId="77777777" w:rsidR="00E4495E" w:rsidRDefault="00E4495E" w:rsidP="00606C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1C26C" w14:textId="43A29964" w:rsidR="00860A67" w:rsidRDefault="00860A67" w:rsidP="00CE526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1C26F" w14:textId="4F218FF6" w:rsidR="00860A67" w:rsidRDefault="00860A67" w:rsidP="00CE5261">
    <w:pPr>
      <w:pStyle w:val="Header"/>
      <w:jc w:val="right"/>
    </w:pPr>
    <w:r>
      <w:rPr>
        <w:noProof/>
      </w:rPr>
      <mc:AlternateContent>
        <mc:Choice Requires="wps">
          <w:drawing>
            <wp:anchor distT="0" distB="0" distL="114300" distR="114300" simplePos="0" relativeHeight="251678720" behindDoc="0" locked="0" layoutInCell="1" allowOverlap="1" wp14:anchorId="559CBFA2" wp14:editId="55A84110">
              <wp:simplePos x="0" y="0"/>
              <wp:positionH relativeFrom="page">
                <wp:align>right</wp:align>
              </wp:positionH>
              <wp:positionV relativeFrom="paragraph">
                <wp:posOffset>-457200</wp:posOffset>
              </wp:positionV>
              <wp:extent cx="7762875" cy="914400"/>
              <wp:effectExtent l="0" t="0" r="9525" b="0"/>
              <wp:wrapNone/>
              <wp:docPr id="151" name="Rectangle 151"/>
              <wp:cNvGraphicFramePr/>
              <a:graphic xmlns:a="http://schemas.openxmlformats.org/drawingml/2006/main">
                <a:graphicData uri="http://schemas.microsoft.com/office/word/2010/wordprocessingShape">
                  <wps:wsp>
                    <wps:cNvSpPr/>
                    <wps:spPr>
                      <a:xfrm>
                        <a:off x="0" y="0"/>
                        <a:ext cx="7762875" cy="914400"/>
                      </a:xfrm>
                      <a:prstGeom prst="rect">
                        <a:avLst/>
                      </a:prstGeom>
                      <a:blipFill>
                        <a:blip r:embed="rId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6F973" id="Rectangle 151" o:spid="_x0000_s1026" style="position:absolute;margin-left:560.05pt;margin-top:-36pt;width:611.25pt;height:1in;z-index:2516787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" stroked="f" strokeweight="1pt">
              <v:fill r:id="rId2" o:title="" recolor="t" rotate="t" type="frame"/>
              <w10:wrap anchorx="page"/>
            </v:rect>
          </w:pict>
        </mc:Fallback>
      </mc:AlternateContent>
    </w:r>
    <w:r>
      <w:rPr>
        <w:noProof/>
      </w:rPr>
      <mc:AlternateContent>
        <mc:Choice Requires="wps">
          <w:drawing>
            <wp:anchor distT="0" distB="0" distL="114300" distR="114300" simplePos="0" relativeHeight="251676672" behindDoc="0" locked="0" layoutInCell="1" allowOverlap="1" wp14:anchorId="49F54CD3" wp14:editId="7B6B5226">
              <wp:simplePos x="0" y="0"/>
              <wp:positionH relativeFrom="page">
                <wp:posOffset>-1600864</wp:posOffset>
              </wp:positionH>
              <wp:positionV relativeFrom="page">
                <wp:align>top</wp:align>
              </wp:positionV>
              <wp:extent cx="9455197" cy="914400"/>
              <wp:effectExtent l="0" t="0" r="0" b="0"/>
              <wp:wrapNone/>
              <wp:docPr id="735819245" name="Rectangle 735819245"/>
              <wp:cNvGraphicFramePr/>
              <a:graphic xmlns:a="http://schemas.openxmlformats.org/drawingml/2006/main">
                <a:graphicData uri="http://schemas.microsoft.com/office/word/2010/wordprocessingShape">
                  <wps:wsp>
                    <wps:cNvSpPr/>
                    <wps:spPr>
                      <a:xfrm>
                        <a:off x="0" y="0"/>
                        <a:ext cx="9455197" cy="914400"/>
                      </a:xfrm>
                      <a:prstGeom prst="rect">
                        <a:avLst/>
                      </a:prstGeom>
                      <a:solidFill>
                        <a:srgbClr val="27475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13EC2" id="Rectangle 735819245" o:spid="_x0000_s1026" style="position:absolute;margin-left:-126.05pt;margin-top:0;width:744.5pt;height:1in;z-index:25167667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" fillcolor="#274756" stroked="f" strokeweight="1p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CC304" w14:textId="77777777" w:rsidR="00860A67" w:rsidRDefault="00860A67" w:rsidP="00CE5261">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B951" w14:textId="51C2A625" w:rsidR="00860A67" w:rsidRDefault="009F2079" w:rsidP="001E0446">
    <w:pPr>
      <w:pStyle w:val="Header"/>
      <w:tabs>
        <w:tab w:val="clear" w:pos="4680"/>
        <w:tab w:val="clear" w:pos="9360"/>
        <w:tab w:val="left" w:pos="6319"/>
      </w:tabs>
      <w:jc w:val="right"/>
    </w:pPr>
    <w:r>
      <w:t xml:space="preserve">Ramp </w:t>
    </w:r>
    <w:proofErr w:type="spellStart"/>
    <w:r>
      <w:t>eCDN</w:t>
    </w:r>
    <w:proofErr w:type="spellEnd"/>
    <w:r w:rsidR="00860A67">
      <w:t xml:space="preserve"> - Installation</w:t>
    </w:r>
  </w:p>
  <w:p w14:paraId="6A402F1E" w14:textId="77777777" w:rsidR="00860A67" w:rsidRDefault="00860A67" w:rsidP="00CE5261">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F31E8" w14:textId="336CAA84" w:rsidR="00860A67" w:rsidRDefault="009F2079" w:rsidP="00B57333">
    <w:pPr>
      <w:pStyle w:val="Header"/>
      <w:tabs>
        <w:tab w:val="clear" w:pos="4680"/>
        <w:tab w:val="clear" w:pos="9360"/>
        <w:tab w:val="left" w:pos="6319"/>
      </w:tabs>
      <w:jc w:val="right"/>
    </w:pPr>
    <w:r>
      <w:t xml:space="preserve">Ramp </w:t>
    </w:r>
    <w:proofErr w:type="spellStart"/>
    <w:r>
      <w:t>eCDN</w:t>
    </w:r>
    <w:proofErr w:type="spellEnd"/>
    <w:r>
      <w:t xml:space="preserve"> </w:t>
    </w:r>
    <w:r w:rsidR="00860A67">
      <w:t>- Installation</w:t>
    </w:r>
  </w:p>
  <w:p w14:paraId="4C0A6487" w14:textId="77777777" w:rsidR="00860A67" w:rsidRDefault="00860A67" w:rsidP="00CE5261">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365B"/>
    <w:multiLevelType w:val="hybridMultilevel"/>
    <w:tmpl w:val="CC5090FC"/>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15:restartNumberingAfterBreak="0">
    <w:nsid w:val="00B55279"/>
    <w:multiLevelType w:val="hybridMultilevel"/>
    <w:tmpl w:val="6A943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CD70B1"/>
    <w:multiLevelType w:val="hybridMultilevel"/>
    <w:tmpl w:val="19F678DE"/>
    <w:lvl w:ilvl="0" w:tplc="F4389D5E">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DF103D"/>
    <w:multiLevelType w:val="hybridMultilevel"/>
    <w:tmpl w:val="30B637AC"/>
    <w:lvl w:ilvl="0" w:tplc="03A4FD6E">
      <w:start w:val="2"/>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A7186B"/>
    <w:multiLevelType w:val="hybridMultilevel"/>
    <w:tmpl w:val="089ED31C"/>
    <w:lvl w:ilvl="0" w:tplc="FFFFFFFF">
      <w:start w:val="1"/>
      <w:numFmt w:val="decimal"/>
      <w:lvlText w:val="%1."/>
      <w:lvlJc w:val="left"/>
      <w:pPr>
        <w:ind w:left="765" w:hanging="360"/>
      </w:pPr>
    </w:lvl>
    <w:lvl w:ilvl="1" w:tplc="FFFFFFFF">
      <w:start w:val="1"/>
      <w:numFmt w:val="bullet"/>
      <w:lvlText w:val=""/>
      <w:lvlJc w:val="left"/>
      <w:pPr>
        <w:ind w:left="1485" w:hanging="360"/>
      </w:pPr>
      <w:rPr>
        <w:rFonts w:ascii="Symbol" w:hAnsi="Symbol" w:hint="default"/>
      </w:rPr>
    </w:lvl>
    <w:lvl w:ilvl="2" w:tplc="FFFFFFFF">
      <w:start w:val="1"/>
      <w:numFmt w:val="bullet"/>
      <w:lvlText w:val="o"/>
      <w:lvlJc w:val="left"/>
      <w:pPr>
        <w:ind w:left="2205" w:hanging="180"/>
      </w:pPr>
      <w:rPr>
        <w:rFonts w:ascii="Courier New" w:hAnsi="Courier New" w:cs="Courier New" w:hint="default"/>
      </w:rPr>
    </w:lvl>
    <w:lvl w:ilvl="3" w:tplc="FFFFFFFF">
      <w:start w:val="1"/>
      <w:numFmt w:val="bullet"/>
      <w:lvlText w:val=""/>
      <w:lvlJc w:val="left"/>
      <w:pPr>
        <w:ind w:left="2925" w:hanging="360"/>
      </w:pPr>
      <w:rPr>
        <w:rFonts w:ascii="Symbol" w:hAnsi="Symbol" w:hint="default"/>
      </w:r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5" w15:restartNumberingAfterBreak="0">
    <w:nsid w:val="02F22700"/>
    <w:multiLevelType w:val="hybridMultilevel"/>
    <w:tmpl w:val="D334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103263"/>
    <w:multiLevelType w:val="hybridMultilevel"/>
    <w:tmpl w:val="7DCEB6B4"/>
    <w:lvl w:ilvl="0" w:tplc="F370C9D4">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631C18"/>
    <w:multiLevelType w:val="hybridMultilevel"/>
    <w:tmpl w:val="E182EE7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82368D"/>
    <w:multiLevelType w:val="hybridMultilevel"/>
    <w:tmpl w:val="F43C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A15B0B"/>
    <w:multiLevelType w:val="hybridMultilevel"/>
    <w:tmpl w:val="DE368188"/>
    <w:lvl w:ilvl="0" w:tplc="89FAAC78">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3CD0181"/>
    <w:multiLevelType w:val="hybridMultilevel"/>
    <w:tmpl w:val="A4E221B2"/>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03DB0996"/>
    <w:multiLevelType w:val="hybridMultilevel"/>
    <w:tmpl w:val="A4B06F42"/>
    <w:lvl w:ilvl="0" w:tplc="85BC0B0C">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946909"/>
    <w:multiLevelType w:val="hybridMultilevel"/>
    <w:tmpl w:val="AAE6E6A2"/>
    <w:lvl w:ilvl="0" w:tplc="0666E0EA">
      <w:start w:val="4"/>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030149"/>
    <w:multiLevelType w:val="hybridMultilevel"/>
    <w:tmpl w:val="26341B4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4D1FB2"/>
    <w:multiLevelType w:val="hybridMultilevel"/>
    <w:tmpl w:val="52DAC456"/>
    <w:lvl w:ilvl="0" w:tplc="38EE6BF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8EC6633"/>
    <w:multiLevelType w:val="hybridMultilevel"/>
    <w:tmpl w:val="F2F68FD8"/>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16" w15:restartNumberingAfterBreak="0">
    <w:nsid w:val="0AEA5998"/>
    <w:multiLevelType w:val="hybridMultilevel"/>
    <w:tmpl w:val="B134947C"/>
    <w:lvl w:ilvl="0" w:tplc="2012D5E8">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B5457D6"/>
    <w:multiLevelType w:val="hybridMultilevel"/>
    <w:tmpl w:val="A4B66CC8"/>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8" w15:restartNumberingAfterBreak="0">
    <w:nsid w:val="0BC23EAC"/>
    <w:multiLevelType w:val="hybridMultilevel"/>
    <w:tmpl w:val="35569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C5B23D0"/>
    <w:multiLevelType w:val="hybridMultilevel"/>
    <w:tmpl w:val="4F04C430"/>
    <w:lvl w:ilvl="0" w:tplc="B5BECB3E">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CB237BD"/>
    <w:multiLevelType w:val="hybridMultilevel"/>
    <w:tmpl w:val="34D40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DF534DA"/>
    <w:multiLevelType w:val="hybridMultilevel"/>
    <w:tmpl w:val="EF065782"/>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2" w15:restartNumberingAfterBreak="0">
    <w:nsid w:val="0F1957E0"/>
    <w:multiLevelType w:val="hybridMultilevel"/>
    <w:tmpl w:val="A2C034C0"/>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3" w15:restartNumberingAfterBreak="0">
    <w:nsid w:val="0F6259D5"/>
    <w:multiLevelType w:val="hybridMultilevel"/>
    <w:tmpl w:val="76C25980"/>
    <w:lvl w:ilvl="0" w:tplc="D21ADFAE">
      <w:numFmt w:val="bullet"/>
      <w:lvlText w:val="•"/>
      <w:lvlJc w:val="left"/>
      <w:pPr>
        <w:ind w:left="1080" w:hanging="72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3F141C8"/>
    <w:multiLevelType w:val="hybridMultilevel"/>
    <w:tmpl w:val="58F63056"/>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5" w15:restartNumberingAfterBreak="0">
    <w:nsid w:val="14250891"/>
    <w:multiLevelType w:val="hybridMultilevel"/>
    <w:tmpl w:val="D4F2FCA0"/>
    <w:lvl w:ilvl="0" w:tplc="344466C6">
      <w:start w:val="1"/>
      <w:numFmt w:val="decimal"/>
      <w:lvlText w:val="%1."/>
      <w:lvlJc w:val="left"/>
      <w:pPr>
        <w:ind w:left="765" w:hanging="360"/>
      </w:pPr>
      <w:rPr>
        <w:rFonts w:hint="default"/>
      </w:rPr>
    </w:lvl>
    <w:lvl w:ilvl="1" w:tplc="04090001">
      <w:start w:val="1"/>
      <w:numFmt w:val="bullet"/>
      <w:lvlText w:val=""/>
      <w:lvlJc w:val="left"/>
      <w:pPr>
        <w:ind w:left="1485"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49F52A5"/>
    <w:multiLevelType w:val="hybridMultilevel"/>
    <w:tmpl w:val="8D86BC62"/>
    <w:lvl w:ilvl="0" w:tplc="54A82C8E">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4C918AA"/>
    <w:multiLevelType w:val="hybridMultilevel"/>
    <w:tmpl w:val="3F5298DE"/>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15:restartNumberingAfterBreak="0">
    <w:nsid w:val="15AC2320"/>
    <w:multiLevelType w:val="hybridMultilevel"/>
    <w:tmpl w:val="66D8D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CD7F4C"/>
    <w:multiLevelType w:val="hybridMultilevel"/>
    <w:tmpl w:val="973089F8"/>
    <w:lvl w:ilvl="0" w:tplc="5E3488EC">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5D41E6C"/>
    <w:multiLevelType w:val="hybridMultilevel"/>
    <w:tmpl w:val="3B407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65865FD"/>
    <w:multiLevelType w:val="hybridMultilevel"/>
    <w:tmpl w:val="30A0D8DC"/>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2" w15:restartNumberingAfterBreak="0">
    <w:nsid w:val="18505F37"/>
    <w:multiLevelType w:val="hybridMultilevel"/>
    <w:tmpl w:val="26BEA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A1138EB"/>
    <w:multiLevelType w:val="hybridMultilevel"/>
    <w:tmpl w:val="C08A0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A445A0B"/>
    <w:multiLevelType w:val="hybridMultilevel"/>
    <w:tmpl w:val="EC1CAFCA"/>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3">
      <w:start w:val="1"/>
      <w:numFmt w:val="bullet"/>
      <w:lvlText w:val="o"/>
      <w:lvlJc w:val="left"/>
      <w:pPr>
        <w:ind w:left="2925" w:hanging="360"/>
      </w:pPr>
      <w:rPr>
        <w:rFonts w:ascii="Courier New" w:hAnsi="Courier New" w:cs="Courier New"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5" w15:restartNumberingAfterBreak="0">
    <w:nsid w:val="1A4D2807"/>
    <w:multiLevelType w:val="hybridMultilevel"/>
    <w:tmpl w:val="56BA76CE"/>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6" w15:restartNumberingAfterBreak="0">
    <w:nsid w:val="1B222DED"/>
    <w:multiLevelType w:val="hybridMultilevel"/>
    <w:tmpl w:val="2A4AC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BB65188"/>
    <w:multiLevelType w:val="hybridMultilevel"/>
    <w:tmpl w:val="44D04B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8" w15:restartNumberingAfterBreak="0">
    <w:nsid w:val="1C7E3BA9"/>
    <w:multiLevelType w:val="hybridMultilevel"/>
    <w:tmpl w:val="E90C0D1E"/>
    <w:lvl w:ilvl="0" w:tplc="979807A4">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C8603F5"/>
    <w:multiLevelType w:val="hybridMultilevel"/>
    <w:tmpl w:val="08EA3F8A"/>
    <w:lvl w:ilvl="0" w:tplc="BE08DCFA">
      <w:start w:val="1"/>
      <w:numFmt w:val="upperLetter"/>
      <w:pStyle w:val="Appendix"/>
      <w:lvlText w:val="Appendix %1:"/>
      <w:lvlJc w:val="left"/>
      <w:pPr>
        <w:ind w:left="36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CB62FAC"/>
    <w:multiLevelType w:val="hybridMultilevel"/>
    <w:tmpl w:val="F05A65EE"/>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1" w15:restartNumberingAfterBreak="0">
    <w:nsid w:val="1D90553D"/>
    <w:multiLevelType w:val="hybridMultilevel"/>
    <w:tmpl w:val="7968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E526D2E"/>
    <w:multiLevelType w:val="hybridMultilevel"/>
    <w:tmpl w:val="A76A1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E891575"/>
    <w:multiLevelType w:val="hybridMultilevel"/>
    <w:tmpl w:val="E5DA83DA"/>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4" w15:restartNumberingAfterBreak="0">
    <w:nsid w:val="1EF14DD5"/>
    <w:multiLevelType w:val="hybridMultilevel"/>
    <w:tmpl w:val="E258DF52"/>
    <w:lvl w:ilvl="0" w:tplc="50240A06">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3">
      <w:start w:val="1"/>
      <w:numFmt w:val="bullet"/>
      <w:lvlText w:val="o"/>
      <w:lvlJc w:val="left"/>
      <w:pPr>
        <w:ind w:left="2205" w:hanging="180"/>
      </w:pPr>
      <w:rPr>
        <w:rFonts w:ascii="Courier New" w:hAnsi="Courier New" w:cs="Courier New"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5" w15:restartNumberingAfterBreak="0">
    <w:nsid w:val="1FA53E63"/>
    <w:multiLevelType w:val="hybridMultilevel"/>
    <w:tmpl w:val="517C6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01B72C2"/>
    <w:multiLevelType w:val="hybridMultilevel"/>
    <w:tmpl w:val="C71E8502"/>
    <w:lvl w:ilvl="0" w:tplc="04090001">
      <w:start w:val="1"/>
      <w:numFmt w:val="bullet"/>
      <w:lvlText w:val=""/>
      <w:lvlJc w:val="left"/>
      <w:pPr>
        <w:ind w:left="1483" w:hanging="360"/>
      </w:pPr>
      <w:rPr>
        <w:rFonts w:ascii="Symbol" w:hAnsi="Symbol" w:hint="default"/>
      </w:rPr>
    </w:lvl>
    <w:lvl w:ilvl="1" w:tplc="04090003">
      <w:start w:val="1"/>
      <w:numFmt w:val="bullet"/>
      <w:lvlText w:val="o"/>
      <w:lvlJc w:val="left"/>
      <w:pPr>
        <w:ind w:left="2203" w:hanging="360"/>
      </w:pPr>
      <w:rPr>
        <w:rFonts w:ascii="Courier New" w:hAnsi="Courier New" w:cs="Courier New" w:hint="default"/>
      </w:rPr>
    </w:lvl>
    <w:lvl w:ilvl="2" w:tplc="04090005">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47" w15:restartNumberingAfterBreak="0">
    <w:nsid w:val="20FE57DF"/>
    <w:multiLevelType w:val="hybridMultilevel"/>
    <w:tmpl w:val="43C2BF2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1351D19"/>
    <w:multiLevelType w:val="hybridMultilevel"/>
    <w:tmpl w:val="EB24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1F160A7"/>
    <w:multiLevelType w:val="hybridMultilevel"/>
    <w:tmpl w:val="65FAA6EE"/>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0" w15:restartNumberingAfterBreak="0">
    <w:nsid w:val="2223451E"/>
    <w:multiLevelType w:val="hybridMultilevel"/>
    <w:tmpl w:val="8918C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231735A"/>
    <w:multiLevelType w:val="hybridMultilevel"/>
    <w:tmpl w:val="AE766314"/>
    <w:lvl w:ilvl="0" w:tplc="3D3235DA">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30410D0"/>
    <w:multiLevelType w:val="hybridMultilevel"/>
    <w:tmpl w:val="DFF8A682"/>
    <w:lvl w:ilvl="0" w:tplc="424A8752">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3" w15:restartNumberingAfterBreak="0">
    <w:nsid w:val="237F70FB"/>
    <w:multiLevelType w:val="hybridMultilevel"/>
    <w:tmpl w:val="3C0CF692"/>
    <w:lvl w:ilvl="0" w:tplc="04090001">
      <w:start w:val="1"/>
      <w:numFmt w:val="bullet"/>
      <w:lvlText w:val=""/>
      <w:lvlJc w:val="left"/>
      <w:pPr>
        <w:ind w:left="825" w:hanging="360"/>
      </w:pPr>
      <w:rPr>
        <w:rFonts w:ascii="Symbol" w:hAnsi="Symbol" w:hint="default"/>
      </w:rPr>
    </w:lvl>
    <w:lvl w:ilvl="1" w:tplc="04090003">
      <w:start w:val="1"/>
      <w:numFmt w:val="bullet"/>
      <w:lvlText w:val="o"/>
      <w:lvlJc w:val="left"/>
      <w:pPr>
        <w:ind w:left="1545" w:hanging="360"/>
      </w:pPr>
      <w:rPr>
        <w:rFonts w:ascii="Courier New" w:hAnsi="Courier New" w:cs="Courier New" w:hint="default"/>
      </w:rPr>
    </w:lvl>
    <w:lvl w:ilvl="2" w:tplc="04090005">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54" w15:restartNumberingAfterBreak="0">
    <w:nsid w:val="24D53CE2"/>
    <w:multiLevelType w:val="hybridMultilevel"/>
    <w:tmpl w:val="E200CBB6"/>
    <w:lvl w:ilvl="0" w:tplc="04090003">
      <w:start w:val="1"/>
      <w:numFmt w:val="bullet"/>
      <w:lvlText w:val="o"/>
      <w:lvlJc w:val="left"/>
      <w:pPr>
        <w:ind w:left="2970" w:hanging="360"/>
      </w:pPr>
      <w:rPr>
        <w:rFonts w:ascii="Courier New" w:hAnsi="Courier New" w:cs="Courier New"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55" w15:restartNumberingAfterBreak="0">
    <w:nsid w:val="24F458F2"/>
    <w:multiLevelType w:val="hybridMultilevel"/>
    <w:tmpl w:val="0D944ED8"/>
    <w:lvl w:ilvl="0" w:tplc="04090001">
      <w:start w:val="1"/>
      <w:numFmt w:val="bullet"/>
      <w:lvlText w:val=""/>
      <w:lvlJc w:val="left"/>
      <w:pPr>
        <w:ind w:left="1483" w:hanging="360"/>
      </w:pPr>
      <w:rPr>
        <w:rFonts w:ascii="Symbol" w:hAnsi="Symbol" w:hint="default"/>
      </w:rPr>
    </w:lvl>
    <w:lvl w:ilvl="1" w:tplc="04090003">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56" w15:restartNumberingAfterBreak="0">
    <w:nsid w:val="256545FD"/>
    <w:multiLevelType w:val="hybridMultilevel"/>
    <w:tmpl w:val="7DEE791E"/>
    <w:lvl w:ilvl="0" w:tplc="96526EF2">
      <w:start w:val="1"/>
      <w:numFmt w:val="decimal"/>
      <w:lvlText w:val="%1."/>
      <w:lvlJc w:val="left"/>
      <w:pPr>
        <w:ind w:left="765"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5AE2DC8"/>
    <w:multiLevelType w:val="hybridMultilevel"/>
    <w:tmpl w:val="FA88D08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8" w15:restartNumberingAfterBreak="0">
    <w:nsid w:val="25E619D8"/>
    <w:multiLevelType w:val="hybridMultilevel"/>
    <w:tmpl w:val="E94463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60B1DF5"/>
    <w:multiLevelType w:val="hybridMultilevel"/>
    <w:tmpl w:val="73C60080"/>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0" w15:restartNumberingAfterBreak="0">
    <w:nsid w:val="272F72FD"/>
    <w:multiLevelType w:val="hybridMultilevel"/>
    <w:tmpl w:val="31C224CE"/>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61" w15:restartNumberingAfterBreak="0">
    <w:nsid w:val="27906917"/>
    <w:multiLevelType w:val="hybridMultilevel"/>
    <w:tmpl w:val="E63AF786"/>
    <w:lvl w:ilvl="0" w:tplc="7D22091A">
      <w:start w:val="4"/>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7B04D2B"/>
    <w:multiLevelType w:val="hybridMultilevel"/>
    <w:tmpl w:val="4A040F2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3" w15:restartNumberingAfterBreak="0">
    <w:nsid w:val="27E53F2C"/>
    <w:multiLevelType w:val="hybridMultilevel"/>
    <w:tmpl w:val="18282620"/>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3">
      <w:start w:val="1"/>
      <w:numFmt w:val="bullet"/>
      <w:lvlText w:val="o"/>
      <w:lvlJc w:val="left"/>
      <w:pPr>
        <w:ind w:left="2205" w:hanging="180"/>
      </w:pPr>
      <w:rPr>
        <w:rFonts w:ascii="Courier New" w:hAnsi="Courier New" w:cs="Courier New"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64" w15:restartNumberingAfterBreak="0">
    <w:nsid w:val="28D644C2"/>
    <w:multiLevelType w:val="hybridMultilevel"/>
    <w:tmpl w:val="15E07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9351FCD"/>
    <w:multiLevelType w:val="hybridMultilevel"/>
    <w:tmpl w:val="DF6811E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9362909"/>
    <w:multiLevelType w:val="hybridMultilevel"/>
    <w:tmpl w:val="0A0CF0E4"/>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67" w15:restartNumberingAfterBreak="0">
    <w:nsid w:val="2A4D77CD"/>
    <w:multiLevelType w:val="hybridMultilevel"/>
    <w:tmpl w:val="81C49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AAA05F0"/>
    <w:multiLevelType w:val="hybridMultilevel"/>
    <w:tmpl w:val="6458F6C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AD2779A"/>
    <w:multiLevelType w:val="hybridMultilevel"/>
    <w:tmpl w:val="5A920CB0"/>
    <w:lvl w:ilvl="0" w:tplc="0DC250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B412536"/>
    <w:multiLevelType w:val="hybridMultilevel"/>
    <w:tmpl w:val="5EA8A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B5F0C50"/>
    <w:multiLevelType w:val="hybridMultilevel"/>
    <w:tmpl w:val="4782927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2" w15:restartNumberingAfterBreak="0">
    <w:nsid w:val="2BDC50BB"/>
    <w:multiLevelType w:val="hybridMultilevel"/>
    <w:tmpl w:val="CADCF848"/>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3">
      <w:start w:val="1"/>
      <w:numFmt w:val="bullet"/>
      <w:lvlText w:val="o"/>
      <w:lvlJc w:val="left"/>
      <w:pPr>
        <w:ind w:left="2205" w:hanging="180"/>
      </w:pPr>
      <w:rPr>
        <w:rFonts w:ascii="Courier New" w:hAnsi="Courier New" w:cs="Courier New" w:hint="default"/>
      </w:r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3" w15:restartNumberingAfterBreak="0">
    <w:nsid w:val="2D223202"/>
    <w:multiLevelType w:val="hybridMultilevel"/>
    <w:tmpl w:val="61D82C12"/>
    <w:lvl w:ilvl="0" w:tplc="E98C26BC">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E662E4F"/>
    <w:multiLevelType w:val="hybridMultilevel"/>
    <w:tmpl w:val="77800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F102C92"/>
    <w:multiLevelType w:val="hybridMultilevel"/>
    <w:tmpl w:val="340659C0"/>
    <w:lvl w:ilvl="0" w:tplc="0BEE1214">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2FC01A4C"/>
    <w:multiLevelType w:val="hybridMultilevel"/>
    <w:tmpl w:val="36B4F47A"/>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77" w15:restartNumberingAfterBreak="0">
    <w:nsid w:val="2FEA5F31"/>
    <w:multiLevelType w:val="hybridMultilevel"/>
    <w:tmpl w:val="31585082"/>
    <w:lvl w:ilvl="0" w:tplc="D21ADFAE">
      <w:numFmt w:val="bullet"/>
      <w:lvlText w:val="•"/>
      <w:lvlJc w:val="left"/>
      <w:pPr>
        <w:ind w:left="1440" w:hanging="720"/>
      </w:pPr>
      <w:rPr>
        <w:rFonts w:ascii="Open Sans" w:eastAsiaTheme="minorHAnsi" w:hAnsi="Open Sans" w:cs="Open San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2FF450B5"/>
    <w:multiLevelType w:val="hybridMultilevel"/>
    <w:tmpl w:val="CDACD09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9" w15:restartNumberingAfterBreak="0">
    <w:nsid w:val="31066FB1"/>
    <w:multiLevelType w:val="hybridMultilevel"/>
    <w:tmpl w:val="780AA4FE"/>
    <w:lvl w:ilvl="0" w:tplc="D21ADFAE">
      <w:numFmt w:val="bullet"/>
      <w:lvlText w:val="•"/>
      <w:lvlJc w:val="left"/>
      <w:pPr>
        <w:ind w:left="1080" w:hanging="72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46720F8"/>
    <w:multiLevelType w:val="hybridMultilevel"/>
    <w:tmpl w:val="695EA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58A3958"/>
    <w:multiLevelType w:val="hybridMultilevel"/>
    <w:tmpl w:val="E5DA83DA"/>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start w:val="1"/>
      <w:numFmt w:val="lowerRoman"/>
      <w:lvlText w:val="%3."/>
      <w:lvlJc w:val="right"/>
      <w:pPr>
        <w:ind w:left="2205" w:hanging="180"/>
      </w:pPr>
    </w:lvl>
    <w:lvl w:ilvl="3" w:tplc="0409000F">
      <w:start w:val="1"/>
      <w:numFmt w:val="decimal"/>
      <w:lvlText w:val="%4."/>
      <w:lvlJc w:val="left"/>
      <w:pPr>
        <w:ind w:left="2925" w:hanging="360"/>
      </w:pPr>
    </w:lvl>
    <w:lvl w:ilvl="4" w:tplc="04090019">
      <w:start w:val="1"/>
      <w:numFmt w:val="lowerLetter"/>
      <w:lvlText w:val="%5."/>
      <w:lvlJc w:val="left"/>
      <w:pPr>
        <w:ind w:left="3645" w:hanging="360"/>
      </w:pPr>
    </w:lvl>
    <w:lvl w:ilvl="5" w:tplc="0409001B">
      <w:start w:val="1"/>
      <w:numFmt w:val="lowerRoman"/>
      <w:lvlText w:val="%6."/>
      <w:lvlJc w:val="right"/>
      <w:pPr>
        <w:ind w:left="4365" w:hanging="180"/>
      </w:pPr>
    </w:lvl>
    <w:lvl w:ilvl="6" w:tplc="0409000F">
      <w:start w:val="1"/>
      <w:numFmt w:val="decimal"/>
      <w:lvlText w:val="%7."/>
      <w:lvlJc w:val="left"/>
      <w:pPr>
        <w:ind w:left="5085" w:hanging="360"/>
      </w:pPr>
    </w:lvl>
    <w:lvl w:ilvl="7" w:tplc="04090019">
      <w:start w:val="1"/>
      <w:numFmt w:val="lowerLetter"/>
      <w:lvlText w:val="%8."/>
      <w:lvlJc w:val="left"/>
      <w:pPr>
        <w:ind w:left="5805" w:hanging="360"/>
      </w:pPr>
    </w:lvl>
    <w:lvl w:ilvl="8" w:tplc="0409001B">
      <w:start w:val="1"/>
      <w:numFmt w:val="lowerRoman"/>
      <w:lvlText w:val="%9."/>
      <w:lvlJc w:val="right"/>
      <w:pPr>
        <w:ind w:left="6525" w:hanging="180"/>
      </w:pPr>
    </w:lvl>
  </w:abstractNum>
  <w:abstractNum w:abstractNumId="82" w15:restartNumberingAfterBreak="0">
    <w:nsid w:val="35A120F4"/>
    <w:multiLevelType w:val="hybridMultilevel"/>
    <w:tmpl w:val="A054253C"/>
    <w:lvl w:ilvl="0" w:tplc="D21ADFAE">
      <w:numFmt w:val="bullet"/>
      <w:lvlText w:val="•"/>
      <w:lvlJc w:val="left"/>
      <w:pPr>
        <w:ind w:left="1080" w:hanging="72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6AC3410"/>
    <w:multiLevelType w:val="hybridMultilevel"/>
    <w:tmpl w:val="DEC26DCA"/>
    <w:lvl w:ilvl="0" w:tplc="4796A924">
      <w:start w:val="1"/>
      <w:numFmt w:val="decimal"/>
      <w:lvlText w:val="%1."/>
      <w:lvlJc w:val="left"/>
      <w:pPr>
        <w:ind w:left="765"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7794A6A"/>
    <w:multiLevelType w:val="hybridMultilevel"/>
    <w:tmpl w:val="FA367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84024A0"/>
    <w:multiLevelType w:val="hybridMultilevel"/>
    <w:tmpl w:val="8906398A"/>
    <w:lvl w:ilvl="0" w:tplc="34586770">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8CF2CFE"/>
    <w:multiLevelType w:val="hybridMultilevel"/>
    <w:tmpl w:val="94065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8D0427E"/>
    <w:multiLevelType w:val="hybridMultilevel"/>
    <w:tmpl w:val="5AF4B92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8DB5D08"/>
    <w:multiLevelType w:val="hybridMultilevel"/>
    <w:tmpl w:val="81D66262"/>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89" w15:restartNumberingAfterBreak="0">
    <w:nsid w:val="39FE104C"/>
    <w:multiLevelType w:val="hybridMultilevel"/>
    <w:tmpl w:val="DFEAA394"/>
    <w:lvl w:ilvl="0" w:tplc="99A25788">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A66296B"/>
    <w:multiLevelType w:val="hybridMultilevel"/>
    <w:tmpl w:val="41244F1C"/>
    <w:lvl w:ilvl="0" w:tplc="04090001">
      <w:start w:val="1"/>
      <w:numFmt w:val="bullet"/>
      <w:lvlText w:val=""/>
      <w:lvlJc w:val="left"/>
      <w:pPr>
        <w:ind w:left="765" w:hanging="360"/>
      </w:pPr>
      <w:rPr>
        <w:rFonts w:ascii="Symbol" w:hAnsi="Symbol" w:hint="default"/>
      </w:r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91" w15:restartNumberingAfterBreak="0">
    <w:nsid w:val="3B2F3BEF"/>
    <w:multiLevelType w:val="hybridMultilevel"/>
    <w:tmpl w:val="1E3AD6FC"/>
    <w:lvl w:ilvl="0" w:tplc="FFFFFFFF">
      <w:start w:val="1"/>
      <w:numFmt w:val="decimal"/>
      <w:lvlText w:val="%1."/>
      <w:lvlJc w:val="left"/>
      <w:pPr>
        <w:ind w:left="765"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3D191C06"/>
    <w:multiLevelType w:val="hybridMultilevel"/>
    <w:tmpl w:val="6BD2C1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D1F1C11"/>
    <w:multiLevelType w:val="hybridMultilevel"/>
    <w:tmpl w:val="B742D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E6D13AE"/>
    <w:multiLevelType w:val="hybridMultilevel"/>
    <w:tmpl w:val="7A081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F5B5184"/>
    <w:multiLevelType w:val="hybridMultilevel"/>
    <w:tmpl w:val="123A7B7C"/>
    <w:lvl w:ilvl="0" w:tplc="04090001">
      <w:start w:val="1"/>
      <w:numFmt w:val="bullet"/>
      <w:lvlText w:val=""/>
      <w:lvlJc w:val="left"/>
      <w:pPr>
        <w:ind w:left="1483" w:hanging="360"/>
      </w:pPr>
      <w:rPr>
        <w:rFonts w:ascii="Symbol" w:hAnsi="Symbol" w:hint="default"/>
      </w:rPr>
    </w:lvl>
    <w:lvl w:ilvl="1" w:tplc="04090003">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96" w15:restartNumberingAfterBreak="0">
    <w:nsid w:val="3F766148"/>
    <w:multiLevelType w:val="hybridMultilevel"/>
    <w:tmpl w:val="AA94A080"/>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97" w15:restartNumberingAfterBreak="0">
    <w:nsid w:val="40011727"/>
    <w:multiLevelType w:val="hybridMultilevel"/>
    <w:tmpl w:val="EC3C486A"/>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98" w15:restartNumberingAfterBreak="0">
    <w:nsid w:val="41052CF9"/>
    <w:multiLevelType w:val="hybridMultilevel"/>
    <w:tmpl w:val="0B8EA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1744C82"/>
    <w:multiLevelType w:val="hybridMultilevel"/>
    <w:tmpl w:val="DA38466A"/>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0" w15:restartNumberingAfterBreak="0">
    <w:nsid w:val="41B870E1"/>
    <w:multiLevelType w:val="hybridMultilevel"/>
    <w:tmpl w:val="CC1AB1B8"/>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1" w15:restartNumberingAfterBreak="0">
    <w:nsid w:val="42E22864"/>
    <w:multiLevelType w:val="hybridMultilevel"/>
    <w:tmpl w:val="9A9608C6"/>
    <w:lvl w:ilvl="0" w:tplc="6202866C">
      <w:start w:val="1"/>
      <w:numFmt w:val="decimal"/>
      <w:lvlText w:val="%1."/>
      <w:lvlJc w:val="left"/>
      <w:pPr>
        <w:ind w:left="765"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3265741"/>
    <w:multiLevelType w:val="hybridMultilevel"/>
    <w:tmpl w:val="5CFED0AC"/>
    <w:lvl w:ilvl="0" w:tplc="7CC294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37475B3"/>
    <w:multiLevelType w:val="hybridMultilevel"/>
    <w:tmpl w:val="47C47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3820FC7"/>
    <w:multiLevelType w:val="hybridMultilevel"/>
    <w:tmpl w:val="F7A8A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3B964B4"/>
    <w:multiLevelType w:val="multilevel"/>
    <w:tmpl w:val="0C7439B2"/>
    <w:lvl w:ilvl="0">
      <w:start w:val="1"/>
      <w:numFmt w:val="decimal"/>
      <w:pStyle w:val="Title"/>
      <w:lvlText w:val="%1."/>
      <w:lvlJc w:val="left"/>
      <w:pPr>
        <w:ind w:left="1260" w:hanging="360"/>
      </w:pPr>
      <w:rPr>
        <w:rFonts w:hint="default"/>
      </w:rPr>
    </w:lvl>
    <w:lvl w:ilvl="1">
      <w:start w:val="1"/>
      <w:numFmt w:val="decimal"/>
      <w:pStyle w:val="Heading1"/>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6" w15:restartNumberingAfterBreak="0">
    <w:nsid w:val="452555E3"/>
    <w:multiLevelType w:val="hybridMultilevel"/>
    <w:tmpl w:val="173CD09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5D3783D"/>
    <w:multiLevelType w:val="hybridMultilevel"/>
    <w:tmpl w:val="DEE2104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6044480"/>
    <w:multiLevelType w:val="hybridMultilevel"/>
    <w:tmpl w:val="34226B6C"/>
    <w:lvl w:ilvl="0" w:tplc="BD283C6C">
      <w:start w:val="1"/>
      <w:numFmt w:val="decimal"/>
      <w:lvlText w:val="%1."/>
      <w:lvlJc w:val="left"/>
      <w:pPr>
        <w:ind w:left="765"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6266115"/>
    <w:multiLevelType w:val="hybridMultilevel"/>
    <w:tmpl w:val="7CA2B34A"/>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110" w15:restartNumberingAfterBreak="0">
    <w:nsid w:val="464D47A4"/>
    <w:multiLevelType w:val="hybridMultilevel"/>
    <w:tmpl w:val="D1DCA5C4"/>
    <w:lvl w:ilvl="0" w:tplc="FFFFFFFF">
      <w:start w:val="1"/>
      <w:numFmt w:val="decimal"/>
      <w:lvlText w:val="%1."/>
      <w:lvlJc w:val="left"/>
      <w:pPr>
        <w:ind w:left="765" w:hanging="360"/>
      </w:pPr>
    </w:lvl>
    <w:lvl w:ilvl="1" w:tplc="FFFFFFFF">
      <w:start w:val="1"/>
      <w:numFmt w:val="bullet"/>
      <w:lvlText w:val=""/>
      <w:lvlJc w:val="left"/>
      <w:pPr>
        <w:ind w:left="1485" w:hanging="360"/>
      </w:pPr>
      <w:rPr>
        <w:rFonts w:ascii="Symbol" w:hAnsi="Symbol" w:hint="default"/>
      </w:rPr>
    </w:lvl>
    <w:lvl w:ilvl="2" w:tplc="FFFFFFFF">
      <w:start w:val="1"/>
      <w:numFmt w:val="bullet"/>
      <w:lvlText w:val="o"/>
      <w:lvlJc w:val="left"/>
      <w:pPr>
        <w:ind w:left="2205" w:hanging="180"/>
      </w:pPr>
      <w:rPr>
        <w:rFonts w:ascii="Courier New" w:hAnsi="Courier New" w:cs="Courier New" w:hint="default"/>
      </w:rPr>
    </w:lvl>
    <w:lvl w:ilvl="3" w:tplc="FFFFFFFF">
      <w:start w:val="1"/>
      <w:numFmt w:val="bullet"/>
      <w:lvlText w:val=""/>
      <w:lvlJc w:val="left"/>
      <w:pPr>
        <w:ind w:left="2925" w:hanging="360"/>
      </w:pPr>
      <w:rPr>
        <w:rFonts w:ascii="Symbol" w:hAnsi="Symbol" w:hint="default"/>
      </w:r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111" w15:restartNumberingAfterBreak="0">
    <w:nsid w:val="4A5736ED"/>
    <w:multiLevelType w:val="hybridMultilevel"/>
    <w:tmpl w:val="B680D008"/>
    <w:lvl w:ilvl="0" w:tplc="B906937A">
      <w:start w:val="1"/>
      <w:numFmt w:val="decimal"/>
      <w:lvlText w:val="%1."/>
      <w:lvlJc w:val="left"/>
      <w:pPr>
        <w:ind w:left="765"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4A5A1CB6"/>
    <w:multiLevelType w:val="hybridMultilevel"/>
    <w:tmpl w:val="7220BC54"/>
    <w:lvl w:ilvl="0" w:tplc="F976BA6A">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B856026"/>
    <w:multiLevelType w:val="hybridMultilevel"/>
    <w:tmpl w:val="97F2BCD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4" w15:restartNumberingAfterBreak="0">
    <w:nsid w:val="4BB945D5"/>
    <w:multiLevelType w:val="hybridMultilevel"/>
    <w:tmpl w:val="87506756"/>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5" w15:restartNumberingAfterBreak="0">
    <w:nsid w:val="4C17663E"/>
    <w:multiLevelType w:val="hybridMultilevel"/>
    <w:tmpl w:val="5852C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C8558DF"/>
    <w:multiLevelType w:val="hybridMultilevel"/>
    <w:tmpl w:val="F33A8324"/>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7" w15:restartNumberingAfterBreak="0">
    <w:nsid w:val="4D557817"/>
    <w:multiLevelType w:val="hybridMultilevel"/>
    <w:tmpl w:val="F9106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DA44152"/>
    <w:multiLevelType w:val="hybridMultilevel"/>
    <w:tmpl w:val="025CF6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E7C3756"/>
    <w:multiLevelType w:val="hybridMultilevel"/>
    <w:tmpl w:val="FBCC7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ED03B82"/>
    <w:multiLevelType w:val="hybridMultilevel"/>
    <w:tmpl w:val="44D05B1E"/>
    <w:lvl w:ilvl="0" w:tplc="1F5C8DDE">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4ED75514"/>
    <w:multiLevelType w:val="hybridMultilevel"/>
    <w:tmpl w:val="612081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4F6F2197"/>
    <w:multiLevelType w:val="hybridMultilevel"/>
    <w:tmpl w:val="B652D7F0"/>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23" w15:restartNumberingAfterBreak="0">
    <w:nsid w:val="4FC219D6"/>
    <w:multiLevelType w:val="hybridMultilevel"/>
    <w:tmpl w:val="B5BEE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00065DC"/>
    <w:multiLevelType w:val="hybridMultilevel"/>
    <w:tmpl w:val="D5DA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0563C07"/>
    <w:multiLevelType w:val="hybridMultilevel"/>
    <w:tmpl w:val="1EA03F7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26" w15:restartNumberingAfterBreak="0">
    <w:nsid w:val="51612E25"/>
    <w:multiLevelType w:val="hybridMultilevel"/>
    <w:tmpl w:val="F33A8324"/>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7" w15:restartNumberingAfterBreak="0">
    <w:nsid w:val="51A9131A"/>
    <w:multiLevelType w:val="hybridMultilevel"/>
    <w:tmpl w:val="09685678"/>
    <w:lvl w:ilvl="0" w:tplc="EBF48E20">
      <w:start w:val="1"/>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1E91A9A"/>
    <w:multiLevelType w:val="hybridMultilevel"/>
    <w:tmpl w:val="96861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25C5E67"/>
    <w:multiLevelType w:val="hybridMultilevel"/>
    <w:tmpl w:val="9E3AA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29E40FD"/>
    <w:multiLevelType w:val="hybridMultilevel"/>
    <w:tmpl w:val="9522A4F2"/>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31" w15:restartNumberingAfterBreak="0">
    <w:nsid w:val="52E0256D"/>
    <w:multiLevelType w:val="hybridMultilevel"/>
    <w:tmpl w:val="E4649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4755A88"/>
    <w:multiLevelType w:val="hybridMultilevel"/>
    <w:tmpl w:val="01209D6E"/>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33" w15:restartNumberingAfterBreak="0">
    <w:nsid w:val="551B2B9F"/>
    <w:multiLevelType w:val="hybridMultilevel"/>
    <w:tmpl w:val="7E7CD65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34" w15:restartNumberingAfterBreak="0">
    <w:nsid w:val="553C15ED"/>
    <w:multiLevelType w:val="hybridMultilevel"/>
    <w:tmpl w:val="CCE6116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35" w15:restartNumberingAfterBreak="0">
    <w:nsid w:val="5616567C"/>
    <w:multiLevelType w:val="hybridMultilevel"/>
    <w:tmpl w:val="3E0E343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6" w15:restartNumberingAfterBreak="0">
    <w:nsid w:val="563D338E"/>
    <w:multiLevelType w:val="hybridMultilevel"/>
    <w:tmpl w:val="4782BFAE"/>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37" w15:restartNumberingAfterBreak="0">
    <w:nsid w:val="56AF528D"/>
    <w:multiLevelType w:val="hybridMultilevel"/>
    <w:tmpl w:val="083A1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7BF04E9"/>
    <w:multiLevelType w:val="hybridMultilevel"/>
    <w:tmpl w:val="51EC59D4"/>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39" w15:restartNumberingAfterBreak="0">
    <w:nsid w:val="58A17465"/>
    <w:multiLevelType w:val="hybridMultilevel"/>
    <w:tmpl w:val="50BCB46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0" w15:restartNumberingAfterBreak="0">
    <w:nsid w:val="59A85AE5"/>
    <w:multiLevelType w:val="hybridMultilevel"/>
    <w:tmpl w:val="9252FF6A"/>
    <w:lvl w:ilvl="0" w:tplc="25D85A12">
      <w:start w:val="2"/>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5AA23F68"/>
    <w:multiLevelType w:val="hybridMultilevel"/>
    <w:tmpl w:val="5A281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AE0078C"/>
    <w:multiLevelType w:val="hybridMultilevel"/>
    <w:tmpl w:val="4230971A"/>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43" w15:restartNumberingAfterBreak="0">
    <w:nsid w:val="5B7C5DE3"/>
    <w:multiLevelType w:val="hybridMultilevel"/>
    <w:tmpl w:val="08D29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BCC641F"/>
    <w:multiLevelType w:val="hybridMultilevel"/>
    <w:tmpl w:val="0BAAF69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45" w15:restartNumberingAfterBreak="0">
    <w:nsid w:val="5CB97D59"/>
    <w:multiLevelType w:val="hybridMultilevel"/>
    <w:tmpl w:val="47EA657C"/>
    <w:lvl w:ilvl="0" w:tplc="D21ADFAE">
      <w:numFmt w:val="bullet"/>
      <w:lvlText w:val="•"/>
      <w:lvlJc w:val="left"/>
      <w:pPr>
        <w:ind w:left="1080" w:hanging="72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5D9F7831"/>
    <w:multiLevelType w:val="hybridMultilevel"/>
    <w:tmpl w:val="8CBA2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5F173BF5"/>
    <w:multiLevelType w:val="hybridMultilevel"/>
    <w:tmpl w:val="1CFC4A36"/>
    <w:lvl w:ilvl="0" w:tplc="51546E10">
      <w:start w:val="2"/>
      <w:numFmt w:val="decimal"/>
      <w:lvlText w:val="%1."/>
      <w:lvlJc w:val="left"/>
      <w:pPr>
        <w:ind w:left="765"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0915B1E"/>
    <w:multiLevelType w:val="hybridMultilevel"/>
    <w:tmpl w:val="24BEFC3A"/>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49" w15:restartNumberingAfterBreak="0">
    <w:nsid w:val="60A726EF"/>
    <w:multiLevelType w:val="hybridMultilevel"/>
    <w:tmpl w:val="1C289A8C"/>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9990" w:hanging="180"/>
      </w:pPr>
      <w:rPr>
        <w:rFonts w:ascii="Symbol" w:hAnsi="Symbol" w:hint="default"/>
      </w:rPr>
    </w:lvl>
    <w:lvl w:ilvl="3" w:tplc="04090003">
      <w:start w:val="1"/>
      <w:numFmt w:val="bullet"/>
      <w:lvlText w:val="o"/>
      <w:lvlJc w:val="left"/>
      <w:pPr>
        <w:ind w:left="2925" w:hanging="360"/>
      </w:pPr>
      <w:rPr>
        <w:rFonts w:ascii="Courier New" w:hAnsi="Courier New" w:cs="Courier New" w:hint="default"/>
      </w:rPr>
    </w:lvl>
    <w:lvl w:ilvl="4" w:tplc="04090019">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50" w15:restartNumberingAfterBreak="0">
    <w:nsid w:val="612476ED"/>
    <w:multiLevelType w:val="hybridMultilevel"/>
    <w:tmpl w:val="D630B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615832C4"/>
    <w:multiLevelType w:val="hybridMultilevel"/>
    <w:tmpl w:val="6C0EB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1C05DC8"/>
    <w:multiLevelType w:val="hybridMultilevel"/>
    <w:tmpl w:val="2DAEE8E4"/>
    <w:lvl w:ilvl="0" w:tplc="D21ADFAE">
      <w:numFmt w:val="bullet"/>
      <w:lvlText w:val="•"/>
      <w:lvlJc w:val="left"/>
      <w:pPr>
        <w:ind w:left="1080" w:hanging="72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621D3995"/>
    <w:multiLevelType w:val="hybridMultilevel"/>
    <w:tmpl w:val="6E7CF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4" w15:restartNumberingAfterBreak="0">
    <w:nsid w:val="6381173E"/>
    <w:multiLevelType w:val="hybridMultilevel"/>
    <w:tmpl w:val="A4165BC4"/>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3">
      <w:start w:val="1"/>
      <w:numFmt w:val="bullet"/>
      <w:lvlText w:val="o"/>
      <w:lvlJc w:val="left"/>
      <w:pPr>
        <w:ind w:left="2205" w:hanging="180"/>
      </w:pPr>
      <w:rPr>
        <w:rFonts w:ascii="Courier New" w:hAnsi="Courier New" w:cs="Courier New"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55" w15:restartNumberingAfterBreak="0">
    <w:nsid w:val="640727AA"/>
    <w:multiLevelType w:val="hybridMultilevel"/>
    <w:tmpl w:val="D6C61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4277FC2"/>
    <w:multiLevelType w:val="hybridMultilevel"/>
    <w:tmpl w:val="F0B4D3B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57" w15:restartNumberingAfterBreak="0">
    <w:nsid w:val="64960E28"/>
    <w:multiLevelType w:val="hybridMultilevel"/>
    <w:tmpl w:val="A37C4E38"/>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58" w15:restartNumberingAfterBreak="0">
    <w:nsid w:val="65007C52"/>
    <w:multiLevelType w:val="hybridMultilevel"/>
    <w:tmpl w:val="633670D0"/>
    <w:lvl w:ilvl="0" w:tplc="7228DCCC">
      <w:start w:val="1"/>
      <w:numFmt w:val="decimal"/>
      <w:lvlText w:val="%1."/>
      <w:lvlJc w:val="left"/>
      <w:pPr>
        <w:ind w:left="765"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655C3894"/>
    <w:multiLevelType w:val="hybridMultilevel"/>
    <w:tmpl w:val="E5DA83DA"/>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60" w15:restartNumberingAfterBreak="0">
    <w:nsid w:val="669D6D07"/>
    <w:multiLevelType w:val="hybridMultilevel"/>
    <w:tmpl w:val="37C051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6DC4CD7"/>
    <w:multiLevelType w:val="hybridMultilevel"/>
    <w:tmpl w:val="7BD06074"/>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3">
      <w:start w:val="1"/>
      <w:numFmt w:val="bullet"/>
      <w:lvlText w:val="o"/>
      <w:lvlJc w:val="left"/>
      <w:pPr>
        <w:ind w:left="2205" w:hanging="180"/>
      </w:pPr>
      <w:rPr>
        <w:rFonts w:ascii="Courier New" w:hAnsi="Courier New" w:cs="Courier New"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62" w15:restartNumberingAfterBreak="0">
    <w:nsid w:val="68C94196"/>
    <w:multiLevelType w:val="hybridMultilevel"/>
    <w:tmpl w:val="1EF2B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698443C5"/>
    <w:multiLevelType w:val="hybridMultilevel"/>
    <w:tmpl w:val="52E6C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A6878D9"/>
    <w:multiLevelType w:val="hybridMultilevel"/>
    <w:tmpl w:val="CEE25BFA"/>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65" w15:restartNumberingAfterBreak="0">
    <w:nsid w:val="6A6E58FA"/>
    <w:multiLevelType w:val="hybridMultilevel"/>
    <w:tmpl w:val="600C2FB0"/>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66" w15:restartNumberingAfterBreak="0">
    <w:nsid w:val="6C216E9A"/>
    <w:multiLevelType w:val="hybridMultilevel"/>
    <w:tmpl w:val="B0ECC716"/>
    <w:lvl w:ilvl="0" w:tplc="253A68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6C427E93"/>
    <w:multiLevelType w:val="hybridMultilevel"/>
    <w:tmpl w:val="A9489C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D2A4600"/>
    <w:multiLevelType w:val="hybridMultilevel"/>
    <w:tmpl w:val="6742B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6DCB57A3"/>
    <w:multiLevelType w:val="hybridMultilevel"/>
    <w:tmpl w:val="7EE49866"/>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0" w15:restartNumberingAfterBreak="0">
    <w:nsid w:val="6E226F6C"/>
    <w:multiLevelType w:val="hybridMultilevel"/>
    <w:tmpl w:val="81E0E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F4F7777"/>
    <w:multiLevelType w:val="hybridMultilevel"/>
    <w:tmpl w:val="2A4E4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2" w15:restartNumberingAfterBreak="0">
    <w:nsid w:val="6FDD4C90"/>
    <w:multiLevelType w:val="hybridMultilevel"/>
    <w:tmpl w:val="2BDAB4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6FE62CC1"/>
    <w:multiLevelType w:val="hybridMultilevel"/>
    <w:tmpl w:val="34B2F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709C4E8A"/>
    <w:multiLevelType w:val="hybridMultilevel"/>
    <w:tmpl w:val="DE005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70B05179"/>
    <w:multiLevelType w:val="hybridMultilevel"/>
    <w:tmpl w:val="AF7A5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738E6391"/>
    <w:multiLevelType w:val="hybridMultilevel"/>
    <w:tmpl w:val="0CA46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74301CFE"/>
    <w:multiLevelType w:val="hybridMultilevel"/>
    <w:tmpl w:val="C1EE43BC"/>
    <w:lvl w:ilvl="0" w:tplc="086EDB5C">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74C74D36"/>
    <w:multiLevelType w:val="hybridMultilevel"/>
    <w:tmpl w:val="BEB01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763C35B3"/>
    <w:multiLevelType w:val="hybridMultilevel"/>
    <w:tmpl w:val="0D1C35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6527CAE"/>
    <w:multiLevelType w:val="hybridMultilevel"/>
    <w:tmpl w:val="EE086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1" w15:restartNumberingAfterBreak="0">
    <w:nsid w:val="766F5C8D"/>
    <w:multiLevelType w:val="hybridMultilevel"/>
    <w:tmpl w:val="BBF8A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6C52D66"/>
    <w:multiLevelType w:val="hybridMultilevel"/>
    <w:tmpl w:val="97DEA3AA"/>
    <w:lvl w:ilvl="0" w:tplc="0E009244">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76F14D56"/>
    <w:multiLevelType w:val="hybridMultilevel"/>
    <w:tmpl w:val="5FEAE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73C085D"/>
    <w:multiLevelType w:val="hybridMultilevel"/>
    <w:tmpl w:val="EDA0AB4C"/>
    <w:lvl w:ilvl="0" w:tplc="9EAA6AB8">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77635633"/>
    <w:multiLevelType w:val="hybridMultilevel"/>
    <w:tmpl w:val="BA6E8C7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86" w15:restartNumberingAfterBreak="0">
    <w:nsid w:val="77ED03D5"/>
    <w:multiLevelType w:val="hybridMultilevel"/>
    <w:tmpl w:val="792E3E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8B45A60"/>
    <w:multiLevelType w:val="hybridMultilevel"/>
    <w:tmpl w:val="CE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8B807FC"/>
    <w:multiLevelType w:val="hybridMultilevel"/>
    <w:tmpl w:val="33B89672"/>
    <w:lvl w:ilvl="0" w:tplc="BD98EB36">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3">
      <w:start w:val="1"/>
      <w:numFmt w:val="bullet"/>
      <w:lvlText w:val="o"/>
      <w:lvlJc w:val="left"/>
      <w:pPr>
        <w:ind w:left="2205" w:hanging="180"/>
      </w:pPr>
      <w:rPr>
        <w:rFonts w:ascii="Courier New" w:hAnsi="Courier New" w:cs="Courier New"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89" w15:restartNumberingAfterBreak="0">
    <w:nsid w:val="797F45FF"/>
    <w:multiLevelType w:val="hybridMultilevel"/>
    <w:tmpl w:val="21562278"/>
    <w:lvl w:ilvl="0" w:tplc="50240A06">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79C142DC"/>
    <w:multiLevelType w:val="hybridMultilevel"/>
    <w:tmpl w:val="8D267B12"/>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91" w15:restartNumberingAfterBreak="0">
    <w:nsid w:val="79D358A2"/>
    <w:multiLevelType w:val="hybridMultilevel"/>
    <w:tmpl w:val="AE8CC9D0"/>
    <w:lvl w:ilvl="0" w:tplc="07F232EC">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3">
      <w:start w:val="1"/>
      <w:numFmt w:val="bullet"/>
      <w:lvlText w:val="o"/>
      <w:lvlJc w:val="left"/>
      <w:pPr>
        <w:ind w:left="2205" w:hanging="180"/>
      </w:pPr>
      <w:rPr>
        <w:rFonts w:ascii="Courier New" w:hAnsi="Courier New" w:cs="Courier New"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92" w15:restartNumberingAfterBreak="0">
    <w:nsid w:val="7A015D93"/>
    <w:multiLevelType w:val="hybridMultilevel"/>
    <w:tmpl w:val="CC1AB1B8"/>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1">
      <w:start w:val="1"/>
      <w:numFmt w:val="bullet"/>
      <w:lvlText w:val=""/>
      <w:lvlJc w:val="left"/>
      <w:pPr>
        <w:ind w:left="2205" w:hanging="180"/>
      </w:pPr>
      <w:rPr>
        <w:rFonts w:ascii="Symbol" w:hAnsi="Symbol"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93" w15:restartNumberingAfterBreak="0">
    <w:nsid w:val="7B234B9C"/>
    <w:multiLevelType w:val="hybridMultilevel"/>
    <w:tmpl w:val="D0E46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B7047A3"/>
    <w:multiLevelType w:val="hybridMultilevel"/>
    <w:tmpl w:val="E592D5A0"/>
    <w:lvl w:ilvl="0" w:tplc="04090001">
      <w:start w:val="1"/>
      <w:numFmt w:val="bullet"/>
      <w:lvlText w:val=""/>
      <w:lvlJc w:val="left"/>
      <w:pPr>
        <w:ind w:left="765" w:hanging="360"/>
      </w:pPr>
      <w:rPr>
        <w:rFonts w:ascii="Symbol" w:hAnsi="Symbol" w:hint="default"/>
      </w:rPr>
    </w:lvl>
    <w:lvl w:ilvl="1" w:tplc="DB9A49E6">
      <w:numFmt w:val="bullet"/>
      <w:lvlText w:val="•"/>
      <w:lvlJc w:val="left"/>
      <w:pPr>
        <w:ind w:left="4590" w:hanging="3465"/>
      </w:pPr>
      <w:rPr>
        <w:rFonts w:ascii="Open Sans" w:eastAsiaTheme="minorHAnsi" w:hAnsi="Open Sans" w:cs="Open Sans"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5" w15:restartNumberingAfterBreak="0">
    <w:nsid w:val="7B7752FF"/>
    <w:multiLevelType w:val="hybridMultilevel"/>
    <w:tmpl w:val="B354412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96" w15:restartNumberingAfterBreak="0">
    <w:nsid w:val="7C9775FF"/>
    <w:multiLevelType w:val="hybridMultilevel"/>
    <w:tmpl w:val="F0CC8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D7C54CE"/>
    <w:multiLevelType w:val="hybridMultilevel"/>
    <w:tmpl w:val="BF129900"/>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8" w15:restartNumberingAfterBreak="0">
    <w:nsid w:val="7E0F4C00"/>
    <w:multiLevelType w:val="hybridMultilevel"/>
    <w:tmpl w:val="58F63056"/>
    <w:lvl w:ilvl="0" w:tplc="FFFFFFFF">
      <w:start w:val="1"/>
      <w:numFmt w:val="decimal"/>
      <w:lvlText w:val="%1."/>
      <w:lvlJc w:val="left"/>
      <w:pPr>
        <w:ind w:left="765" w:hanging="360"/>
      </w:pPr>
    </w:lvl>
    <w:lvl w:ilvl="1" w:tplc="FFFFFFFF">
      <w:start w:val="1"/>
      <w:numFmt w:val="bullet"/>
      <w:lvlText w:val=""/>
      <w:lvlJc w:val="left"/>
      <w:pPr>
        <w:ind w:left="1485" w:hanging="360"/>
      </w:pPr>
      <w:rPr>
        <w:rFonts w:ascii="Symbol" w:hAnsi="Symbol" w:hint="default"/>
      </w:rPr>
    </w:lvl>
    <w:lvl w:ilvl="2" w:tplc="FFFFFFFF">
      <w:start w:val="1"/>
      <w:numFmt w:val="bullet"/>
      <w:lvlText w:val=""/>
      <w:lvlJc w:val="left"/>
      <w:pPr>
        <w:ind w:left="2205" w:hanging="180"/>
      </w:pPr>
      <w:rPr>
        <w:rFonts w:ascii="Symbol" w:hAnsi="Symbol" w:hint="default"/>
      </w:rPr>
    </w:lvl>
    <w:lvl w:ilvl="3" w:tplc="FFFFFFFF">
      <w:start w:val="1"/>
      <w:numFmt w:val="bullet"/>
      <w:lvlText w:val=""/>
      <w:lvlJc w:val="left"/>
      <w:pPr>
        <w:ind w:left="2925" w:hanging="360"/>
      </w:pPr>
      <w:rPr>
        <w:rFonts w:ascii="Symbol" w:hAnsi="Symbol" w:hint="default"/>
      </w:r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199" w15:restartNumberingAfterBreak="0">
    <w:nsid w:val="7F177857"/>
    <w:multiLevelType w:val="hybridMultilevel"/>
    <w:tmpl w:val="AE5ED56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00" w15:restartNumberingAfterBreak="0">
    <w:nsid w:val="7F263A40"/>
    <w:multiLevelType w:val="hybridMultilevel"/>
    <w:tmpl w:val="E3C48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7F471D2C"/>
    <w:multiLevelType w:val="hybridMultilevel"/>
    <w:tmpl w:val="40C4F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7F5F28AA"/>
    <w:multiLevelType w:val="hybridMultilevel"/>
    <w:tmpl w:val="F06E6C90"/>
    <w:lvl w:ilvl="0" w:tplc="0409000F">
      <w:start w:val="1"/>
      <w:numFmt w:val="decimal"/>
      <w:lvlText w:val="%1."/>
      <w:lvlJc w:val="left"/>
      <w:pPr>
        <w:ind w:left="765" w:hanging="360"/>
      </w:pPr>
    </w:lvl>
    <w:lvl w:ilvl="1" w:tplc="04090001">
      <w:start w:val="1"/>
      <w:numFmt w:val="bullet"/>
      <w:lvlText w:val=""/>
      <w:lvlJc w:val="left"/>
      <w:pPr>
        <w:ind w:left="1485" w:hanging="360"/>
      </w:pPr>
      <w:rPr>
        <w:rFonts w:ascii="Symbol" w:hAnsi="Symbol" w:hint="default"/>
      </w:rPr>
    </w:lvl>
    <w:lvl w:ilvl="2" w:tplc="04090003">
      <w:start w:val="1"/>
      <w:numFmt w:val="bullet"/>
      <w:lvlText w:val="o"/>
      <w:lvlJc w:val="left"/>
      <w:pPr>
        <w:ind w:left="2205" w:hanging="180"/>
      </w:pPr>
      <w:rPr>
        <w:rFonts w:ascii="Courier New" w:hAnsi="Courier New" w:cs="Courier New" w:hint="default"/>
      </w:rPr>
    </w:lvl>
    <w:lvl w:ilvl="3" w:tplc="04090001">
      <w:start w:val="1"/>
      <w:numFmt w:val="bullet"/>
      <w:lvlText w:val=""/>
      <w:lvlJc w:val="left"/>
      <w:pPr>
        <w:ind w:left="2925" w:hanging="360"/>
      </w:pPr>
      <w:rPr>
        <w:rFonts w:ascii="Symbol" w:hAnsi="Symbol" w:hint="default"/>
      </w:r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03" w15:restartNumberingAfterBreak="0">
    <w:nsid w:val="7F9001CC"/>
    <w:multiLevelType w:val="hybridMultilevel"/>
    <w:tmpl w:val="2C68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6911459">
    <w:abstractNumId w:val="169"/>
  </w:num>
  <w:num w:numId="2" w16cid:durableId="2046176747">
    <w:abstractNumId w:val="160"/>
  </w:num>
  <w:num w:numId="3" w16cid:durableId="628438447">
    <w:abstractNumId w:val="105"/>
  </w:num>
  <w:num w:numId="4" w16cid:durableId="974414685">
    <w:abstractNumId w:val="141"/>
  </w:num>
  <w:num w:numId="5" w16cid:durableId="486243873">
    <w:abstractNumId w:val="43"/>
  </w:num>
  <w:num w:numId="6" w16cid:durableId="994844991">
    <w:abstractNumId w:val="96"/>
  </w:num>
  <w:num w:numId="7" w16cid:durableId="1462730586">
    <w:abstractNumId w:val="113"/>
  </w:num>
  <w:num w:numId="8" w16cid:durableId="993219549">
    <w:abstractNumId w:val="49"/>
  </w:num>
  <w:num w:numId="9" w16cid:durableId="1944074238">
    <w:abstractNumId w:val="92"/>
  </w:num>
  <w:num w:numId="10" w16cid:durableId="1564288092">
    <w:abstractNumId w:val="80"/>
  </w:num>
  <w:num w:numId="11" w16cid:durableId="1690832362">
    <w:abstractNumId w:val="114"/>
  </w:num>
  <w:num w:numId="12" w16cid:durableId="285158636">
    <w:abstractNumId w:val="34"/>
  </w:num>
  <w:num w:numId="13" w16cid:durableId="1056927739">
    <w:abstractNumId w:val="138"/>
  </w:num>
  <w:num w:numId="14" w16cid:durableId="1128431136">
    <w:abstractNumId w:val="40"/>
  </w:num>
  <w:num w:numId="15" w16cid:durableId="1823545107">
    <w:abstractNumId w:val="17"/>
  </w:num>
  <w:num w:numId="16" w16cid:durableId="1477599826">
    <w:abstractNumId w:val="136"/>
  </w:num>
  <w:num w:numId="17" w16cid:durableId="674693436">
    <w:abstractNumId w:val="33"/>
  </w:num>
  <w:num w:numId="18" w16cid:durableId="1189298729">
    <w:abstractNumId w:val="0"/>
  </w:num>
  <w:num w:numId="19" w16cid:durableId="1194268847">
    <w:abstractNumId w:val="99"/>
  </w:num>
  <w:num w:numId="20" w16cid:durableId="425929959">
    <w:abstractNumId w:val="52"/>
  </w:num>
  <w:num w:numId="21" w16cid:durableId="1336766590">
    <w:abstractNumId w:val="39"/>
  </w:num>
  <w:num w:numId="22" w16cid:durableId="299575569">
    <w:abstractNumId w:val="42"/>
  </w:num>
  <w:num w:numId="23" w16cid:durableId="2116748209">
    <w:abstractNumId w:val="193"/>
  </w:num>
  <w:num w:numId="24" w16cid:durableId="1140463774">
    <w:abstractNumId w:val="93"/>
  </w:num>
  <w:num w:numId="25" w16cid:durableId="1414856887">
    <w:abstractNumId w:val="67"/>
  </w:num>
  <w:num w:numId="26" w16cid:durableId="1854491085">
    <w:abstractNumId w:val="143"/>
  </w:num>
  <w:num w:numId="27" w16cid:durableId="385882331">
    <w:abstractNumId w:val="18"/>
  </w:num>
  <w:num w:numId="28" w16cid:durableId="2115438307">
    <w:abstractNumId w:val="146"/>
  </w:num>
  <w:num w:numId="29" w16cid:durableId="175194261">
    <w:abstractNumId w:val="149"/>
  </w:num>
  <w:num w:numId="30" w16cid:durableId="1259099421">
    <w:abstractNumId w:val="21"/>
  </w:num>
  <w:num w:numId="31" w16cid:durableId="902833088">
    <w:abstractNumId w:val="97"/>
  </w:num>
  <w:num w:numId="32" w16cid:durableId="127479663">
    <w:abstractNumId w:val="181"/>
  </w:num>
  <w:num w:numId="33" w16cid:durableId="701563763">
    <w:abstractNumId w:val="98"/>
  </w:num>
  <w:num w:numId="34" w16cid:durableId="1266381699">
    <w:abstractNumId w:val="118"/>
  </w:num>
  <w:num w:numId="35" w16cid:durableId="345524913">
    <w:abstractNumId w:val="20"/>
  </w:num>
  <w:num w:numId="36" w16cid:durableId="1661154029">
    <w:abstractNumId w:val="161"/>
  </w:num>
  <w:num w:numId="37" w16cid:durableId="2139445207">
    <w:abstractNumId w:val="65"/>
  </w:num>
  <w:num w:numId="38" w16cid:durableId="1195650816">
    <w:abstractNumId w:val="87"/>
  </w:num>
  <w:num w:numId="39" w16cid:durableId="1903787818">
    <w:abstractNumId w:val="13"/>
  </w:num>
  <w:num w:numId="40" w16cid:durableId="1667585747">
    <w:abstractNumId w:val="32"/>
  </w:num>
  <w:num w:numId="41" w16cid:durableId="1387796729">
    <w:abstractNumId w:val="22"/>
  </w:num>
  <w:num w:numId="42" w16cid:durableId="611015313">
    <w:abstractNumId w:val="202"/>
  </w:num>
  <w:num w:numId="43" w16cid:durableId="1337465596">
    <w:abstractNumId w:val="54"/>
  </w:num>
  <w:num w:numId="44" w16cid:durableId="1752699577">
    <w:abstractNumId w:val="179"/>
  </w:num>
  <w:num w:numId="45" w16cid:durableId="2116558430">
    <w:abstractNumId w:val="194"/>
  </w:num>
  <w:num w:numId="46" w16cid:durableId="1067844250">
    <w:abstractNumId w:val="71"/>
  </w:num>
  <w:num w:numId="47" w16cid:durableId="872110433">
    <w:abstractNumId w:val="162"/>
  </w:num>
  <w:num w:numId="48" w16cid:durableId="59912108">
    <w:abstractNumId w:val="163"/>
  </w:num>
  <w:num w:numId="49" w16cid:durableId="382098646">
    <w:abstractNumId w:val="188"/>
  </w:num>
  <w:num w:numId="50" w16cid:durableId="1050491766">
    <w:abstractNumId w:val="107"/>
  </w:num>
  <w:num w:numId="51" w16cid:durableId="1732263855">
    <w:abstractNumId w:val="53"/>
  </w:num>
  <w:num w:numId="52" w16cid:durableId="1300452148">
    <w:abstractNumId w:val="90"/>
  </w:num>
  <w:num w:numId="53" w16cid:durableId="1872526319">
    <w:abstractNumId w:val="191"/>
  </w:num>
  <w:num w:numId="54" w16cid:durableId="752049731">
    <w:abstractNumId w:val="199"/>
  </w:num>
  <w:num w:numId="55" w16cid:durableId="48385189">
    <w:abstractNumId w:val="117"/>
  </w:num>
  <w:num w:numId="56" w16cid:durableId="537475103">
    <w:abstractNumId w:val="186"/>
  </w:num>
  <w:num w:numId="57" w16cid:durableId="1883903196">
    <w:abstractNumId w:val="109"/>
  </w:num>
  <w:num w:numId="58" w16cid:durableId="175271844">
    <w:abstractNumId w:val="165"/>
  </w:num>
  <w:num w:numId="59" w16cid:durableId="248658224">
    <w:abstractNumId w:val="62"/>
  </w:num>
  <w:num w:numId="60" w16cid:durableId="1129202848">
    <w:abstractNumId w:val="74"/>
  </w:num>
  <w:num w:numId="61" w16cid:durableId="1333096149">
    <w:abstractNumId w:val="154"/>
  </w:num>
  <w:num w:numId="62" w16cid:durableId="538713372">
    <w:abstractNumId w:val="171"/>
  </w:num>
  <w:num w:numId="63" w16cid:durableId="2072539282">
    <w:abstractNumId w:val="44"/>
  </w:num>
  <w:num w:numId="64" w16cid:durableId="1209491452">
    <w:abstractNumId w:val="103"/>
  </w:num>
  <w:num w:numId="65" w16cid:durableId="1732003096">
    <w:abstractNumId w:val="47"/>
  </w:num>
  <w:num w:numId="66" w16cid:durableId="880171514">
    <w:abstractNumId w:val="200"/>
  </w:num>
  <w:num w:numId="67" w16cid:durableId="359740152">
    <w:abstractNumId w:val="73"/>
  </w:num>
  <w:num w:numId="68" w16cid:durableId="962929852">
    <w:abstractNumId w:val="1"/>
  </w:num>
  <w:num w:numId="69" w16cid:durableId="282345638">
    <w:abstractNumId w:val="147"/>
  </w:num>
  <w:num w:numId="70" w16cid:durableId="1809083904">
    <w:abstractNumId w:val="12"/>
  </w:num>
  <w:num w:numId="71" w16cid:durableId="674721090">
    <w:abstractNumId w:val="25"/>
  </w:num>
  <w:num w:numId="72" w16cid:durableId="220294417">
    <w:abstractNumId w:val="70"/>
  </w:num>
  <w:num w:numId="73" w16cid:durableId="321664076">
    <w:abstractNumId w:val="177"/>
  </w:num>
  <w:num w:numId="74" w16cid:durableId="1826318787">
    <w:abstractNumId w:val="3"/>
  </w:num>
  <w:num w:numId="75" w16cid:durableId="1392918927">
    <w:abstractNumId w:val="60"/>
  </w:num>
  <w:num w:numId="76" w16cid:durableId="1267889138">
    <w:abstractNumId w:val="4"/>
  </w:num>
  <w:num w:numId="77" w16cid:durableId="746463906">
    <w:abstractNumId w:val="156"/>
  </w:num>
  <w:num w:numId="78" w16cid:durableId="1798640089">
    <w:abstractNumId w:val="150"/>
  </w:num>
  <w:num w:numId="79" w16cid:durableId="1387684256">
    <w:abstractNumId w:val="176"/>
  </w:num>
  <w:num w:numId="80" w16cid:durableId="121655748">
    <w:abstractNumId w:val="48"/>
  </w:num>
  <w:num w:numId="81" w16cid:durableId="1944729635">
    <w:abstractNumId w:val="128"/>
  </w:num>
  <w:num w:numId="82" w16cid:durableId="2042511514">
    <w:abstractNumId w:val="28"/>
  </w:num>
  <w:num w:numId="83" w16cid:durableId="1302880794">
    <w:abstractNumId w:val="119"/>
  </w:num>
  <w:num w:numId="84" w16cid:durableId="690377541">
    <w:abstractNumId w:val="131"/>
  </w:num>
  <w:num w:numId="85" w16cid:durableId="1889606572">
    <w:abstractNumId w:val="123"/>
  </w:num>
  <w:num w:numId="86" w16cid:durableId="551813308">
    <w:abstractNumId w:val="157"/>
  </w:num>
  <w:num w:numId="87" w16cid:durableId="1419978501">
    <w:abstractNumId w:val="58"/>
  </w:num>
  <w:num w:numId="88" w16cid:durableId="1896042715">
    <w:abstractNumId w:val="173"/>
  </w:num>
  <w:num w:numId="89" w16cid:durableId="1892303044">
    <w:abstractNumId w:val="46"/>
  </w:num>
  <w:num w:numId="90" w16cid:durableId="1016660824">
    <w:abstractNumId w:val="9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100104378">
    <w:abstractNumId w:val="57"/>
  </w:num>
  <w:num w:numId="92" w16cid:durableId="1089235221">
    <w:abstractNumId w:val="197"/>
  </w:num>
  <w:num w:numId="93" w16cid:durableId="336005915">
    <w:abstractNumId w:val="187"/>
  </w:num>
  <w:num w:numId="94" w16cid:durableId="883367031">
    <w:abstractNumId w:val="130"/>
  </w:num>
  <w:num w:numId="95" w16cid:durableId="1195312464">
    <w:abstractNumId w:val="144"/>
  </w:num>
  <w:num w:numId="96" w16cid:durableId="213781655">
    <w:abstractNumId w:val="63"/>
  </w:num>
  <w:num w:numId="97" w16cid:durableId="981272271">
    <w:abstractNumId w:val="7"/>
  </w:num>
  <w:num w:numId="98" w16cid:durableId="1400251775">
    <w:abstractNumId w:val="139"/>
  </w:num>
  <w:num w:numId="99" w16cid:durableId="753473753">
    <w:abstractNumId w:val="159"/>
  </w:num>
  <w:num w:numId="100" w16cid:durableId="1713656100">
    <w:abstractNumId w:val="72"/>
  </w:num>
  <w:num w:numId="101" w16cid:durableId="384839229">
    <w:abstractNumId w:val="148"/>
  </w:num>
  <w:num w:numId="102" w16cid:durableId="501312182">
    <w:abstractNumId w:val="10"/>
  </w:num>
  <w:num w:numId="103" w16cid:durableId="2040233046">
    <w:abstractNumId w:val="183"/>
  </w:num>
  <w:num w:numId="104" w16cid:durableId="1162963527">
    <w:abstractNumId w:val="190"/>
  </w:num>
  <w:num w:numId="105" w16cid:durableId="219563861">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466508443">
    <w:abstractNumId w:val="142"/>
  </w:num>
  <w:num w:numId="107" w16cid:durableId="2089376548">
    <w:abstractNumId w:val="155"/>
  </w:num>
  <w:num w:numId="108" w16cid:durableId="1031102505">
    <w:abstractNumId w:val="102"/>
  </w:num>
  <w:num w:numId="109" w16cid:durableId="697439014">
    <w:abstractNumId w:val="78"/>
  </w:num>
  <w:num w:numId="110" w16cid:durableId="787358729">
    <w:abstractNumId w:val="29"/>
  </w:num>
  <w:num w:numId="111" w16cid:durableId="394399053">
    <w:abstractNumId w:val="158"/>
  </w:num>
  <w:num w:numId="112" w16cid:durableId="644699967">
    <w:abstractNumId w:val="101"/>
  </w:num>
  <w:num w:numId="113" w16cid:durableId="1550452602">
    <w:abstractNumId w:val="2"/>
  </w:num>
  <w:num w:numId="114" w16cid:durableId="960918073">
    <w:abstractNumId w:val="89"/>
  </w:num>
  <w:num w:numId="115" w16cid:durableId="632100209">
    <w:abstractNumId w:val="83"/>
  </w:num>
  <w:num w:numId="116" w16cid:durableId="1149205344">
    <w:abstractNumId w:val="11"/>
  </w:num>
  <w:num w:numId="117" w16cid:durableId="1752659008">
    <w:abstractNumId w:val="14"/>
  </w:num>
  <w:num w:numId="118" w16cid:durableId="52848708">
    <w:abstractNumId w:val="135"/>
  </w:num>
  <w:num w:numId="119" w16cid:durableId="902717091">
    <w:abstractNumId w:val="170"/>
  </w:num>
  <w:num w:numId="120" w16cid:durableId="1881818334">
    <w:abstractNumId w:val="36"/>
  </w:num>
  <w:num w:numId="121" w16cid:durableId="959268003">
    <w:abstractNumId w:val="86"/>
  </w:num>
  <w:num w:numId="122" w16cid:durableId="1959295702">
    <w:abstractNumId w:val="8"/>
  </w:num>
  <w:num w:numId="123" w16cid:durableId="714895126">
    <w:abstractNumId w:val="195"/>
  </w:num>
  <w:num w:numId="124" w16cid:durableId="1554731869">
    <w:abstractNumId w:val="68"/>
  </w:num>
  <w:num w:numId="125" w16cid:durableId="1669944412">
    <w:abstractNumId w:val="56"/>
  </w:num>
  <w:num w:numId="126" w16cid:durableId="1425998406">
    <w:abstractNumId w:val="182"/>
  </w:num>
  <w:num w:numId="127" w16cid:durableId="1959333695">
    <w:abstractNumId w:val="9"/>
  </w:num>
  <w:num w:numId="128" w16cid:durableId="783957704">
    <w:abstractNumId w:val="108"/>
  </w:num>
  <w:num w:numId="129" w16cid:durableId="1532718032">
    <w:abstractNumId w:val="122"/>
  </w:num>
  <w:num w:numId="130" w16cid:durableId="1755204059">
    <w:abstractNumId w:val="50"/>
  </w:num>
  <w:num w:numId="131" w16cid:durableId="703868589">
    <w:abstractNumId w:val="110"/>
  </w:num>
  <w:num w:numId="132" w16cid:durableId="1338772407">
    <w:abstractNumId w:val="19"/>
  </w:num>
  <w:num w:numId="133" w16cid:durableId="980773722">
    <w:abstractNumId w:val="61"/>
  </w:num>
  <w:num w:numId="134" w16cid:durableId="1526670648">
    <w:abstractNumId w:val="203"/>
  </w:num>
  <w:num w:numId="135" w16cid:durableId="87117505">
    <w:abstractNumId w:val="15"/>
  </w:num>
  <w:num w:numId="136" w16cid:durableId="1829175459">
    <w:abstractNumId w:val="16"/>
  </w:num>
  <w:num w:numId="137" w16cid:durableId="585186665">
    <w:abstractNumId w:val="75"/>
  </w:num>
  <w:num w:numId="138" w16cid:durableId="89392513">
    <w:abstractNumId w:val="112"/>
  </w:num>
  <w:num w:numId="139" w16cid:durableId="1320618746">
    <w:abstractNumId w:val="85"/>
  </w:num>
  <w:num w:numId="140" w16cid:durableId="1603881773">
    <w:abstractNumId w:val="88"/>
  </w:num>
  <w:num w:numId="141" w16cid:durableId="1804154615">
    <w:abstractNumId w:val="125"/>
  </w:num>
  <w:num w:numId="142" w16cid:durableId="1888645873">
    <w:abstractNumId w:val="134"/>
  </w:num>
  <w:num w:numId="143" w16cid:durableId="1516727801">
    <w:abstractNumId w:val="76"/>
  </w:num>
  <w:num w:numId="144" w16cid:durableId="1151366979">
    <w:abstractNumId w:val="38"/>
  </w:num>
  <w:num w:numId="145" w16cid:durableId="470563703">
    <w:abstractNumId w:val="127"/>
  </w:num>
  <w:num w:numId="146" w16cid:durableId="743264313">
    <w:abstractNumId w:val="129"/>
  </w:num>
  <w:num w:numId="147" w16cid:durableId="2003465369">
    <w:abstractNumId w:val="91"/>
  </w:num>
  <w:num w:numId="148" w16cid:durableId="1472285617">
    <w:abstractNumId w:val="26"/>
  </w:num>
  <w:num w:numId="149" w16cid:durableId="977301136">
    <w:abstractNumId w:val="192"/>
  </w:num>
  <w:num w:numId="150" w16cid:durableId="1398749003">
    <w:abstractNumId w:val="174"/>
  </w:num>
  <w:num w:numId="151" w16cid:durableId="1842349952">
    <w:abstractNumId w:val="37"/>
  </w:num>
  <w:num w:numId="152" w16cid:durableId="1078135581">
    <w:abstractNumId w:val="180"/>
  </w:num>
  <w:num w:numId="153" w16cid:durableId="764110457">
    <w:abstractNumId w:val="172"/>
  </w:num>
  <w:num w:numId="154" w16cid:durableId="1364790622">
    <w:abstractNumId w:val="59"/>
  </w:num>
  <w:num w:numId="155" w16cid:durableId="84035467">
    <w:abstractNumId w:val="126"/>
  </w:num>
  <w:num w:numId="156" w16cid:durableId="227156952">
    <w:abstractNumId w:val="116"/>
  </w:num>
  <w:num w:numId="157" w16cid:durableId="1258828805">
    <w:abstractNumId w:val="100"/>
  </w:num>
  <w:num w:numId="158" w16cid:durableId="711804278">
    <w:abstractNumId w:val="24"/>
  </w:num>
  <w:num w:numId="159" w16cid:durableId="726102243">
    <w:abstractNumId w:val="6"/>
  </w:num>
  <w:num w:numId="160" w16cid:durableId="561016967">
    <w:abstractNumId w:val="35"/>
  </w:num>
  <w:num w:numId="161" w16cid:durableId="1501772309">
    <w:abstractNumId w:val="132"/>
  </w:num>
  <w:num w:numId="162" w16cid:durableId="27223677">
    <w:abstractNumId w:val="185"/>
  </w:num>
  <w:num w:numId="163" w16cid:durableId="491717554">
    <w:abstractNumId w:val="151"/>
  </w:num>
  <w:num w:numId="164" w16cid:durableId="1891719569">
    <w:abstractNumId w:val="153"/>
  </w:num>
  <w:num w:numId="165" w16cid:durableId="1909218717">
    <w:abstractNumId w:val="31"/>
  </w:num>
  <w:num w:numId="166" w16cid:durableId="1562910606">
    <w:abstractNumId w:val="198"/>
  </w:num>
  <w:num w:numId="167" w16cid:durableId="831408950">
    <w:abstractNumId w:val="51"/>
  </w:num>
  <w:num w:numId="168" w16cid:durableId="422190543">
    <w:abstractNumId w:val="111"/>
  </w:num>
  <w:num w:numId="169" w16cid:durableId="1065681754">
    <w:abstractNumId w:val="94"/>
  </w:num>
  <w:num w:numId="170" w16cid:durableId="514078111">
    <w:abstractNumId w:val="124"/>
  </w:num>
  <w:num w:numId="171" w16cid:durableId="1924802674">
    <w:abstractNumId w:val="115"/>
  </w:num>
  <w:num w:numId="172" w16cid:durableId="1777867227">
    <w:abstractNumId w:val="27"/>
  </w:num>
  <w:num w:numId="173" w16cid:durableId="1260219009">
    <w:abstractNumId w:val="55"/>
  </w:num>
  <w:num w:numId="174" w16cid:durableId="225577677">
    <w:abstractNumId w:val="30"/>
  </w:num>
  <w:num w:numId="175" w16cid:durableId="1784881443">
    <w:abstractNumId w:val="178"/>
  </w:num>
  <w:num w:numId="176" w16cid:durableId="1992826482">
    <w:abstractNumId w:val="45"/>
  </w:num>
  <w:num w:numId="177" w16cid:durableId="1302228480">
    <w:abstractNumId w:val="106"/>
  </w:num>
  <w:num w:numId="178" w16cid:durableId="1984698782">
    <w:abstractNumId w:val="189"/>
  </w:num>
  <w:num w:numId="179" w16cid:durableId="287781588">
    <w:abstractNumId w:val="201"/>
  </w:num>
  <w:num w:numId="180" w16cid:durableId="731348789">
    <w:abstractNumId w:val="137"/>
  </w:num>
  <w:num w:numId="181" w16cid:durableId="178281934">
    <w:abstractNumId w:val="168"/>
  </w:num>
  <w:num w:numId="182" w16cid:durableId="1648437821">
    <w:abstractNumId w:val="66"/>
  </w:num>
  <w:num w:numId="183" w16cid:durableId="1381827457">
    <w:abstractNumId w:val="41"/>
  </w:num>
  <w:num w:numId="184" w16cid:durableId="2028827204">
    <w:abstractNumId w:val="82"/>
  </w:num>
  <w:num w:numId="185" w16cid:durableId="1290624900">
    <w:abstractNumId w:val="23"/>
  </w:num>
  <w:num w:numId="186" w16cid:durableId="1895920066">
    <w:abstractNumId w:val="152"/>
  </w:num>
  <w:num w:numId="187" w16cid:durableId="539443061">
    <w:abstractNumId w:val="84"/>
  </w:num>
  <w:num w:numId="188" w16cid:durableId="42144217">
    <w:abstractNumId w:val="145"/>
  </w:num>
  <w:num w:numId="189" w16cid:durableId="2071147654">
    <w:abstractNumId w:val="79"/>
  </w:num>
  <w:num w:numId="190" w16cid:durableId="105396702">
    <w:abstractNumId w:val="77"/>
  </w:num>
  <w:num w:numId="191" w16cid:durableId="866136816">
    <w:abstractNumId w:val="175"/>
  </w:num>
  <w:num w:numId="192" w16cid:durableId="1162311392">
    <w:abstractNumId w:val="104"/>
  </w:num>
  <w:num w:numId="193" w16cid:durableId="1337996974">
    <w:abstractNumId w:val="167"/>
  </w:num>
  <w:num w:numId="194" w16cid:durableId="1122269000">
    <w:abstractNumId w:val="140"/>
  </w:num>
  <w:num w:numId="195" w16cid:durableId="1232039218">
    <w:abstractNumId w:val="133"/>
  </w:num>
  <w:num w:numId="196" w16cid:durableId="1394432004">
    <w:abstractNumId w:val="164"/>
  </w:num>
  <w:num w:numId="197" w16cid:durableId="82461783">
    <w:abstractNumId w:val="196"/>
  </w:num>
  <w:num w:numId="198" w16cid:durableId="1920558571">
    <w:abstractNumId w:val="95"/>
  </w:num>
  <w:num w:numId="199" w16cid:durableId="272249452">
    <w:abstractNumId w:val="64"/>
  </w:num>
  <w:num w:numId="200" w16cid:durableId="2117557000">
    <w:abstractNumId w:val="5"/>
  </w:num>
  <w:num w:numId="201" w16cid:durableId="1073628320">
    <w:abstractNumId w:val="166"/>
  </w:num>
  <w:num w:numId="202" w16cid:durableId="1020350120">
    <w:abstractNumId w:val="121"/>
  </w:num>
  <w:num w:numId="203" w16cid:durableId="1167359585">
    <w:abstractNumId w:val="69"/>
  </w:num>
  <w:num w:numId="204" w16cid:durableId="980689824">
    <w:abstractNumId w:val="184"/>
  </w:num>
  <w:num w:numId="205" w16cid:durableId="295645966">
    <w:abstractNumId w:val="120"/>
  </w:num>
  <w:numIdMacAtCleanup w:val="20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m Hewitt">
    <w15:presenceInfo w15:providerId="AD" w15:userId="S::jhewitt@ramp.com::af720903-e6ad-47ca-812a-749a888993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B8E"/>
    <w:rsid w:val="000002EF"/>
    <w:rsid w:val="000012DA"/>
    <w:rsid w:val="0000136C"/>
    <w:rsid w:val="0000185B"/>
    <w:rsid w:val="000018A9"/>
    <w:rsid w:val="0000199C"/>
    <w:rsid w:val="00001AC2"/>
    <w:rsid w:val="00001C29"/>
    <w:rsid w:val="00001CF3"/>
    <w:rsid w:val="0000259A"/>
    <w:rsid w:val="00002944"/>
    <w:rsid w:val="00002B54"/>
    <w:rsid w:val="000032AC"/>
    <w:rsid w:val="00003847"/>
    <w:rsid w:val="00003892"/>
    <w:rsid w:val="000038AA"/>
    <w:rsid w:val="00003CCF"/>
    <w:rsid w:val="00003D45"/>
    <w:rsid w:val="00004391"/>
    <w:rsid w:val="0000547B"/>
    <w:rsid w:val="000057CB"/>
    <w:rsid w:val="00005FE7"/>
    <w:rsid w:val="00006E15"/>
    <w:rsid w:val="00007558"/>
    <w:rsid w:val="00010176"/>
    <w:rsid w:val="000103DA"/>
    <w:rsid w:val="000119C1"/>
    <w:rsid w:val="00011A6A"/>
    <w:rsid w:val="00011A93"/>
    <w:rsid w:val="00011E1C"/>
    <w:rsid w:val="000128DF"/>
    <w:rsid w:val="0001302C"/>
    <w:rsid w:val="00013CBB"/>
    <w:rsid w:val="0001441F"/>
    <w:rsid w:val="00014429"/>
    <w:rsid w:val="000146FF"/>
    <w:rsid w:val="00014BC7"/>
    <w:rsid w:val="00015679"/>
    <w:rsid w:val="00015F45"/>
    <w:rsid w:val="0001604D"/>
    <w:rsid w:val="00016925"/>
    <w:rsid w:val="000169C3"/>
    <w:rsid w:val="00016FE4"/>
    <w:rsid w:val="00017351"/>
    <w:rsid w:val="000173E9"/>
    <w:rsid w:val="000200B0"/>
    <w:rsid w:val="00020111"/>
    <w:rsid w:val="000205D2"/>
    <w:rsid w:val="00020609"/>
    <w:rsid w:val="00020BA2"/>
    <w:rsid w:val="00020D09"/>
    <w:rsid w:val="00021469"/>
    <w:rsid w:val="000214C2"/>
    <w:rsid w:val="0002161C"/>
    <w:rsid w:val="000217A1"/>
    <w:rsid w:val="000222D7"/>
    <w:rsid w:val="000239CB"/>
    <w:rsid w:val="00023C37"/>
    <w:rsid w:val="00023CC8"/>
    <w:rsid w:val="000240A8"/>
    <w:rsid w:val="00024555"/>
    <w:rsid w:val="00024815"/>
    <w:rsid w:val="0002558A"/>
    <w:rsid w:val="00025D7C"/>
    <w:rsid w:val="000261F5"/>
    <w:rsid w:val="000264A1"/>
    <w:rsid w:val="00026912"/>
    <w:rsid w:val="000273C6"/>
    <w:rsid w:val="00027839"/>
    <w:rsid w:val="000278B8"/>
    <w:rsid w:val="00027D71"/>
    <w:rsid w:val="00027FD5"/>
    <w:rsid w:val="00030020"/>
    <w:rsid w:val="00030758"/>
    <w:rsid w:val="00031024"/>
    <w:rsid w:val="00032574"/>
    <w:rsid w:val="000327EC"/>
    <w:rsid w:val="00032C32"/>
    <w:rsid w:val="00032EB1"/>
    <w:rsid w:val="00032F82"/>
    <w:rsid w:val="0003324B"/>
    <w:rsid w:val="000336C4"/>
    <w:rsid w:val="000337B4"/>
    <w:rsid w:val="00033BB6"/>
    <w:rsid w:val="00034404"/>
    <w:rsid w:val="000344BD"/>
    <w:rsid w:val="00034E2F"/>
    <w:rsid w:val="0003553C"/>
    <w:rsid w:val="000355A9"/>
    <w:rsid w:val="0003588A"/>
    <w:rsid w:val="0003695B"/>
    <w:rsid w:val="00037372"/>
    <w:rsid w:val="00040533"/>
    <w:rsid w:val="000405E1"/>
    <w:rsid w:val="00040B23"/>
    <w:rsid w:val="000411FD"/>
    <w:rsid w:val="00041739"/>
    <w:rsid w:val="000418B5"/>
    <w:rsid w:val="00041BF5"/>
    <w:rsid w:val="000429C9"/>
    <w:rsid w:val="00043067"/>
    <w:rsid w:val="00043246"/>
    <w:rsid w:val="000436D6"/>
    <w:rsid w:val="00043ED3"/>
    <w:rsid w:val="000442DD"/>
    <w:rsid w:val="0004440A"/>
    <w:rsid w:val="000448A1"/>
    <w:rsid w:val="00044BCC"/>
    <w:rsid w:val="00044F09"/>
    <w:rsid w:val="00044F0A"/>
    <w:rsid w:val="00045394"/>
    <w:rsid w:val="00046713"/>
    <w:rsid w:val="0004681B"/>
    <w:rsid w:val="00046DF8"/>
    <w:rsid w:val="00047493"/>
    <w:rsid w:val="000477BD"/>
    <w:rsid w:val="00047DD1"/>
    <w:rsid w:val="00050437"/>
    <w:rsid w:val="0005047E"/>
    <w:rsid w:val="000506D4"/>
    <w:rsid w:val="000507E7"/>
    <w:rsid w:val="00050D1D"/>
    <w:rsid w:val="00051F74"/>
    <w:rsid w:val="000525D3"/>
    <w:rsid w:val="000526DF"/>
    <w:rsid w:val="00052743"/>
    <w:rsid w:val="00052AF7"/>
    <w:rsid w:val="00053CBD"/>
    <w:rsid w:val="00053D3F"/>
    <w:rsid w:val="000541C3"/>
    <w:rsid w:val="000546B2"/>
    <w:rsid w:val="00054D05"/>
    <w:rsid w:val="00054D68"/>
    <w:rsid w:val="000550D1"/>
    <w:rsid w:val="000555D9"/>
    <w:rsid w:val="000556B4"/>
    <w:rsid w:val="00055DE2"/>
    <w:rsid w:val="00055E12"/>
    <w:rsid w:val="0005634A"/>
    <w:rsid w:val="000563D5"/>
    <w:rsid w:val="00056558"/>
    <w:rsid w:val="00056C4C"/>
    <w:rsid w:val="00057399"/>
    <w:rsid w:val="000573C8"/>
    <w:rsid w:val="000573FE"/>
    <w:rsid w:val="00057821"/>
    <w:rsid w:val="00057876"/>
    <w:rsid w:val="000578B7"/>
    <w:rsid w:val="00057F2A"/>
    <w:rsid w:val="00060AC4"/>
    <w:rsid w:val="00060EEE"/>
    <w:rsid w:val="000616D8"/>
    <w:rsid w:val="00061850"/>
    <w:rsid w:val="000618F6"/>
    <w:rsid w:val="0006192C"/>
    <w:rsid w:val="0006213D"/>
    <w:rsid w:val="000630B6"/>
    <w:rsid w:val="000633FD"/>
    <w:rsid w:val="00063A34"/>
    <w:rsid w:val="00063F49"/>
    <w:rsid w:val="000648BE"/>
    <w:rsid w:val="00064CA4"/>
    <w:rsid w:val="00064DE6"/>
    <w:rsid w:val="00065735"/>
    <w:rsid w:val="00065F6C"/>
    <w:rsid w:val="0006618E"/>
    <w:rsid w:val="000661D1"/>
    <w:rsid w:val="00066235"/>
    <w:rsid w:val="000679CB"/>
    <w:rsid w:val="00067AE6"/>
    <w:rsid w:val="00067C67"/>
    <w:rsid w:val="00067CCF"/>
    <w:rsid w:val="000707E9"/>
    <w:rsid w:val="00071083"/>
    <w:rsid w:val="000713E8"/>
    <w:rsid w:val="00071618"/>
    <w:rsid w:val="00071EDE"/>
    <w:rsid w:val="00072071"/>
    <w:rsid w:val="00072DBE"/>
    <w:rsid w:val="00073599"/>
    <w:rsid w:val="000737A5"/>
    <w:rsid w:val="00073E1C"/>
    <w:rsid w:val="00073ED6"/>
    <w:rsid w:val="000746DE"/>
    <w:rsid w:val="00075039"/>
    <w:rsid w:val="00075628"/>
    <w:rsid w:val="0007569D"/>
    <w:rsid w:val="00075876"/>
    <w:rsid w:val="00075F16"/>
    <w:rsid w:val="00077483"/>
    <w:rsid w:val="00077486"/>
    <w:rsid w:val="0007758C"/>
    <w:rsid w:val="0007775D"/>
    <w:rsid w:val="000779BC"/>
    <w:rsid w:val="00077C93"/>
    <w:rsid w:val="00077FD3"/>
    <w:rsid w:val="000801C0"/>
    <w:rsid w:val="00080531"/>
    <w:rsid w:val="00081148"/>
    <w:rsid w:val="000811E8"/>
    <w:rsid w:val="000812E3"/>
    <w:rsid w:val="00081603"/>
    <w:rsid w:val="00081B93"/>
    <w:rsid w:val="00081DFF"/>
    <w:rsid w:val="00081EB5"/>
    <w:rsid w:val="00081FB9"/>
    <w:rsid w:val="00082B2A"/>
    <w:rsid w:val="000830DD"/>
    <w:rsid w:val="0008443F"/>
    <w:rsid w:val="00084935"/>
    <w:rsid w:val="00085332"/>
    <w:rsid w:val="0008550F"/>
    <w:rsid w:val="00086258"/>
    <w:rsid w:val="00086F12"/>
    <w:rsid w:val="00086FF6"/>
    <w:rsid w:val="00087320"/>
    <w:rsid w:val="000875C6"/>
    <w:rsid w:val="00087B5D"/>
    <w:rsid w:val="000903EE"/>
    <w:rsid w:val="0009059A"/>
    <w:rsid w:val="00090864"/>
    <w:rsid w:val="00091516"/>
    <w:rsid w:val="00091ADE"/>
    <w:rsid w:val="00091E61"/>
    <w:rsid w:val="00092379"/>
    <w:rsid w:val="00092B99"/>
    <w:rsid w:val="000930C0"/>
    <w:rsid w:val="000930D1"/>
    <w:rsid w:val="00093228"/>
    <w:rsid w:val="0009353E"/>
    <w:rsid w:val="00093C94"/>
    <w:rsid w:val="00094131"/>
    <w:rsid w:val="00094306"/>
    <w:rsid w:val="00094AB9"/>
    <w:rsid w:val="00094DCA"/>
    <w:rsid w:val="00095704"/>
    <w:rsid w:val="0009593C"/>
    <w:rsid w:val="00096084"/>
    <w:rsid w:val="000963D2"/>
    <w:rsid w:val="00096E64"/>
    <w:rsid w:val="000A04ED"/>
    <w:rsid w:val="000A10F8"/>
    <w:rsid w:val="000A150E"/>
    <w:rsid w:val="000A15E7"/>
    <w:rsid w:val="000A18CB"/>
    <w:rsid w:val="000A1FC8"/>
    <w:rsid w:val="000A24F2"/>
    <w:rsid w:val="000A2580"/>
    <w:rsid w:val="000A2CFC"/>
    <w:rsid w:val="000A2E66"/>
    <w:rsid w:val="000A2FD0"/>
    <w:rsid w:val="000A3321"/>
    <w:rsid w:val="000A33D8"/>
    <w:rsid w:val="000A35DC"/>
    <w:rsid w:val="000A398C"/>
    <w:rsid w:val="000A3A71"/>
    <w:rsid w:val="000A3AF1"/>
    <w:rsid w:val="000A3F8B"/>
    <w:rsid w:val="000A505C"/>
    <w:rsid w:val="000A5397"/>
    <w:rsid w:val="000A540D"/>
    <w:rsid w:val="000A59AD"/>
    <w:rsid w:val="000A6313"/>
    <w:rsid w:val="000A6395"/>
    <w:rsid w:val="000A7475"/>
    <w:rsid w:val="000A7865"/>
    <w:rsid w:val="000A787F"/>
    <w:rsid w:val="000A78C1"/>
    <w:rsid w:val="000A78CC"/>
    <w:rsid w:val="000A7CF7"/>
    <w:rsid w:val="000A7F3B"/>
    <w:rsid w:val="000B0A46"/>
    <w:rsid w:val="000B0B5A"/>
    <w:rsid w:val="000B0D20"/>
    <w:rsid w:val="000B0D2A"/>
    <w:rsid w:val="000B0F8E"/>
    <w:rsid w:val="000B1177"/>
    <w:rsid w:val="000B1582"/>
    <w:rsid w:val="000B1926"/>
    <w:rsid w:val="000B1CCA"/>
    <w:rsid w:val="000B2730"/>
    <w:rsid w:val="000B2AA2"/>
    <w:rsid w:val="000B2BD0"/>
    <w:rsid w:val="000B3128"/>
    <w:rsid w:val="000B36AB"/>
    <w:rsid w:val="000B42B7"/>
    <w:rsid w:val="000B4629"/>
    <w:rsid w:val="000B4A47"/>
    <w:rsid w:val="000B519A"/>
    <w:rsid w:val="000B5332"/>
    <w:rsid w:val="000B5511"/>
    <w:rsid w:val="000B598E"/>
    <w:rsid w:val="000B5BD0"/>
    <w:rsid w:val="000B665F"/>
    <w:rsid w:val="000B68FD"/>
    <w:rsid w:val="000B6E1A"/>
    <w:rsid w:val="000B6E48"/>
    <w:rsid w:val="000B7724"/>
    <w:rsid w:val="000B7BEA"/>
    <w:rsid w:val="000B7C95"/>
    <w:rsid w:val="000B7D3E"/>
    <w:rsid w:val="000C0242"/>
    <w:rsid w:val="000C0B72"/>
    <w:rsid w:val="000C0BCB"/>
    <w:rsid w:val="000C0FAD"/>
    <w:rsid w:val="000C12E9"/>
    <w:rsid w:val="000C17D0"/>
    <w:rsid w:val="000C1C12"/>
    <w:rsid w:val="000C236D"/>
    <w:rsid w:val="000C250C"/>
    <w:rsid w:val="000C2914"/>
    <w:rsid w:val="000C34A2"/>
    <w:rsid w:val="000C35F6"/>
    <w:rsid w:val="000C364B"/>
    <w:rsid w:val="000C3663"/>
    <w:rsid w:val="000C3907"/>
    <w:rsid w:val="000C3A50"/>
    <w:rsid w:val="000C3AF9"/>
    <w:rsid w:val="000C3DD1"/>
    <w:rsid w:val="000C4560"/>
    <w:rsid w:val="000C4792"/>
    <w:rsid w:val="000C4C0B"/>
    <w:rsid w:val="000C4DE4"/>
    <w:rsid w:val="000C5204"/>
    <w:rsid w:val="000C5461"/>
    <w:rsid w:val="000C56C0"/>
    <w:rsid w:val="000C59DD"/>
    <w:rsid w:val="000C5A6F"/>
    <w:rsid w:val="000C5DA8"/>
    <w:rsid w:val="000C7DC4"/>
    <w:rsid w:val="000D077D"/>
    <w:rsid w:val="000D07CC"/>
    <w:rsid w:val="000D090B"/>
    <w:rsid w:val="000D0C88"/>
    <w:rsid w:val="000D0C8D"/>
    <w:rsid w:val="000D0F88"/>
    <w:rsid w:val="000D1045"/>
    <w:rsid w:val="000D1446"/>
    <w:rsid w:val="000D17D7"/>
    <w:rsid w:val="000D187B"/>
    <w:rsid w:val="000D1B9B"/>
    <w:rsid w:val="000D1BA6"/>
    <w:rsid w:val="000D1BCE"/>
    <w:rsid w:val="000D1F5C"/>
    <w:rsid w:val="000D2187"/>
    <w:rsid w:val="000D256D"/>
    <w:rsid w:val="000D30FF"/>
    <w:rsid w:val="000D3994"/>
    <w:rsid w:val="000D48A2"/>
    <w:rsid w:val="000D5AFD"/>
    <w:rsid w:val="000D5FF9"/>
    <w:rsid w:val="000D64C1"/>
    <w:rsid w:val="000D65F1"/>
    <w:rsid w:val="000D6681"/>
    <w:rsid w:val="000D6A1D"/>
    <w:rsid w:val="000D6CA3"/>
    <w:rsid w:val="000D6E86"/>
    <w:rsid w:val="000D6F58"/>
    <w:rsid w:val="000D7085"/>
    <w:rsid w:val="000D7128"/>
    <w:rsid w:val="000D77BC"/>
    <w:rsid w:val="000D7828"/>
    <w:rsid w:val="000D7A82"/>
    <w:rsid w:val="000D7AF9"/>
    <w:rsid w:val="000E0897"/>
    <w:rsid w:val="000E1045"/>
    <w:rsid w:val="000E1107"/>
    <w:rsid w:val="000E1417"/>
    <w:rsid w:val="000E1476"/>
    <w:rsid w:val="000E15DB"/>
    <w:rsid w:val="000E1B6B"/>
    <w:rsid w:val="000E20EF"/>
    <w:rsid w:val="000E2178"/>
    <w:rsid w:val="000E28EB"/>
    <w:rsid w:val="000E28F9"/>
    <w:rsid w:val="000E354E"/>
    <w:rsid w:val="000E39CF"/>
    <w:rsid w:val="000E3CD8"/>
    <w:rsid w:val="000E4048"/>
    <w:rsid w:val="000E4119"/>
    <w:rsid w:val="000E4882"/>
    <w:rsid w:val="000E4922"/>
    <w:rsid w:val="000E4A05"/>
    <w:rsid w:val="000E4C80"/>
    <w:rsid w:val="000E549B"/>
    <w:rsid w:val="000E556A"/>
    <w:rsid w:val="000E57BB"/>
    <w:rsid w:val="000E5B30"/>
    <w:rsid w:val="000E63F2"/>
    <w:rsid w:val="000E76CC"/>
    <w:rsid w:val="000E7700"/>
    <w:rsid w:val="000E7D6C"/>
    <w:rsid w:val="000F0117"/>
    <w:rsid w:val="000F0EFD"/>
    <w:rsid w:val="000F18DE"/>
    <w:rsid w:val="000F22C0"/>
    <w:rsid w:val="000F236D"/>
    <w:rsid w:val="000F23EE"/>
    <w:rsid w:val="000F2502"/>
    <w:rsid w:val="000F281F"/>
    <w:rsid w:val="000F28D8"/>
    <w:rsid w:val="000F2F8B"/>
    <w:rsid w:val="000F334C"/>
    <w:rsid w:val="000F36A4"/>
    <w:rsid w:val="000F3A2C"/>
    <w:rsid w:val="000F3B3C"/>
    <w:rsid w:val="000F3CE8"/>
    <w:rsid w:val="000F401F"/>
    <w:rsid w:val="000F4204"/>
    <w:rsid w:val="000F4332"/>
    <w:rsid w:val="000F45FE"/>
    <w:rsid w:val="000F4764"/>
    <w:rsid w:val="000F4B49"/>
    <w:rsid w:val="000F4C88"/>
    <w:rsid w:val="000F53D2"/>
    <w:rsid w:val="000F54E3"/>
    <w:rsid w:val="000F5906"/>
    <w:rsid w:val="000F5D9F"/>
    <w:rsid w:val="000F6380"/>
    <w:rsid w:val="000F6511"/>
    <w:rsid w:val="000F6E45"/>
    <w:rsid w:val="000F721F"/>
    <w:rsid w:val="000F7BCF"/>
    <w:rsid w:val="00100305"/>
    <w:rsid w:val="001003D8"/>
    <w:rsid w:val="001007B7"/>
    <w:rsid w:val="00100C38"/>
    <w:rsid w:val="00100D19"/>
    <w:rsid w:val="00101B1B"/>
    <w:rsid w:val="0010257A"/>
    <w:rsid w:val="00102ACC"/>
    <w:rsid w:val="00102D93"/>
    <w:rsid w:val="00102F18"/>
    <w:rsid w:val="00103743"/>
    <w:rsid w:val="00103AEC"/>
    <w:rsid w:val="00103D92"/>
    <w:rsid w:val="00103E12"/>
    <w:rsid w:val="001044F5"/>
    <w:rsid w:val="0010453A"/>
    <w:rsid w:val="00104892"/>
    <w:rsid w:val="00104DC3"/>
    <w:rsid w:val="0010535F"/>
    <w:rsid w:val="0010541D"/>
    <w:rsid w:val="00105D7C"/>
    <w:rsid w:val="0010651B"/>
    <w:rsid w:val="00106B76"/>
    <w:rsid w:val="00106E60"/>
    <w:rsid w:val="00106E7E"/>
    <w:rsid w:val="001074E1"/>
    <w:rsid w:val="00107EC1"/>
    <w:rsid w:val="001100EC"/>
    <w:rsid w:val="0011026A"/>
    <w:rsid w:val="001102DD"/>
    <w:rsid w:val="00110676"/>
    <w:rsid w:val="001109BC"/>
    <w:rsid w:val="001119A1"/>
    <w:rsid w:val="00112342"/>
    <w:rsid w:val="00112409"/>
    <w:rsid w:val="00112E94"/>
    <w:rsid w:val="00112FF6"/>
    <w:rsid w:val="00113030"/>
    <w:rsid w:val="0011308F"/>
    <w:rsid w:val="00113562"/>
    <w:rsid w:val="001135F0"/>
    <w:rsid w:val="00113D35"/>
    <w:rsid w:val="00113FBB"/>
    <w:rsid w:val="00114127"/>
    <w:rsid w:val="00114316"/>
    <w:rsid w:val="0011505E"/>
    <w:rsid w:val="00115353"/>
    <w:rsid w:val="001154E5"/>
    <w:rsid w:val="00115635"/>
    <w:rsid w:val="00115DCC"/>
    <w:rsid w:val="001162A0"/>
    <w:rsid w:val="00116500"/>
    <w:rsid w:val="001168B4"/>
    <w:rsid w:val="00116ED1"/>
    <w:rsid w:val="00117218"/>
    <w:rsid w:val="001176A6"/>
    <w:rsid w:val="001178A9"/>
    <w:rsid w:val="001178DC"/>
    <w:rsid w:val="00117A89"/>
    <w:rsid w:val="00117CD4"/>
    <w:rsid w:val="0012017F"/>
    <w:rsid w:val="0012056B"/>
    <w:rsid w:val="00120B6D"/>
    <w:rsid w:val="001217E7"/>
    <w:rsid w:val="0012221E"/>
    <w:rsid w:val="00122B0C"/>
    <w:rsid w:val="00123076"/>
    <w:rsid w:val="001239E1"/>
    <w:rsid w:val="00124652"/>
    <w:rsid w:val="001250E0"/>
    <w:rsid w:val="00125993"/>
    <w:rsid w:val="00126C9F"/>
    <w:rsid w:val="0012712D"/>
    <w:rsid w:val="001274E5"/>
    <w:rsid w:val="00127DA3"/>
    <w:rsid w:val="0013026F"/>
    <w:rsid w:val="00130348"/>
    <w:rsid w:val="0013040D"/>
    <w:rsid w:val="001309BF"/>
    <w:rsid w:val="00130B4C"/>
    <w:rsid w:val="00130B59"/>
    <w:rsid w:val="00130FAB"/>
    <w:rsid w:val="0013125C"/>
    <w:rsid w:val="001319A7"/>
    <w:rsid w:val="0013265E"/>
    <w:rsid w:val="001327EC"/>
    <w:rsid w:val="00132851"/>
    <w:rsid w:val="00133252"/>
    <w:rsid w:val="00133262"/>
    <w:rsid w:val="00133398"/>
    <w:rsid w:val="00133528"/>
    <w:rsid w:val="0013369F"/>
    <w:rsid w:val="00133891"/>
    <w:rsid w:val="00133E1E"/>
    <w:rsid w:val="00133EAE"/>
    <w:rsid w:val="0013416C"/>
    <w:rsid w:val="00134237"/>
    <w:rsid w:val="00134C24"/>
    <w:rsid w:val="00135028"/>
    <w:rsid w:val="00135304"/>
    <w:rsid w:val="0013543C"/>
    <w:rsid w:val="00135462"/>
    <w:rsid w:val="001358D8"/>
    <w:rsid w:val="001359B8"/>
    <w:rsid w:val="0013611F"/>
    <w:rsid w:val="00136363"/>
    <w:rsid w:val="001369EA"/>
    <w:rsid w:val="00136C1C"/>
    <w:rsid w:val="00137530"/>
    <w:rsid w:val="0013781F"/>
    <w:rsid w:val="00137C9E"/>
    <w:rsid w:val="00137CC0"/>
    <w:rsid w:val="00137E31"/>
    <w:rsid w:val="00137E36"/>
    <w:rsid w:val="00137F26"/>
    <w:rsid w:val="0014046E"/>
    <w:rsid w:val="001408CA"/>
    <w:rsid w:val="00140AEA"/>
    <w:rsid w:val="00140E93"/>
    <w:rsid w:val="00140EC0"/>
    <w:rsid w:val="00140ED5"/>
    <w:rsid w:val="00141311"/>
    <w:rsid w:val="00141610"/>
    <w:rsid w:val="001416A4"/>
    <w:rsid w:val="00141A78"/>
    <w:rsid w:val="00141AAB"/>
    <w:rsid w:val="00141CB1"/>
    <w:rsid w:val="00141D38"/>
    <w:rsid w:val="00141E21"/>
    <w:rsid w:val="00141FFA"/>
    <w:rsid w:val="0014208F"/>
    <w:rsid w:val="001421B0"/>
    <w:rsid w:val="001423A0"/>
    <w:rsid w:val="0014240C"/>
    <w:rsid w:val="001426A3"/>
    <w:rsid w:val="0014367D"/>
    <w:rsid w:val="00143A02"/>
    <w:rsid w:val="00143B29"/>
    <w:rsid w:val="00143F3B"/>
    <w:rsid w:val="00144070"/>
    <w:rsid w:val="00144240"/>
    <w:rsid w:val="00145677"/>
    <w:rsid w:val="00145D08"/>
    <w:rsid w:val="0014634F"/>
    <w:rsid w:val="001463E6"/>
    <w:rsid w:val="00146C03"/>
    <w:rsid w:val="001470B3"/>
    <w:rsid w:val="00147289"/>
    <w:rsid w:val="00147400"/>
    <w:rsid w:val="00147432"/>
    <w:rsid w:val="001475CA"/>
    <w:rsid w:val="001477E3"/>
    <w:rsid w:val="0015004E"/>
    <w:rsid w:val="00150352"/>
    <w:rsid w:val="0015093C"/>
    <w:rsid w:val="00150A2D"/>
    <w:rsid w:val="00150C55"/>
    <w:rsid w:val="0015154E"/>
    <w:rsid w:val="001519E0"/>
    <w:rsid w:val="00151D7C"/>
    <w:rsid w:val="00151E1A"/>
    <w:rsid w:val="00151F89"/>
    <w:rsid w:val="0015214C"/>
    <w:rsid w:val="00152323"/>
    <w:rsid w:val="00152A3E"/>
    <w:rsid w:val="00152BC0"/>
    <w:rsid w:val="00153574"/>
    <w:rsid w:val="00153CF9"/>
    <w:rsid w:val="00153EFC"/>
    <w:rsid w:val="00154105"/>
    <w:rsid w:val="00154731"/>
    <w:rsid w:val="0015482E"/>
    <w:rsid w:val="00154B86"/>
    <w:rsid w:val="00154D1E"/>
    <w:rsid w:val="00155223"/>
    <w:rsid w:val="0015567D"/>
    <w:rsid w:val="00155E09"/>
    <w:rsid w:val="00155F0F"/>
    <w:rsid w:val="001563A4"/>
    <w:rsid w:val="001564EA"/>
    <w:rsid w:val="00156998"/>
    <w:rsid w:val="00156E2E"/>
    <w:rsid w:val="001574C0"/>
    <w:rsid w:val="0015780F"/>
    <w:rsid w:val="00160027"/>
    <w:rsid w:val="00160181"/>
    <w:rsid w:val="001601D7"/>
    <w:rsid w:val="00160221"/>
    <w:rsid w:val="0016058A"/>
    <w:rsid w:val="00161742"/>
    <w:rsid w:val="00161A79"/>
    <w:rsid w:val="00161B15"/>
    <w:rsid w:val="00161E29"/>
    <w:rsid w:val="00162768"/>
    <w:rsid w:val="00162FB1"/>
    <w:rsid w:val="001631CF"/>
    <w:rsid w:val="001632DB"/>
    <w:rsid w:val="00163A66"/>
    <w:rsid w:val="001640F7"/>
    <w:rsid w:val="00164410"/>
    <w:rsid w:val="001646A1"/>
    <w:rsid w:val="00164C1D"/>
    <w:rsid w:val="001659C2"/>
    <w:rsid w:val="00165A69"/>
    <w:rsid w:val="00165D1B"/>
    <w:rsid w:val="00166079"/>
    <w:rsid w:val="00166972"/>
    <w:rsid w:val="00166A59"/>
    <w:rsid w:val="00167012"/>
    <w:rsid w:val="001670EB"/>
    <w:rsid w:val="00167403"/>
    <w:rsid w:val="00167880"/>
    <w:rsid w:val="00167914"/>
    <w:rsid w:val="0016793C"/>
    <w:rsid w:val="00167C29"/>
    <w:rsid w:val="00170080"/>
    <w:rsid w:val="001702B7"/>
    <w:rsid w:val="001702F6"/>
    <w:rsid w:val="00170997"/>
    <w:rsid w:val="001709E0"/>
    <w:rsid w:val="00170BDC"/>
    <w:rsid w:val="00170F6E"/>
    <w:rsid w:val="0017132E"/>
    <w:rsid w:val="00171672"/>
    <w:rsid w:val="0017179F"/>
    <w:rsid w:val="00172077"/>
    <w:rsid w:val="0017289C"/>
    <w:rsid w:val="00172903"/>
    <w:rsid w:val="00172D69"/>
    <w:rsid w:val="00173124"/>
    <w:rsid w:val="00173734"/>
    <w:rsid w:val="00173759"/>
    <w:rsid w:val="00173976"/>
    <w:rsid w:val="00174837"/>
    <w:rsid w:val="001753DC"/>
    <w:rsid w:val="0017585C"/>
    <w:rsid w:val="0017612C"/>
    <w:rsid w:val="001763B3"/>
    <w:rsid w:val="0017645E"/>
    <w:rsid w:val="001768E8"/>
    <w:rsid w:val="00177705"/>
    <w:rsid w:val="001777F5"/>
    <w:rsid w:val="00177829"/>
    <w:rsid w:val="00177889"/>
    <w:rsid w:val="001778A6"/>
    <w:rsid w:val="00177C89"/>
    <w:rsid w:val="00177D8F"/>
    <w:rsid w:val="00177F22"/>
    <w:rsid w:val="00180766"/>
    <w:rsid w:val="00180DF1"/>
    <w:rsid w:val="001812C0"/>
    <w:rsid w:val="001818F6"/>
    <w:rsid w:val="00181F86"/>
    <w:rsid w:val="00182B0B"/>
    <w:rsid w:val="00183005"/>
    <w:rsid w:val="001842EC"/>
    <w:rsid w:val="001845D7"/>
    <w:rsid w:val="0018553D"/>
    <w:rsid w:val="0018556B"/>
    <w:rsid w:val="00185AC0"/>
    <w:rsid w:val="00185DA6"/>
    <w:rsid w:val="00185E98"/>
    <w:rsid w:val="001860AB"/>
    <w:rsid w:val="001861CD"/>
    <w:rsid w:val="00186352"/>
    <w:rsid w:val="00186A5A"/>
    <w:rsid w:val="00186E51"/>
    <w:rsid w:val="00186E8A"/>
    <w:rsid w:val="00187804"/>
    <w:rsid w:val="00187F28"/>
    <w:rsid w:val="0019000F"/>
    <w:rsid w:val="001901C1"/>
    <w:rsid w:val="0019058C"/>
    <w:rsid w:val="00190766"/>
    <w:rsid w:val="00190B83"/>
    <w:rsid w:val="00190E51"/>
    <w:rsid w:val="001911C2"/>
    <w:rsid w:val="00191709"/>
    <w:rsid w:val="00191C05"/>
    <w:rsid w:val="00191D3F"/>
    <w:rsid w:val="0019240E"/>
    <w:rsid w:val="00192641"/>
    <w:rsid w:val="00193A3E"/>
    <w:rsid w:val="00193E3D"/>
    <w:rsid w:val="00194210"/>
    <w:rsid w:val="0019481D"/>
    <w:rsid w:val="00194E5F"/>
    <w:rsid w:val="00195688"/>
    <w:rsid w:val="00195B9C"/>
    <w:rsid w:val="00195E78"/>
    <w:rsid w:val="001961A2"/>
    <w:rsid w:val="00196714"/>
    <w:rsid w:val="001971CE"/>
    <w:rsid w:val="0019735E"/>
    <w:rsid w:val="0019749E"/>
    <w:rsid w:val="001975C7"/>
    <w:rsid w:val="00197D9B"/>
    <w:rsid w:val="00197DA7"/>
    <w:rsid w:val="00197EA5"/>
    <w:rsid w:val="001A0393"/>
    <w:rsid w:val="001A1ABE"/>
    <w:rsid w:val="001A1FA3"/>
    <w:rsid w:val="001A3612"/>
    <w:rsid w:val="001A3877"/>
    <w:rsid w:val="001A3CBB"/>
    <w:rsid w:val="001A4854"/>
    <w:rsid w:val="001A493C"/>
    <w:rsid w:val="001A4C12"/>
    <w:rsid w:val="001A54A6"/>
    <w:rsid w:val="001A550C"/>
    <w:rsid w:val="001A5741"/>
    <w:rsid w:val="001A58B1"/>
    <w:rsid w:val="001A58E5"/>
    <w:rsid w:val="001A61B5"/>
    <w:rsid w:val="001A61C8"/>
    <w:rsid w:val="001A6FC3"/>
    <w:rsid w:val="001A7415"/>
    <w:rsid w:val="001A7685"/>
    <w:rsid w:val="001A7709"/>
    <w:rsid w:val="001A7861"/>
    <w:rsid w:val="001A7A25"/>
    <w:rsid w:val="001A7CC5"/>
    <w:rsid w:val="001A7E26"/>
    <w:rsid w:val="001B02D8"/>
    <w:rsid w:val="001B0394"/>
    <w:rsid w:val="001B055A"/>
    <w:rsid w:val="001B0D6A"/>
    <w:rsid w:val="001B0ED4"/>
    <w:rsid w:val="001B11A0"/>
    <w:rsid w:val="001B2143"/>
    <w:rsid w:val="001B2E7E"/>
    <w:rsid w:val="001B313C"/>
    <w:rsid w:val="001B3473"/>
    <w:rsid w:val="001B39F7"/>
    <w:rsid w:val="001B40AF"/>
    <w:rsid w:val="001B47F3"/>
    <w:rsid w:val="001B491D"/>
    <w:rsid w:val="001B56FE"/>
    <w:rsid w:val="001B5C23"/>
    <w:rsid w:val="001B66EE"/>
    <w:rsid w:val="001B6D01"/>
    <w:rsid w:val="001B6F1A"/>
    <w:rsid w:val="001B748A"/>
    <w:rsid w:val="001B7639"/>
    <w:rsid w:val="001B7699"/>
    <w:rsid w:val="001B7C23"/>
    <w:rsid w:val="001C0148"/>
    <w:rsid w:val="001C04B1"/>
    <w:rsid w:val="001C08A6"/>
    <w:rsid w:val="001C091E"/>
    <w:rsid w:val="001C09C3"/>
    <w:rsid w:val="001C1035"/>
    <w:rsid w:val="001C1740"/>
    <w:rsid w:val="001C2960"/>
    <w:rsid w:val="001C2D83"/>
    <w:rsid w:val="001C35F5"/>
    <w:rsid w:val="001C36ED"/>
    <w:rsid w:val="001C3774"/>
    <w:rsid w:val="001C3E95"/>
    <w:rsid w:val="001C3ECB"/>
    <w:rsid w:val="001C4084"/>
    <w:rsid w:val="001C4307"/>
    <w:rsid w:val="001C44A0"/>
    <w:rsid w:val="001C4692"/>
    <w:rsid w:val="001C4725"/>
    <w:rsid w:val="001C5166"/>
    <w:rsid w:val="001C519B"/>
    <w:rsid w:val="001C5AC1"/>
    <w:rsid w:val="001C65B2"/>
    <w:rsid w:val="001C65E5"/>
    <w:rsid w:val="001C6B72"/>
    <w:rsid w:val="001C6B97"/>
    <w:rsid w:val="001C6FF8"/>
    <w:rsid w:val="001C74B8"/>
    <w:rsid w:val="001C7C9D"/>
    <w:rsid w:val="001D1521"/>
    <w:rsid w:val="001D1E44"/>
    <w:rsid w:val="001D2267"/>
    <w:rsid w:val="001D2F28"/>
    <w:rsid w:val="001D2FAB"/>
    <w:rsid w:val="001D3036"/>
    <w:rsid w:val="001D320E"/>
    <w:rsid w:val="001D39C4"/>
    <w:rsid w:val="001D3B39"/>
    <w:rsid w:val="001D3B8F"/>
    <w:rsid w:val="001D3C1E"/>
    <w:rsid w:val="001D4093"/>
    <w:rsid w:val="001D424C"/>
    <w:rsid w:val="001D474C"/>
    <w:rsid w:val="001D4EFB"/>
    <w:rsid w:val="001D4F4D"/>
    <w:rsid w:val="001D6335"/>
    <w:rsid w:val="001D68F2"/>
    <w:rsid w:val="001D6B4E"/>
    <w:rsid w:val="001D6D3F"/>
    <w:rsid w:val="001D6DC9"/>
    <w:rsid w:val="001E0173"/>
    <w:rsid w:val="001E0446"/>
    <w:rsid w:val="001E05DC"/>
    <w:rsid w:val="001E0891"/>
    <w:rsid w:val="001E0C87"/>
    <w:rsid w:val="001E11C7"/>
    <w:rsid w:val="001E1658"/>
    <w:rsid w:val="001E1F6F"/>
    <w:rsid w:val="001E2042"/>
    <w:rsid w:val="001E22F6"/>
    <w:rsid w:val="001E32D6"/>
    <w:rsid w:val="001E3C18"/>
    <w:rsid w:val="001E4418"/>
    <w:rsid w:val="001E467A"/>
    <w:rsid w:val="001E46EC"/>
    <w:rsid w:val="001E4BA6"/>
    <w:rsid w:val="001E4CD1"/>
    <w:rsid w:val="001E5075"/>
    <w:rsid w:val="001E51DC"/>
    <w:rsid w:val="001E55D8"/>
    <w:rsid w:val="001E6111"/>
    <w:rsid w:val="001E6539"/>
    <w:rsid w:val="001E68A0"/>
    <w:rsid w:val="001E6C46"/>
    <w:rsid w:val="001E7269"/>
    <w:rsid w:val="001F0169"/>
    <w:rsid w:val="001F1074"/>
    <w:rsid w:val="001F12B4"/>
    <w:rsid w:val="001F177F"/>
    <w:rsid w:val="001F1A46"/>
    <w:rsid w:val="001F1C77"/>
    <w:rsid w:val="001F1D30"/>
    <w:rsid w:val="001F1EE7"/>
    <w:rsid w:val="001F2593"/>
    <w:rsid w:val="001F26FA"/>
    <w:rsid w:val="001F28FC"/>
    <w:rsid w:val="001F291D"/>
    <w:rsid w:val="001F2F91"/>
    <w:rsid w:val="001F356F"/>
    <w:rsid w:val="001F3589"/>
    <w:rsid w:val="001F3F5F"/>
    <w:rsid w:val="001F43DD"/>
    <w:rsid w:val="001F4421"/>
    <w:rsid w:val="001F4EBE"/>
    <w:rsid w:val="001F5188"/>
    <w:rsid w:val="001F550A"/>
    <w:rsid w:val="001F56DA"/>
    <w:rsid w:val="001F5938"/>
    <w:rsid w:val="001F6912"/>
    <w:rsid w:val="001F6CF2"/>
    <w:rsid w:val="001F70FF"/>
    <w:rsid w:val="001F72E4"/>
    <w:rsid w:val="001F76AB"/>
    <w:rsid w:val="001F792F"/>
    <w:rsid w:val="001F7AD1"/>
    <w:rsid w:val="00200ABC"/>
    <w:rsid w:val="00200BC4"/>
    <w:rsid w:val="00200BDC"/>
    <w:rsid w:val="0020141D"/>
    <w:rsid w:val="0020185F"/>
    <w:rsid w:val="00202CF7"/>
    <w:rsid w:val="00202DBA"/>
    <w:rsid w:val="00203EDF"/>
    <w:rsid w:val="002046FD"/>
    <w:rsid w:val="00204801"/>
    <w:rsid w:val="002057E1"/>
    <w:rsid w:val="00205AD4"/>
    <w:rsid w:val="002064CB"/>
    <w:rsid w:val="002064F3"/>
    <w:rsid w:val="002065D5"/>
    <w:rsid w:val="00206D36"/>
    <w:rsid w:val="00206D8A"/>
    <w:rsid w:val="00207926"/>
    <w:rsid w:val="0020792B"/>
    <w:rsid w:val="00207ED3"/>
    <w:rsid w:val="002102E8"/>
    <w:rsid w:val="0021086C"/>
    <w:rsid w:val="002109FB"/>
    <w:rsid w:val="00210CD7"/>
    <w:rsid w:val="00211126"/>
    <w:rsid w:val="0021192E"/>
    <w:rsid w:val="00211AB3"/>
    <w:rsid w:val="00211C3A"/>
    <w:rsid w:val="002127E2"/>
    <w:rsid w:val="00212962"/>
    <w:rsid w:val="00214289"/>
    <w:rsid w:val="0021480C"/>
    <w:rsid w:val="00214B3D"/>
    <w:rsid w:val="00215197"/>
    <w:rsid w:val="00215E82"/>
    <w:rsid w:val="002162DA"/>
    <w:rsid w:val="0021695D"/>
    <w:rsid w:val="0021729E"/>
    <w:rsid w:val="00217B99"/>
    <w:rsid w:val="00217C73"/>
    <w:rsid w:val="00217C7D"/>
    <w:rsid w:val="0022059F"/>
    <w:rsid w:val="002208F1"/>
    <w:rsid w:val="002209D2"/>
    <w:rsid w:val="00220CC9"/>
    <w:rsid w:val="00220DEE"/>
    <w:rsid w:val="00221037"/>
    <w:rsid w:val="00221226"/>
    <w:rsid w:val="00221587"/>
    <w:rsid w:val="0022165E"/>
    <w:rsid w:val="00221774"/>
    <w:rsid w:val="00221BB6"/>
    <w:rsid w:val="00221BEB"/>
    <w:rsid w:val="00221BFE"/>
    <w:rsid w:val="0022203E"/>
    <w:rsid w:val="002221F6"/>
    <w:rsid w:val="00222893"/>
    <w:rsid w:val="002229BE"/>
    <w:rsid w:val="0022426E"/>
    <w:rsid w:val="00224389"/>
    <w:rsid w:val="00224EDE"/>
    <w:rsid w:val="00225113"/>
    <w:rsid w:val="00225219"/>
    <w:rsid w:val="002254E8"/>
    <w:rsid w:val="00226214"/>
    <w:rsid w:val="00226C98"/>
    <w:rsid w:val="00227097"/>
    <w:rsid w:val="002271B8"/>
    <w:rsid w:val="0022752F"/>
    <w:rsid w:val="00227862"/>
    <w:rsid w:val="0022791B"/>
    <w:rsid w:val="00227E32"/>
    <w:rsid w:val="002313F1"/>
    <w:rsid w:val="002315E5"/>
    <w:rsid w:val="00231B15"/>
    <w:rsid w:val="00231F8D"/>
    <w:rsid w:val="002323AC"/>
    <w:rsid w:val="00232453"/>
    <w:rsid w:val="00232757"/>
    <w:rsid w:val="00233216"/>
    <w:rsid w:val="00233536"/>
    <w:rsid w:val="00233951"/>
    <w:rsid w:val="002339E6"/>
    <w:rsid w:val="00233BFD"/>
    <w:rsid w:val="0023405D"/>
    <w:rsid w:val="002342A8"/>
    <w:rsid w:val="002343A6"/>
    <w:rsid w:val="002343DB"/>
    <w:rsid w:val="00234608"/>
    <w:rsid w:val="00234651"/>
    <w:rsid w:val="002346B2"/>
    <w:rsid w:val="00234923"/>
    <w:rsid w:val="00234BF7"/>
    <w:rsid w:val="00234F5C"/>
    <w:rsid w:val="00235093"/>
    <w:rsid w:val="002354F8"/>
    <w:rsid w:val="00235E58"/>
    <w:rsid w:val="00236672"/>
    <w:rsid w:val="00236A8E"/>
    <w:rsid w:val="00236AEB"/>
    <w:rsid w:val="00236C68"/>
    <w:rsid w:val="0023728A"/>
    <w:rsid w:val="00237954"/>
    <w:rsid w:val="00237BE7"/>
    <w:rsid w:val="00240139"/>
    <w:rsid w:val="00240260"/>
    <w:rsid w:val="00240915"/>
    <w:rsid w:val="00240974"/>
    <w:rsid w:val="00241275"/>
    <w:rsid w:val="00241832"/>
    <w:rsid w:val="00241EE7"/>
    <w:rsid w:val="00242221"/>
    <w:rsid w:val="00242379"/>
    <w:rsid w:val="00242907"/>
    <w:rsid w:val="00243513"/>
    <w:rsid w:val="00243627"/>
    <w:rsid w:val="00244A1B"/>
    <w:rsid w:val="002452A6"/>
    <w:rsid w:val="00245495"/>
    <w:rsid w:val="00245F0E"/>
    <w:rsid w:val="00246485"/>
    <w:rsid w:val="00246733"/>
    <w:rsid w:val="00247457"/>
    <w:rsid w:val="00247AAB"/>
    <w:rsid w:val="0025022E"/>
    <w:rsid w:val="00250294"/>
    <w:rsid w:val="0025032A"/>
    <w:rsid w:val="002512A3"/>
    <w:rsid w:val="002516AE"/>
    <w:rsid w:val="002519E6"/>
    <w:rsid w:val="00252048"/>
    <w:rsid w:val="002521E6"/>
    <w:rsid w:val="00252282"/>
    <w:rsid w:val="00252377"/>
    <w:rsid w:val="0025270B"/>
    <w:rsid w:val="00252A2B"/>
    <w:rsid w:val="00252F0E"/>
    <w:rsid w:val="0025371C"/>
    <w:rsid w:val="00253C59"/>
    <w:rsid w:val="0025411F"/>
    <w:rsid w:val="002548ED"/>
    <w:rsid w:val="00254C5C"/>
    <w:rsid w:val="00254D3E"/>
    <w:rsid w:val="002552F3"/>
    <w:rsid w:val="002552F4"/>
    <w:rsid w:val="0025557E"/>
    <w:rsid w:val="00255682"/>
    <w:rsid w:val="00255B7C"/>
    <w:rsid w:val="00255B94"/>
    <w:rsid w:val="00255C4B"/>
    <w:rsid w:val="00255D31"/>
    <w:rsid w:val="0025634F"/>
    <w:rsid w:val="00256C5B"/>
    <w:rsid w:val="00257CF5"/>
    <w:rsid w:val="0026010B"/>
    <w:rsid w:val="002602C9"/>
    <w:rsid w:val="00260BC7"/>
    <w:rsid w:val="00260D2A"/>
    <w:rsid w:val="002617BD"/>
    <w:rsid w:val="002622DE"/>
    <w:rsid w:val="00262FB4"/>
    <w:rsid w:val="0026310E"/>
    <w:rsid w:val="00263280"/>
    <w:rsid w:val="00263A4A"/>
    <w:rsid w:val="00263FCC"/>
    <w:rsid w:val="00264677"/>
    <w:rsid w:val="002646C8"/>
    <w:rsid w:val="002648FA"/>
    <w:rsid w:val="00264910"/>
    <w:rsid w:val="00264CEA"/>
    <w:rsid w:val="00264D1A"/>
    <w:rsid w:val="00265BB8"/>
    <w:rsid w:val="00265D75"/>
    <w:rsid w:val="002661DA"/>
    <w:rsid w:val="002662AF"/>
    <w:rsid w:val="00267445"/>
    <w:rsid w:val="002674E6"/>
    <w:rsid w:val="002676CE"/>
    <w:rsid w:val="00267749"/>
    <w:rsid w:val="002678D1"/>
    <w:rsid w:val="0026798C"/>
    <w:rsid w:val="00267AD2"/>
    <w:rsid w:val="00267AE0"/>
    <w:rsid w:val="00267D9E"/>
    <w:rsid w:val="002704D2"/>
    <w:rsid w:val="00270980"/>
    <w:rsid w:val="00270AAC"/>
    <w:rsid w:val="00270D47"/>
    <w:rsid w:val="00270E68"/>
    <w:rsid w:val="00270EB5"/>
    <w:rsid w:val="00270FD8"/>
    <w:rsid w:val="002710D9"/>
    <w:rsid w:val="002711ED"/>
    <w:rsid w:val="002713B0"/>
    <w:rsid w:val="002714FD"/>
    <w:rsid w:val="00271A87"/>
    <w:rsid w:val="00272810"/>
    <w:rsid w:val="00272E3B"/>
    <w:rsid w:val="00272FBA"/>
    <w:rsid w:val="00273CBB"/>
    <w:rsid w:val="0027462B"/>
    <w:rsid w:val="0027470B"/>
    <w:rsid w:val="0027491E"/>
    <w:rsid w:val="00274B56"/>
    <w:rsid w:val="00274FA8"/>
    <w:rsid w:val="00275254"/>
    <w:rsid w:val="002752F4"/>
    <w:rsid w:val="002759EE"/>
    <w:rsid w:val="002773C8"/>
    <w:rsid w:val="00277477"/>
    <w:rsid w:val="002776B3"/>
    <w:rsid w:val="002778E5"/>
    <w:rsid w:val="00277E11"/>
    <w:rsid w:val="002800D4"/>
    <w:rsid w:val="00280324"/>
    <w:rsid w:val="00280732"/>
    <w:rsid w:val="00280E68"/>
    <w:rsid w:val="0028118A"/>
    <w:rsid w:val="002815C7"/>
    <w:rsid w:val="00281B97"/>
    <w:rsid w:val="00281D31"/>
    <w:rsid w:val="00281F3A"/>
    <w:rsid w:val="00282214"/>
    <w:rsid w:val="0028259D"/>
    <w:rsid w:val="002826C4"/>
    <w:rsid w:val="00282794"/>
    <w:rsid w:val="00283557"/>
    <w:rsid w:val="00283BAC"/>
    <w:rsid w:val="00283E84"/>
    <w:rsid w:val="002844FC"/>
    <w:rsid w:val="002845DF"/>
    <w:rsid w:val="00284820"/>
    <w:rsid w:val="00284C1A"/>
    <w:rsid w:val="002856D7"/>
    <w:rsid w:val="0028592B"/>
    <w:rsid w:val="00286AA6"/>
    <w:rsid w:val="00286CDD"/>
    <w:rsid w:val="002875D2"/>
    <w:rsid w:val="00287872"/>
    <w:rsid w:val="00287A03"/>
    <w:rsid w:val="00290D43"/>
    <w:rsid w:val="00290F6C"/>
    <w:rsid w:val="002912E9"/>
    <w:rsid w:val="002916A0"/>
    <w:rsid w:val="00291739"/>
    <w:rsid w:val="00291757"/>
    <w:rsid w:val="00291820"/>
    <w:rsid w:val="002919B2"/>
    <w:rsid w:val="002919B9"/>
    <w:rsid w:val="00291DCB"/>
    <w:rsid w:val="00291E77"/>
    <w:rsid w:val="00291EAD"/>
    <w:rsid w:val="00291EE8"/>
    <w:rsid w:val="00291FF1"/>
    <w:rsid w:val="00292143"/>
    <w:rsid w:val="00292709"/>
    <w:rsid w:val="00292953"/>
    <w:rsid w:val="00292BDA"/>
    <w:rsid w:val="00292CEF"/>
    <w:rsid w:val="0029325F"/>
    <w:rsid w:val="0029345B"/>
    <w:rsid w:val="0029360A"/>
    <w:rsid w:val="00293721"/>
    <w:rsid w:val="00293968"/>
    <w:rsid w:val="00293A44"/>
    <w:rsid w:val="00293BCA"/>
    <w:rsid w:val="00293D56"/>
    <w:rsid w:val="00293ECA"/>
    <w:rsid w:val="00294579"/>
    <w:rsid w:val="0029488E"/>
    <w:rsid w:val="00294997"/>
    <w:rsid w:val="00295656"/>
    <w:rsid w:val="00295938"/>
    <w:rsid w:val="00295983"/>
    <w:rsid w:val="00295AE9"/>
    <w:rsid w:val="00295B4F"/>
    <w:rsid w:val="00295CF0"/>
    <w:rsid w:val="00295EA2"/>
    <w:rsid w:val="002975CE"/>
    <w:rsid w:val="00297948"/>
    <w:rsid w:val="00297AF4"/>
    <w:rsid w:val="00297C2A"/>
    <w:rsid w:val="002A0C13"/>
    <w:rsid w:val="002A0FD7"/>
    <w:rsid w:val="002A1B50"/>
    <w:rsid w:val="002A1CC1"/>
    <w:rsid w:val="002A210B"/>
    <w:rsid w:val="002A2155"/>
    <w:rsid w:val="002A2192"/>
    <w:rsid w:val="002A280D"/>
    <w:rsid w:val="002A2968"/>
    <w:rsid w:val="002A312A"/>
    <w:rsid w:val="002A31AA"/>
    <w:rsid w:val="002A40BF"/>
    <w:rsid w:val="002A48E8"/>
    <w:rsid w:val="002A4A48"/>
    <w:rsid w:val="002A540F"/>
    <w:rsid w:val="002A5AFD"/>
    <w:rsid w:val="002A6FFC"/>
    <w:rsid w:val="002A7971"/>
    <w:rsid w:val="002B0211"/>
    <w:rsid w:val="002B04AF"/>
    <w:rsid w:val="002B08B6"/>
    <w:rsid w:val="002B0D9B"/>
    <w:rsid w:val="002B0FBF"/>
    <w:rsid w:val="002B1176"/>
    <w:rsid w:val="002B13E1"/>
    <w:rsid w:val="002B16BA"/>
    <w:rsid w:val="002B1C12"/>
    <w:rsid w:val="002B1CA9"/>
    <w:rsid w:val="002B1D0A"/>
    <w:rsid w:val="002B271A"/>
    <w:rsid w:val="002B2879"/>
    <w:rsid w:val="002B3B2E"/>
    <w:rsid w:val="002B3F37"/>
    <w:rsid w:val="002B46DC"/>
    <w:rsid w:val="002B4D8A"/>
    <w:rsid w:val="002B4ED5"/>
    <w:rsid w:val="002B51BB"/>
    <w:rsid w:val="002B5BF5"/>
    <w:rsid w:val="002B64FD"/>
    <w:rsid w:val="002B6675"/>
    <w:rsid w:val="002B7045"/>
    <w:rsid w:val="002B70C5"/>
    <w:rsid w:val="002B71D7"/>
    <w:rsid w:val="002B776E"/>
    <w:rsid w:val="002B7910"/>
    <w:rsid w:val="002B7927"/>
    <w:rsid w:val="002B7B6F"/>
    <w:rsid w:val="002B7D2D"/>
    <w:rsid w:val="002C03FB"/>
    <w:rsid w:val="002C1113"/>
    <w:rsid w:val="002C11A8"/>
    <w:rsid w:val="002C1FE9"/>
    <w:rsid w:val="002C2800"/>
    <w:rsid w:val="002C3117"/>
    <w:rsid w:val="002C346C"/>
    <w:rsid w:val="002C351B"/>
    <w:rsid w:val="002C36B1"/>
    <w:rsid w:val="002C379B"/>
    <w:rsid w:val="002C3CFE"/>
    <w:rsid w:val="002C3D07"/>
    <w:rsid w:val="002C43DD"/>
    <w:rsid w:val="002C4A6C"/>
    <w:rsid w:val="002C4D0C"/>
    <w:rsid w:val="002C503A"/>
    <w:rsid w:val="002C5435"/>
    <w:rsid w:val="002C55A5"/>
    <w:rsid w:val="002C579B"/>
    <w:rsid w:val="002C5807"/>
    <w:rsid w:val="002C5988"/>
    <w:rsid w:val="002C60AA"/>
    <w:rsid w:val="002C678C"/>
    <w:rsid w:val="002C6843"/>
    <w:rsid w:val="002C772B"/>
    <w:rsid w:val="002C7CF3"/>
    <w:rsid w:val="002D075A"/>
    <w:rsid w:val="002D07D9"/>
    <w:rsid w:val="002D0C8B"/>
    <w:rsid w:val="002D1147"/>
    <w:rsid w:val="002D1A41"/>
    <w:rsid w:val="002D1DB0"/>
    <w:rsid w:val="002D1ECA"/>
    <w:rsid w:val="002D2445"/>
    <w:rsid w:val="002D26E0"/>
    <w:rsid w:val="002D29B7"/>
    <w:rsid w:val="002D3384"/>
    <w:rsid w:val="002D390A"/>
    <w:rsid w:val="002D3DE2"/>
    <w:rsid w:val="002D4605"/>
    <w:rsid w:val="002D46D4"/>
    <w:rsid w:val="002D4705"/>
    <w:rsid w:val="002D4754"/>
    <w:rsid w:val="002D4AA5"/>
    <w:rsid w:val="002D56DA"/>
    <w:rsid w:val="002D621F"/>
    <w:rsid w:val="002D633E"/>
    <w:rsid w:val="002D640B"/>
    <w:rsid w:val="002D6C1D"/>
    <w:rsid w:val="002D6C24"/>
    <w:rsid w:val="002D6D1A"/>
    <w:rsid w:val="002D6DB3"/>
    <w:rsid w:val="002D6E77"/>
    <w:rsid w:val="002D767D"/>
    <w:rsid w:val="002D7A0D"/>
    <w:rsid w:val="002E02D6"/>
    <w:rsid w:val="002E0450"/>
    <w:rsid w:val="002E058F"/>
    <w:rsid w:val="002E079C"/>
    <w:rsid w:val="002E0D17"/>
    <w:rsid w:val="002E0EE4"/>
    <w:rsid w:val="002E163B"/>
    <w:rsid w:val="002E173D"/>
    <w:rsid w:val="002E1CC0"/>
    <w:rsid w:val="002E211C"/>
    <w:rsid w:val="002E233F"/>
    <w:rsid w:val="002E26E0"/>
    <w:rsid w:val="002E2984"/>
    <w:rsid w:val="002E3E2F"/>
    <w:rsid w:val="002E3EAE"/>
    <w:rsid w:val="002E4087"/>
    <w:rsid w:val="002E4951"/>
    <w:rsid w:val="002E4EFE"/>
    <w:rsid w:val="002E5088"/>
    <w:rsid w:val="002E5BDB"/>
    <w:rsid w:val="002E5E84"/>
    <w:rsid w:val="002E6321"/>
    <w:rsid w:val="002E6418"/>
    <w:rsid w:val="002E687F"/>
    <w:rsid w:val="002E6D19"/>
    <w:rsid w:val="002E70E9"/>
    <w:rsid w:val="002E745F"/>
    <w:rsid w:val="002E74D1"/>
    <w:rsid w:val="002E75F2"/>
    <w:rsid w:val="002E7A99"/>
    <w:rsid w:val="002F0279"/>
    <w:rsid w:val="002F04F2"/>
    <w:rsid w:val="002F0CAE"/>
    <w:rsid w:val="002F0DA6"/>
    <w:rsid w:val="002F144D"/>
    <w:rsid w:val="002F15A6"/>
    <w:rsid w:val="002F270E"/>
    <w:rsid w:val="002F35AA"/>
    <w:rsid w:val="002F39C4"/>
    <w:rsid w:val="002F3B4A"/>
    <w:rsid w:val="002F42A8"/>
    <w:rsid w:val="002F461E"/>
    <w:rsid w:val="002F49BE"/>
    <w:rsid w:val="002F4B92"/>
    <w:rsid w:val="002F4DB4"/>
    <w:rsid w:val="002F534B"/>
    <w:rsid w:val="002F5446"/>
    <w:rsid w:val="002F54BB"/>
    <w:rsid w:val="002F556B"/>
    <w:rsid w:val="002F5A5A"/>
    <w:rsid w:val="002F65D7"/>
    <w:rsid w:val="002F70FF"/>
    <w:rsid w:val="002F7795"/>
    <w:rsid w:val="002F77F4"/>
    <w:rsid w:val="003002C3"/>
    <w:rsid w:val="00300812"/>
    <w:rsid w:val="00300D1F"/>
    <w:rsid w:val="00301246"/>
    <w:rsid w:val="003014B0"/>
    <w:rsid w:val="0030183F"/>
    <w:rsid w:val="00301C64"/>
    <w:rsid w:val="00301DD1"/>
    <w:rsid w:val="00301F6B"/>
    <w:rsid w:val="003020E3"/>
    <w:rsid w:val="0030245C"/>
    <w:rsid w:val="003031A2"/>
    <w:rsid w:val="00303349"/>
    <w:rsid w:val="003037BA"/>
    <w:rsid w:val="0030390B"/>
    <w:rsid w:val="00303BC9"/>
    <w:rsid w:val="00303D17"/>
    <w:rsid w:val="0030439D"/>
    <w:rsid w:val="003049FB"/>
    <w:rsid w:val="00304D24"/>
    <w:rsid w:val="003051D2"/>
    <w:rsid w:val="003053D6"/>
    <w:rsid w:val="0030563B"/>
    <w:rsid w:val="00305CCC"/>
    <w:rsid w:val="00305F96"/>
    <w:rsid w:val="00306636"/>
    <w:rsid w:val="00306950"/>
    <w:rsid w:val="0030695E"/>
    <w:rsid w:val="00306EF0"/>
    <w:rsid w:val="00307252"/>
    <w:rsid w:val="003072E6"/>
    <w:rsid w:val="00310060"/>
    <w:rsid w:val="003102BE"/>
    <w:rsid w:val="00311162"/>
    <w:rsid w:val="00311F8D"/>
    <w:rsid w:val="003120A6"/>
    <w:rsid w:val="003120AB"/>
    <w:rsid w:val="0031271F"/>
    <w:rsid w:val="0031377C"/>
    <w:rsid w:val="0031438C"/>
    <w:rsid w:val="003146C5"/>
    <w:rsid w:val="00314A6B"/>
    <w:rsid w:val="0031544B"/>
    <w:rsid w:val="0031558B"/>
    <w:rsid w:val="00315BA9"/>
    <w:rsid w:val="0031664F"/>
    <w:rsid w:val="00316F50"/>
    <w:rsid w:val="003171F4"/>
    <w:rsid w:val="0031724D"/>
    <w:rsid w:val="003174DA"/>
    <w:rsid w:val="00317578"/>
    <w:rsid w:val="003176DC"/>
    <w:rsid w:val="003179D5"/>
    <w:rsid w:val="00317CA9"/>
    <w:rsid w:val="003205B7"/>
    <w:rsid w:val="00321ABA"/>
    <w:rsid w:val="00322209"/>
    <w:rsid w:val="00322847"/>
    <w:rsid w:val="00322A2F"/>
    <w:rsid w:val="00323143"/>
    <w:rsid w:val="003236D8"/>
    <w:rsid w:val="003240FC"/>
    <w:rsid w:val="003247D8"/>
    <w:rsid w:val="00324D80"/>
    <w:rsid w:val="00324DF6"/>
    <w:rsid w:val="00325195"/>
    <w:rsid w:val="0032533B"/>
    <w:rsid w:val="0032583E"/>
    <w:rsid w:val="00325F09"/>
    <w:rsid w:val="003267E5"/>
    <w:rsid w:val="00326873"/>
    <w:rsid w:val="00326B37"/>
    <w:rsid w:val="00326DD6"/>
    <w:rsid w:val="00326EEB"/>
    <w:rsid w:val="00326F27"/>
    <w:rsid w:val="0032721A"/>
    <w:rsid w:val="003273B1"/>
    <w:rsid w:val="00327606"/>
    <w:rsid w:val="00327645"/>
    <w:rsid w:val="00327752"/>
    <w:rsid w:val="00327A7B"/>
    <w:rsid w:val="00327AE2"/>
    <w:rsid w:val="00327DE8"/>
    <w:rsid w:val="0033048B"/>
    <w:rsid w:val="0033052F"/>
    <w:rsid w:val="0033076A"/>
    <w:rsid w:val="0033097D"/>
    <w:rsid w:val="00330B27"/>
    <w:rsid w:val="0033102C"/>
    <w:rsid w:val="00331150"/>
    <w:rsid w:val="0033125D"/>
    <w:rsid w:val="003313A8"/>
    <w:rsid w:val="0033171B"/>
    <w:rsid w:val="003319FD"/>
    <w:rsid w:val="00331CAF"/>
    <w:rsid w:val="00331EB7"/>
    <w:rsid w:val="003320B3"/>
    <w:rsid w:val="00332250"/>
    <w:rsid w:val="00332790"/>
    <w:rsid w:val="00333988"/>
    <w:rsid w:val="0033407C"/>
    <w:rsid w:val="0033416C"/>
    <w:rsid w:val="0033490B"/>
    <w:rsid w:val="00334D24"/>
    <w:rsid w:val="00334FD0"/>
    <w:rsid w:val="0033530C"/>
    <w:rsid w:val="003358CD"/>
    <w:rsid w:val="003358E0"/>
    <w:rsid w:val="003359D9"/>
    <w:rsid w:val="00335CE0"/>
    <w:rsid w:val="00335D05"/>
    <w:rsid w:val="00336B93"/>
    <w:rsid w:val="003372F2"/>
    <w:rsid w:val="00337601"/>
    <w:rsid w:val="00337713"/>
    <w:rsid w:val="003377EF"/>
    <w:rsid w:val="00337C2E"/>
    <w:rsid w:val="00337EEE"/>
    <w:rsid w:val="00337F21"/>
    <w:rsid w:val="0034034E"/>
    <w:rsid w:val="0034063F"/>
    <w:rsid w:val="00340BA8"/>
    <w:rsid w:val="0034109D"/>
    <w:rsid w:val="003410AB"/>
    <w:rsid w:val="0034111F"/>
    <w:rsid w:val="00341567"/>
    <w:rsid w:val="00341AFD"/>
    <w:rsid w:val="00341E1E"/>
    <w:rsid w:val="00341FE3"/>
    <w:rsid w:val="003429A2"/>
    <w:rsid w:val="003429F5"/>
    <w:rsid w:val="00342E69"/>
    <w:rsid w:val="00343634"/>
    <w:rsid w:val="00343675"/>
    <w:rsid w:val="00343AC3"/>
    <w:rsid w:val="00343B81"/>
    <w:rsid w:val="00343DD5"/>
    <w:rsid w:val="00344242"/>
    <w:rsid w:val="00345534"/>
    <w:rsid w:val="00345693"/>
    <w:rsid w:val="00345702"/>
    <w:rsid w:val="00345893"/>
    <w:rsid w:val="00345C77"/>
    <w:rsid w:val="00345E23"/>
    <w:rsid w:val="003466B0"/>
    <w:rsid w:val="00346722"/>
    <w:rsid w:val="00346ABE"/>
    <w:rsid w:val="003474D8"/>
    <w:rsid w:val="00347870"/>
    <w:rsid w:val="00347876"/>
    <w:rsid w:val="00347CDD"/>
    <w:rsid w:val="00347FB4"/>
    <w:rsid w:val="003501F0"/>
    <w:rsid w:val="003504EC"/>
    <w:rsid w:val="003505B8"/>
    <w:rsid w:val="00350823"/>
    <w:rsid w:val="0035093D"/>
    <w:rsid w:val="00350AC7"/>
    <w:rsid w:val="00350E22"/>
    <w:rsid w:val="00350F8B"/>
    <w:rsid w:val="0035113D"/>
    <w:rsid w:val="00351323"/>
    <w:rsid w:val="003516E4"/>
    <w:rsid w:val="00351909"/>
    <w:rsid w:val="00351978"/>
    <w:rsid w:val="00351EFD"/>
    <w:rsid w:val="00353873"/>
    <w:rsid w:val="00353F60"/>
    <w:rsid w:val="0035414B"/>
    <w:rsid w:val="003543F6"/>
    <w:rsid w:val="00354442"/>
    <w:rsid w:val="00354586"/>
    <w:rsid w:val="00354A5F"/>
    <w:rsid w:val="00355259"/>
    <w:rsid w:val="0035558A"/>
    <w:rsid w:val="00355860"/>
    <w:rsid w:val="00355A51"/>
    <w:rsid w:val="00356151"/>
    <w:rsid w:val="003561DF"/>
    <w:rsid w:val="00356745"/>
    <w:rsid w:val="0035680E"/>
    <w:rsid w:val="00356D1F"/>
    <w:rsid w:val="00357469"/>
    <w:rsid w:val="00357C57"/>
    <w:rsid w:val="00357E27"/>
    <w:rsid w:val="00360018"/>
    <w:rsid w:val="00360237"/>
    <w:rsid w:val="00360351"/>
    <w:rsid w:val="00360FC4"/>
    <w:rsid w:val="00361053"/>
    <w:rsid w:val="003617FD"/>
    <w:rsid w:val="003619C3"/>
    <w:rsid w:val="00361CDC"/>
    <w:rsid w:val="00362024"/>
    <w:rsid w:val="00362A2C"/>
    <w:rsid w:val="003633D9"/>
    <w:rsid w:val="003634F3"/>
    <w:rsid w:val="00363D75"/>
    <w:rsid w:val="00363E5E"/>
    <w:rsid w:val="00363F72"/>
    <w:rsid w:val="003641BE"/>
    <w:rsid w:val="00364495"/>
    <w:rsid w:val="00364642"/>
    <w:rsid w:val="0036508C"/>
    <w:rsid w:val="00365298"/>
    <w:rsid w:val="00365304"/>
    <w:rsid w:val="003656B5"/>
    <w:rsid w:val="00365CE9"/>
    <w:rsid w:val="00366AD6"/>
    <w:rsid w:val="0036756C"/>
    <w:rsid w:val="00367672"/>
    <w:rsid w:val="003701AC"/>
    <w:rsid w:val="00370544"/>
    <w:rsid w:val="0037067C"/>
    <w:rsid w:val="00370E5E"/>
    <w:rsid w:val="00371094"/>
    <w:rsid w:val="003715BC"/>
    <w:rsid w:val="003715DF"/>
    <w:rsid w:val="00371868"/>
    <w:rsid w:val="00371CB6"/>
    <w:rsid w:val="00371F86"/>
    <w:rsid w:val="00372076"/>
    <w:rsid w:val="00372F4F"/>
    <w:rsid w:val="003735D9"/>
    <w:rsid w:val="00373C5A"/>
    <w:rsid w:val="00373C67"/>
    <w:rsid w:val="0037435C"/>
    <w:rsid w:val="00374634"/>
    <w:rsid w:val="0037463A"/>
    <w:rsid w:val="0037492B"/>
    <w:rsid w:val="00374C38"/>
    <w:rsid w:val="003759E9"/>
    <w:rsid w:val="00375BC3"/>
    <w:rsid w:val="003761B4"/>
    <w:rsid w:val="003768A4"/>
    <w:rsid w:val="00376B5F"/>
    <w:rsid w:val="00376ED6"/>
    <w:rsid w:val="00377EED"/>
    <w:rsid w:val="00377FC7"/>
    <w:rsid w:val="00380EFF"/>
    <w:rsid w:val="00380FB2"/>
    <w:rsid w:val="00380FF3"/>
    <w:rsid w:val="003811BF"/>
    <w:rsid w:val="003812D5"/>
    <w:rsid w:val="00381438"/>
    <w:rsid w:val="00381A9F"/>
    <w:rsid w:val="00381D92"/>
    <w:rsid w:val="00381DA9"/>
    <w:rsid w:val="00382477"/>
    <w:rsid w:val="00383055"/>
    <w:rsid w:val="0038343B"/>
    <w:rsid w:val="003843B7"/>
    <w:rsid w:val="0038489A"/>
    <w:rsid w:val="0038497F"/>
    <w:rsid w:val="00384C36"/>
    <w:rsid w:val="00384EBF"/>
    <w:rsid w:val="00384F78"/>
    <w:rsid w:val="00385082"/>
    <w:rsid w:val="003850AF"/>
    <w:rsid w:val="003850B0"/>
    <w:rsid w:val="003859C0"/>
    <w:rsid w:val="00386057"/>
    <w:rsid w:val="00386213"/>
    <w:rsid w:val="0038657C"/>
    <w:rsid w:val="0038698D"/>
    <w:rsid w:val="00386B3F"/>
    <w:rsid w:val="00386DAB"/>
    <w:rsid w:val="003872B4"/>
    <w:rsid w:val="00387851"/>
    <w:rsid w:val="00387D60"/>
    <w:rsid w:val="00390005"/>
    <w:rsid w:val="003904F1"/>
    <w:rsid w:val="00390E1D"/>
    <w:rsid w:val="003916BD"/>
    <w:rsid w:val="00391729"/>
    <w:rsid w:val="00391769"/>
    <w:rsid w:val="00392012"/>
    <w:rsid w:val="0039221C"/>
    <w:rsid w:val="003924B4"/>
    <w:rsid w:val="0039282C"/>
    <w:rsid w:val="00392C93"/>
    <w:rsid w:val="0039333B"/>
    <w:rsid w:val="0039386A"/>
    <w:rsid w:val="00393CEE"/>
    <w:rsid w:val="00395782"/>
    <w:rsid w:val="0039579D"/>
    <w:rsid w:val="003957E7"/>
    <w:rsid w:val="00395B2B"/>
    <w:rsid w:val="00395E38"/>
    <w:rsid w:val="003960F5"/>
    <w:rsid w:val="00397188"/>
    <w:rsid w:val="00397665"/>
    <w:rsid w:val="00397C3F"/>
    <w:rsid w:val="00397E8B"/>
    <w:rsid w:val="003A0048"/>
    <w:rsid w:val="003A022E"/>
    <w:rsid w:val="003A0388"/>
    <w:rsid w:val="003A0A8B"/>
    <w:rsid w:val="003A1577"/>
    <w:rsid w:val="003A22F9"/>
    <w:rsid w:val="003A2345"/>
    <w:rsid w:val="003A2A70"/>
    <w:rsid w:val="003A2A96"/>
    <w:rsid w:val="003A2E97"/>
    <w:rsid w:val="003A3171"/>
    <w:rsid w:val="003A3776"/>
    <w:rsid w:val="003A38B6"/>
    <w:rsid w:val="003A3988"/>
    <w:rsid w:val="003A3AED"/>
    <w:rsid w:val="003A4862"/>
    <w:rsid w:val="003A4913"/>
    <w:rsid w:val="003A4B52"/>
    <w:rsid w:val="003A5398"/>
    <w:rsid w:val="003A53D5"/>
    <w:rsid w:val="003A5CE8"/>
    <w:rsid w:val="003A5D8B"/>
    <w:rsid w:val="003A5DA1"/>
    <w:rsid w:val="003A5F67"/>
    <w:rsid w:val="003A61EB"/>
    <w:rsid w:val="003A6207"/>
    <w:rsid w:val="003A65D5"/>
    <w:rsid w:val="003A681B"/>
    <w:rsid w:val="003A6C11"/>
    <w:rsid w:val="003A6F82"/>
    <w:rsid w:val="003A70AD"/>
    <w:rsid w:val="003A70F5"/>
    <w:rsid w:val="003A7D69"/>
    <w:rsid w:val="003B00CD"/>
    <w:rsid w:val="003B0451"/>
    <w:rsid w:val="003B055D"/>
    <w:rsid w:val="003B0647"/>
    <w:rsid w:val="003B101B"/>
    <w:rsid w:val="003B143E"/>
    <w:rsid w:val="003B1690"/>
    <w:rsid w:val="003B1EC7"/>
    <w:rsid w:val="003B23A3"/>
    <w:rsid w:val="003B29FC"/>
    <w:rsid w:val="003B2AE1"/>
    <w:rsid w:val="003B2F44"/>
    <w:rsid w:val="003B2FF7"/>
    <w:rsid w:val="003B30B4"/>
    <w:rsid w:val="003B3F17"/>
    <w:rsid w:val="003B3FA3"/>
    <w:rsid w:val="003B4B09"/>
    <w:rsid w:val="003B545E"/>
    <w:rsid w:val="003B643D"/>
    <w:rsid w:val="003B6660"/>
    <w:rsid w:val="003B66F8"/>
    <w:rsid w:val="003B6753"/>
    <w:rsid w:val="003B7409"/>
    <w:rsid w:val="003B756C"/>
    <w:rsid w:val="003B7C20"/>
    <w:rsid w:val="003B7E0B"/>
    <w:rsid w:val="003C0022"/>
    <w:rsid w:val="003C075E"/>
    <w:rsid w:val="003C09B5"/>
    <w:rsid w:val="003C1539"/>
    <w:rsid w:val="003C173D"/>
    <w:rsid w:val="003C1D11"/>
    <w:rsid w:val="003C1E01"/>
    <w:rsid w:val="003C1F8A"/>
    <w:rsid w:val="003C2331"/>
    <w:rsid w:val="003C2558"/>
    <w:rsid w:val="003C2853"/>
    <w:rsid w:val="003C2FC3"/>
    <w:rsid w:val="003C3359"/>
    <w:rsid w:val="003C36FF"/>
    <w:rsid w:val="003C3CEC"/>
    <w:rsid w:val="003C3E47"/>
    <w:rsid w:val="003C423F"/>
    <w:rsid w:val="003C4583"/>
    <w:rsid w:val="003C4694"/>
    <w:rsid w:val="003C4830"/>
    <w:rsid w:val="003C4B20"/>
    <w:rsid w:val="003C4EE4"/>
    <w:rsid w:val="003C50AD"/>
    <w:rsid w:val="003C5C75"/>
    <w:rsid w:val="003C5ED0"/>
    <w:rsid w:val="003C6105"/>
    <w:rsid w:val="003C61EA"/>
    <w:rsid w:val="003C6281"/>
    <w:rsid w:val="003C6555"/>
    <w:rsid w:val="003C6E11"/>
    <w:rsid w:val="003C74E5"/>
    <w:rsid w:val="003C77DA"/>
    <w:rsid w:val="003C77F7"/>
    <w:rsid w:val="003C7BF2"/>
    <w:rsid w:val="003D020B"/>
    <w:rsid w:val="003D05BA"/>
    <w:rsid w:val="003D0620"/>
    <w:rsid w:val="003D0719"/>
    <w:rsid w:val="003D0D30"/>
    <w:rsid w:val="003D1055"/>
    <w:rsid w:val="003D106A"/>
    <w:rsid w:val="003D1289"/>
    <w:rsid w:val="003D1378"/>
    <w:rsid w:val="003D1625"/>
    <w:rsid w:val="003D1828"/>
    <w:rsid w:val="003D1AE2"/>
    <w:rsid w:val="003D1B8E"/>
    <w:rsid w:val="003D1DD0"/>
    <w:rsid w:val="003D1EB2"/>
    <w:rsid w:val="003D2918"/>
    <w:rsid w:val="003D2AB3"/>
    <w:rsid w:val="003D2C32"/>
    <w:rsid w:val="003D309A"/>
    <w:rsid w:val="003D367D"/>
    <w:rsid w:val="003D3DEB"/>
    <w:rsid w:val="003D3F5E"/>
    <w:rsid w:val="003D496F"/>
    <w:rsid w:val="003D51B6"/>
    <w:rsid w:val="003D54EC"/>
    <w:rsid w:val="003D5BDC"/>
    <w:rsid w:val="003D5E08"/>
    <w:rsid w:val="003D60E3"/>
    <w:rsid w:val="003D6863"/>
    <w:rsid w:val="003D68B4"/>
    <w:rsid w:val="003D6DA8"/>
    <w:rsid w:val="003D70BA"/>
    <w:rsid w:val="003D7AD9"/>
    <w:rsid w:val="003D7EA4"/>
    <w:rsid w:val="003E0619"/>
    <w:rsid w:val="003E08AB"/>
    <w:rsid w:val="003E17D5"/>
    <w:rsid w:val="003E197C"/>
    <w:rsid w:val="003E19C4"/>
    <w:rsid w:val="003E1A43"/>
    <w:rsid w:val="003E1E35"/>
    <w:rsid w:val="003E2573"/>
    <w:rsid w:val="003E2771"/>
    <w:rsid w:val="003E381E"/>
    <w:rsid w:val="003E3B50"/>
    <w:rsid w:val="003E3EBD"/>
    <w:rsid w:val="003E46A7"/>
    <w:rsid w:val="003E46C3"/>
    <w:rsid w:val="003E4B54"/>
    <w:rsid w:val="003E4CD9"/>
    <w:rsid w:val="003E5232"/>
    <w:rsid w:val="003E5410"/>
    <w:rsid w:val="003E5B3B"/>
    <w:rsid w:val="003E5BAB"/>
    <w:rsid w:val="003E5F4A"/>
    <w:rsid w:val="003E676C"/>
    <w:rsid w:val="003E6793"/>
    <w:rsid w:val="003E6D36"/>
    <w:rsid w:val="003E6F42"/>
    <w:rsid w:val="003F0334"/>
    <w:rsid w:val="003F03A0"/>
    <w:rsid w:val="003F06BC"/>
    <w:rsid w:val="003F082D"/>
    <w:rsid w:val="003F094A"/>
    <w:rsid w:val="003F0B45"/>
    <w:rsid w:val="003F0E26"/>
    <w:rsid w:val="003F0EC5"/>
    <w:rsid w:val="003F1553"/>
    <w:rsid w:val="003F1AC1"/>
    <w:rsid w:val="003F1E5E"/>
    <w:rsid w:val="003F2F6A"/>
    <w:rsid w:val="003F37A4"/>
    <w:rsid w:val="003F3B22"/>
    <w:rsid w:val="003F3B7E"/>
    <w:rsid w:val="003F4761"/>
    <w:rsid w:val="003F4A97"/>
    <w:rsid w:val="003F5A86"/>
    <w:rsid w:val="003F6AE6"/>
    <w:rsid w:val="003F6D1C"/>
    <w:rsid w:val="003F7230"/>
    <w:rsid w:val="003F7379"/>
    <w:rsid w:val="003F74B8"/>
    <w:rsid w:val="003F7B93"/>
    <w:rsid w:val="004014EB"/>
    <w:rsid w:val="00401936"/>
    <w:rsid w:val="004021D1"/>
    <w:rsid w:val="004021E4"/>
    <w:rsid w:val="00402693"/>
    <w:rsid w:val="00402901"/>
    <w:rsid w:val="004029D5"/>
    <w:rsid w:val="00402D98"/>
    <w:rsid w:val="004031FD"/>
    <w:rsid w:val="004035AB"/>
    <w:rsid w:val="004038D2"/>
    <w:rsid w:val="004039DF"/>
    <w:rsid w:val="00403F38"/>
    <w:rsid w:val="00404155"/>
    <w:rsid w:val="004043E5"/>
    <w:rsid w:val="00404448"/>
    <w:rsid w:val="00404719"/>
    <w:rsid w:val="0040557D"/>
    <w:rsid w:val="004058A6"/>
    <w:rsid w:val="00405AD8"/>
    <w:rsid w:val="004068E0"/>
    <w:rsid w:val="00406A07"/>
    <w:rsid w:val="00406A95"/>
    <w:rsid w:val="00407180"/>
    <w:rsid w:val="00407998"/>
    <w:rsid w:val="00410018"/>
    <w:rsid w:val="00410793"/>
    <w:rsid w:val="004107C1"/>
    <w:rsid w:val="00410989"/>
    <w:rsid w:val="00410D46"/>
    <w:rsid w:val="00410DEC"/>
    <w:rsid w:val="0041186B"/>
    <w:rsid w:val="0041195B"/>
    <w:rsid w:val="0041251F"/>
    <w:rsid w:val="004125E9"/>
    <w:rsid w:val="00412624"/>
    <w:rsid w:val="00412724"/>
    <w:rsid w:val="004127CD"/>
    <w:rsid w:val="00412952"/>
    <w:rsid w:val="004129B7"/>
    <w:rsid w:val="00413895"/>
    <w:rsid w:val="0041389C"/>
    <w:rsid w:val="00413C9D"/>
    <w:rsid w:val="00413E7B"/>
    <w:rsid w:val="0041450D"/>
    <w:rsid w:val="00414A1A"/>
    <w:rsid w:val="00414AC6"/>
    <w:rsid w:val="00414B3A"/>
    <w:rsid w:val="00415ACA"/>
    <w:rsid w:val="00415AF0"/>
    <w:rsid w:val="00415D58"/>
    <w:rsid w:val="00415EA7"/>
    <w:rsid w:val="00416263"/>
    <w:rsid w:val="00416C67"/>
    <w:rsid w:val="00417119"/>
    <w:rsid w:val="004173CF"/>
    <w:rsid w:val="00417DD2"/>
    <w:rsid w:val="00417ED8"/>
    <w:rsid w:val="004201E0"/>
    <w:rsid w:val="004202C1"/>
    <w:rsid w:val="004203E0"/>
    <w:rsid w:val="00420C91"/>
    <w:rsid w:val="00420D1C"/>
    <w:rsid w:val="004218A5"/>
    <w:rsid w:val="00421A3A"/>
    <w:rsid w:val="00421A49"/>
    <w:rsid w:val="00421CBA"/>
    <w:rsid w:val="00421D09"/>
    <w:rsid w:val="00421D81"/>
    <w:rsid w:val="0042200C"/>
    <w:rsid w:val="00422361"/>
    <w:rsid w:val="00422B08"/>
    <w:rsid w:val="0042451A"/>
    <w:rsid w:val="00424A0B"/>
    <w:rsid w:val="00424AAD"/>
    <w:rsid w:val="00424D52"/>
    <w:rsid w:val="00425301"/>
    <w:rsid w:val="00425FE1"/>
    <w:rsid w:val="0042620F"/>
    <w:rsid w:val="00426308"/>
    <w:rsid w:val="004263A8"/>
    <w:rsid w:val="00426667"/>
    <w:rsid w:val="0042684A"/>
    <w:rsid w:val="00426F6E"/>
    <w:rsid w:val="004273EF"/>
    <w:rsid w:val="004301E0"/>
    <w:rsid w:val="00430289"/>
    <w:rsid w:val="004305E0"/>
    <w:rsid w:val="00430773"/>
    <w:rsid w:val="00430A8D"/>
    <w:rsid w:val="00431428"/>
    <w:rsid w:val="0043150C"/>
    <w:rsid w:val="004319D6"/>
    <w:rsid w:val="00431E1B"/>
    <w:rsid w:val="0043298B"/>
    <w:rsid w:val="00432D50"/>
    <w:rsid w:val="004335FF"/>
    <w:rsid w:val="00433D66"/>
    <w:rsid w:val="00433FCE"/>
    <w:rsid w:val="00434AEF"/>
    <w:rsid w:val="00434B87"/>
    <w:rsid w:val="00434D14"/>
    <w:rsid w:val="00436434"/>
    <w:rsid w:val="004367DA"/>
    <w:rsid w:val="00436CBB"/>
    <w:rsid w:val="00437317"/>
    <w:rsid w:val="00437923"/>
    <w:rsid w:val="00437986"/>
    <w:rsid w:val="00437BD7"/>
    <w:rsid w:val="00437D1F"/>
    <w:rsid w:val="00437F17"/>
    <w:rsid w:val="00440516"/>
    <w:rsid w:val="004409FB"/>
    <w:rsid w:val="00440B0C"/>
    <w:rsid w:val="0044110A"/>
    <w:rsid w:val="00441607"/>
    <w:rsid w:val="004416D3"/>
    <w:rsid w:val="00441780"/>
    <w:rsid w:val="00441A18"/>
    <w:rsid w:val="00441E27"/>
    <w:rsid w:val="00441F93"/>
    <w:rsid w:val="004421BA"/>
    <w:rsid w:val="00443841"/>
    <w:rsid w:val="00444175"/>
    <w:rsid w:val="00444675"/>
    <w:rsid w:val="00444A41"/>
    <w:rsid w:val="004450D7"/>
    <w:rsid w:val="0044539E"/>
    <w:rsid w:val="004453EB"/>
    <w:rsid w:val="00445EA1"/>
    <w:rsid w:val="004460EA"/>
    <w:rsid w:val="0044670F"/>
    <w:rsid w:val="00447246"/>
    <w:rsid w:val="004473E8"/>
    <w:rsid w:val="004475CA"/>
    <w:rsid w:val="004476CE"/>
    <w:rsid w:val="00447814"/>
    <w:rsid w:val="00447881"/>
    <w:rsid w:val="00447CE1"/>
    <w:rsid w:val="00447DB8"/>
    <w:rsid w:val="00447DC3"/>
    <w:rsid w:val="004505C5"/>
    <w:rsid w:val="004509A0"/>
    <w:rsid w:val="00450BF6"/>
    <w:rsid w:val="004510DA"/>
    <w:rsid w:val="00451F2F"/>
    <w:rsid w:val="0045240B"/>
    <w:rsid w:val="00452425"/>
    <w:rsid w:val="00452585"/>
    <w:rsid w:val="0045268D"/>
    <w:rsid w:val="0045299F"/>
    <w:rsid w:val="00452B52"/>
    <w:rsid w:val="00453315"/>
    <w:rsid w:val="004536DC"/>
    <w:rsid w:val="00453C19"/>
    <w:rsid w:val="004541C3"/>
    <w:rsid w:val="00454348"/>
    <w:rsid w:val="00454456"/>
    <w:rsid w:val="00454963"/>
    <w:rsid w:val="00455028"/>
    <w:rsid w:val="00455143"/>
    <w:rsid w:val="004555A6"/>
    <w:rsid w:val="00455A5B"/>
    <w:rsid w:val="00455E55"/>
    <w:rsid w:val="00456091"/>
    <w:rsid w:val="004560E8"/>
    <w:rsid w:val="00456203"/>
    <w:rsid w:val="00456405"/>
    <w:rsid w:val="004567D0"/>
    <w:rsid w:val="00456998"/>
    <w:rsid w:val="00457276"/>
    <w:rsid w:val="00457745"/>
    <w:rsid w:val="00457BA5"/>
    <w:rsid w:val="00457F5A"/>
    <w:rsid w:val="00460054"/>
    <w:rsid w:val="00460751"/>
    <w:rsid w:val="00460908"/>
    <w:rsid w:val="004609D4"/>
    <w:rsid w:val="00460A5D"/>
    <w:rsid w:val="00460D01"/>
    <w:rsid w:val="00461B69"/>
    <w:rsid w:val="004624A9"/>
    <w:rsid w:val="00462692"/>
    <w:rsid w:val="00462739"/>
    <w:rsid w:val="00462903"/>
    <w:rsid w:val="00462940"/>
    <w:rsid w:val="00462AAE"/>
    <w:rsid w:val="004631B0"/>
    <w:rsid w:val="00463671"/>
    <w:rsid w:val="004637E9"/>
    <w:rsid w:val="00463A24"/>
    <w:rsid w:val="0046425E"/>
    <w:rsid w:val="00464699"/>
    <w:rsid w:val="00464A17"/>
    <w:rsid w:val="00464EFF"/>
    <w:rsid w:val="00465762"/>
    <w:rsid w:val="00465A46"/>
    <w:rsid w:val="00466771"/>
    <w:rsid w:val="00466A0C"/>
    <w:rsid w:val="00466BED"/>
    <w:rsid w:val="0046757D"/>
    <w:rsid w:val="00467B40"/>
    <w:rsid w:val="00467B8F"/>
    <w:rsid w:val="004703B3"/>
    <w:rsid w:val="004704C9"/>
    <w:rsid w:val="004705B0"/>
    <w:rsid w:val="004705B6"/>
    <w:rsid w:val="00470B73"/>
    <w:rsid w:val="00470DB1"/>
    <w:rsid w:val="004711B5"/>
    <w:rsid w:val="004711F6"/>
    <w:rsid w:val="0047154D"/>
    <w:rsid w:val="004715FE"/>
    <w:rsid w:val="00471AC9"/>
    <w:rsid w:val="00471B3A"/>
    <w:rsid w:val="00471F3B"/>
    <w:rsid w:val="00471F86"/>
    <w:rsid w:val="00472351"/>
    <w:rsid w:val="00472557"/>
    <w:rsid w:val="0047265B"/>
    <w:rsid w:val="004727E6"/>
    <w:rsid w:val="00472E80"/>
    <w:rsid w:val="0047315E"/>
    <w:rsid w:val="00473230"/>
    <w:rsid w:val="00473DD0"/>
    <w:rsid w:val="004740D0"/>
    <w:rsid w:val="00474199"/>
    <w:rsid w:val="004741DF"/>
    <w:rsid w:val="0047463D"/>
    <w:rsid w:val="00474B97"/>
    <w:rsid w:val="00474FA4"/>
    <w:rsid w:val="004754F3"/>
    <w:rsid w:val="00475603"/>
    <w:rsid w:val="0047573A"/>
    <w:rsid w:val="004757B8"/>
    <w:rsid w:val="00475BFF"/>
    <w:rsid w:val="004761DA"/>
    <w:rsid w:val="004762F9"/>
    <w:rsid w:val="00476CFC"/>
    <w:rsid w:val="00477172"/>
    <w:rsid w:val="004771E8"/>
    <w:rsid w:val="0047721B"/>
    <w:rsid w:val="00477483"/>
    <w:rsid w:val="00477585"/>
    <w:rsid w:val="00477B68"/>
    <w:rsid w:val="00477B86"/>
    <w:rsid w:val="00477D65"/>
    <w:rsid w:val="00477EA0"/>
    <w:rsid w:val="00477FBB"/>
    <w:rsid w:val="0048086F"/>
    <w:rsid w:val="00480E99"/>
    <w:rsid w:val="00481B68"/>
    <w:rsid w:val="004823F2"/>
    <w:rsid w:val="00482C30"/>
    <w:rsid w:val="00482CCB"/>
    <w:rsid w:val="00482E21"/>
    <w:rsid w:val="00483104"/>
    <w:rsid w:val="00483E06"/>
    <w:rsid w:val="0048458D"/>
    <w:rsid w:val="00484A20"/>
    <w:rsid w:val="00484FBF"/>
    <w:rsid w:val="004851C3"/>
    <w:rsid w:val="00485499"/>
    <w:rsid w:val="00485B42"/>
    <w:rsid w:val="00485C79"/>
    <w:rsid w:val="0048602B"/>
    <w:rsid w:val="004861AA"/>
    <w:rsid w:val="004862F4"/>
    <w:rsid w:val="00486531"/>
    <w:rsid w:val="00486C6A"/>
    <w:rsid w:val="00487513"/>
    <w:rsid w:val="004876FC"/>
    <w:rsid w:val="00487B28"/>
    <w:rsid w:val="00487C00"/>
    <w:rsid w:val="004908A8"/>
    <w:rsid w:val="00491237"/>
    <w:rsid w:val="00491C46"/>
    <w:rsid w:val="00492953"/>
    <w:rsid w:val="00492DDA"/>
    <w:rsid w:val="00492EA3"/>
    <w:rsid w:val="00492FB7"/>
    <w:rsid w:val="00493313"/>
    <w:rsid w:val="0049366C"/>
    <w:rsid w:val="004938E0"/>
    <w:rsid w:val="00493BA1"/>
    <w:rsid w:val="00493EAC"/>
    <w:rsid w:val="00493EE6"/>
    <w:rsid w:val="00493F1E"/>
    <w:rsid w:val="004941CF"/>
    <w:rsid w:val="004942D6"/>
    <w:rsid w:val="00494379"/>
    <w:rsid w:val="00494B34"/>
    <w:rsid w:val="00495312"/>
    <w:rsid w:val="004956CD"/>
    <w:rsid w:val="0049573D"/>
    <w:rsid w:val="004960B6"/>
    <w:rsid w:val="00496869"/>
    <w:rsid w:val="00496ACF"/>
    <w:rsid w:val="00496B8E"/>
    <w:rsid w:val="00497155"/>
    <w:rsid w:val="0049717E"/>
    <w:rsid w:val="00497463"/>
    <w:rsid w:val="00497F14"/>
    <w:rsid w:val="004A007B"/>
    <w:rsid w:val="004A0BCC"/>
    <w:rsid w:val="004A0E62"/>
    <w:rsid w:val="004A0F7C"/>
    <w:rsid w:val="004A176A"/>
    <w:rsid w:val="004A1C12"/>
    <w:rsid w:val="004A2219"/>
    <w:rsid w:val="004A2AE2"/>
    <w:rsid w:val="004A2BAB"/>
    <w:rsid w:val="004A31E6"/>
    <w:rsid w:val="004A3290"/>
    <w:rsid w:val="004A360D"/>
    <w:rsid w:val="004A3A35"/>
    <w:rsid w:val="004A3D8E"/>
    <w:rsid w:val="004A410A"/>
    <w:rsid w:val="004A4E6E"/>
    <w:rsid w:val="004A5312"/>
    <w:rsid w:val="004A5457"/>
    <w:rsid w:val="004A56EF"/>
    <w:rsid w:val="004A5C5B"/>
    <w:rsid w:val="004A6EBC"/>
    <w:rsid w:val="004A78DC"/>
    <w:rsid w:val="004A7BCE"/>
    <w:rsid w:val="004A7D19"/>
    <w:rsid w:val="004A7EDC"/>
    <w:rsid w:val="004B017E"/>
    <w:rsid w:val="004B0461"/>
    <w:rsid w:val="004B0472"/>
    <w:rsid w:val="004B13E8"/>
    <w:rsid w:val="004B1859"/>
    <w:rsid w:val="004B1AF2"/>
    <w:rsid w:val="004B2011"/>
    <w:rsid w:val="004B2124"/>
    <w:rsid w:val="004B308F"/>
    <w:rsid w:val="004B3309"/>
    <w:rsid w:val="004B33A7"/>
    <w:rsid w:val="004B366E"/>
    <w:rsid w:val="004B3730"/>
    <w:rsid w:val="004B3B4C"/>
    <w:rsid w:val="004B3B52"/>
    <w:rsid w:val="004B450D"/>
    <w:rsid w:val="004B46AD"/>
    <w:rsid w:val="004B4B09"/>
    <w:rsid w:val="004B5F29"/>
    <w:rsid w:val="004B60EF"/>
    <w:rsid w:val="004B63BF"/>
    <w:rsid w:val="004B7706"/>
    <w:rsid w:val="004B7E36"/>
    <w:rsid w:val="004C07B8"/>
    <w:rsid w:val="004C19FA"/>
    <w:rsid w:val="004C1DCC"/>
    <w:rsid w:val="004C2083"/>
    <w:rsid w:val="004C394E"/>
    <w:rsid w:val="004C4DB8"/>
    <w:rsid w:val="004C51F6"/>
    <w:rsid w:val="004C525D"/>
    <w:rsid w:val="004C5501"/>
    <w:rsid w:val="004C5552"/>
    <w:rsid w:val="004C57F2"/>
    <w:rsid w:val="004C65A8"/>
    <w:rsid w:val="004C683C"/>
    <w:rsid w:val="004C69FC"/>
    <w:rsid w:val="004C6C2B"/>
    <w:rsid w:val="004C6E50"/>
    <w:rsid w:val="004C72DD"/>
    <w:rsid w:val="004C74E0"/>
    <w:rsid w:val="004C7C1C"/>
    <w:rsid w:val="004C7FC5"/>
    <w:rsid w:val="004D04C5"/>
    <w:rsid w:val="004D0552"/>
    <w:rsid w:val="004D08A7"/>
    <w:rsid w:val="004D0E14"/>
    <w:rsid w:val="004D1462"/>
    <w:rsid w:val="004D1C55"/>
    <w:rsid w:val="004D1C90"/>
    <w:rsid w:val="004D262D"/>
    <w:rsid w:val="004D2AAF"/>
    <w:rsid w:val="004D2BB6"/>
    <w:rsid w:val="004D2D84"/>
    <w:rsid w:val="004D2DA4"/>
    <w:rsid w:val="004D33AB"/>
    <w:rsid w:val="004D3403"/>
    <w:rsid w:val="004D3505"/>
    <w:rsid w:val="004D366C"/>
    <w:rsid w:val="004D36F5"/>
    <w:rsid w:val="004D3BCB"/>
    <w:rsid w:val="004D3F0B"/>
    <w:rsid w:val="004D40DA"/>
    <w:rsid w:val="004D418D"/>
    <w:rsid w:val="004D430C"/>
    <w:rsid w:val="004D4785"/>
    <w:rsid w:val="004D4BE4"/>
    <w:rsid w:val="004D4FC4"/>
    <w:rsid w:val="004D5188"/>
    <w:rsid w:val="004D522C"/>
    <w:rsid w:val="004D5417"/>
    <w:rsid w:val="004D54E8"/>
    <w:rsid w:val="004D56BC"/>
    <w:rsid w:val="004D58AA"/>
    <w:rsid w:val="004D5BE7"/>
    <w:rsid w:val="004D64F9"/>
    <w:rsid w:val="004D6ABE"/>
    <w:rsid w:val="004D7076"/>
    <w:rsid w:val="004D707B"/>
    <w:rsid w:val="004D70B5"/>
    <w:rsid w:val="004D70F5"/>
    <w:rsid w:val="004D7336"/>
    <w:rsid w:val="004E079D"/>
    <w:rsid w:val="004E0823"/>
    <w:rsid w:val="004E0BA5"/>
    <w:rsid w:val="004E0BE5"/>
    <w:rsid w:val="004E0CD7"/>
    <w:rsid w:val="004E12ED"/>
    <w:rsid w:val="004E1693"/>
    <w:rsid w:val="004E1B62"/>
    <w:rsid w:val="004E2C37"/>
    <w:rsid w:val="004E2FA0"/>
    <w:rsid w:val="004E338F"/>
    <w:rsid w:val="004E390D"/>
    <w:rsid w:val="004E41AE"/>
    <w:rsid w:val="004E4478"/>
    <w:rsid w:val="004E5382"/>
    <w:rsid w:val="004E5B2F"/>
    <w:rsid w:val="004E61B7"/>
    <w:rsid w:val="004E62DA"/>
    <w:rsid w:val="004E6536"/>
    <w:rsid w:val="004E69E1"/>
    <w:rsid w:val="004E6B18"/>
    <w:rsid w:val="004E7726"/>
    <w:rsid w:val="004E7C6A"/>
    <w:rsid w:val="004F0887"/>
    <w:rsid w:val="004F0BF1"/>
    <w:rsid w:val="004F0FAF"/>
    <w:rsid w:val="004F1351"/>
    <w:rsid w:val="004F187C"/>
    <w:rsid w:val="004F1D95"/>
    <w:rsid w:val="004F2C27"/>
    <w:rsid w:val="004F2EAD"/>
    <w:rsid w:val="004F2FC8"/>
    <w:rsid w:val="004F343A"/>
    <w:rsid w:val="004F39FE"/>
    <w:rsid w:val="004F429E"/>
    <w:rsid w:val="004F49A1"/>
    <w:rsid w:val="004F4EE8"/>
    <w:rsid w:val="004F516F"/>
    <w:rsid w:val="004F5AE6"/>
    <w:rsid w:val="004F6D4C"/>
    <w:rsid w:val="004F7055"/>
    <w:rsid w:val="004F70BA"/>
    <w:rsid w:val="004F783F"/>
    <w:rsid w:val="004F7F58"/>
    <w:rsid w:val="00500144"/>
    <w:rsid w:val="00500D6D"/>
    <w:rsid w:val="00500EB9"/>
    <w:rsid w:val="00500EC2"/>
    <w:rsid w:val="00501713"/>
    <w:rsid w:val="00501F6E"/>
    <w:rsid w:val="0050209F"/>
    <w:rsid w:val="00502630"/>
    <w:rsid w:val="00502A79"/>
    <w:rsid w:val="00502C39"/>
    <w:rsid w:val="00502F7D"/>
    <w:rsid w:val="0050343E"/>
    <w:rsid w:val="005049A8"/>
    <w:rsid w:val="00504AFF"/>
    <w:rsid w:val="00504D87"/>
    <w:rsid w:val="00504F79"/>
    <w:rsid w:val="005054FB"/>
    <w:rsid w:val="005059AA"/>
    <w:rsid w:val="00505CB8"/>
    <w:rsid w:val="005063AB"/>
    <w:rsid w:val="0050644F"/>
    <w:rsid w:val="00506CB9"/>
    <w:rsid w:val="005070DF"/>
    <w:rsid w:val="00507686"/>
    <w:rsid w:val="0051008B"/>
    <w:rsid w:val="0051015C"/>
    <w:rsid w:val="0051062F"/>
    <w:rsid w:val="00510A3E"/>
    <w:rsid w:val="00510B86"/>
    <w:rsid w:val="00511134"/>
    <w:rsid w:val="0051131F"/>
    <w:rsid w:val="00512147"/>
    <w:rsid w:val="005121B1"/>
    <w:rsid w:val="00513094"/>
    <w:rsid w:val="0051351C"/>
    <w:rsid w:val="00513912"/>
    <w:rsid w:val="00513969"/>
    <w:rsid w:val="00513E08"/>
    <w:rsid w:val="0051401A"/>
    <w:rsid w:val="00514308"/>
    <w:rsid w:val="005147F0"/>
    <w:rsid w:val="00514EBB"/>
    <w:rsid w:val="0051507E"/>
    <w:rsid w:val="005150C6"/>
    <w:rsid w:val="005155B7"/>
    <w:rsid w:val="00515897"/>
    <w:rsid w:val="0051598D"/>
    <w:rsid w:val="00515E50"/>
    <w:rsid w:val="00516096"/>
    <w:rsid w:val="005165FC"/>
    <w:rsid w:val="00516A2F"/>
    <w:rsid w:val="00516AE6"/>
    <w:rsid w:val="00516EE4"/>
    <w:rsid w:val="00516F17"/>
    <w:rsid w:val="00516FBC"/>
    <w:rsid w:val="005175A7"/>
    <w:rsid w:val="00517808"/>
    <w:rsid w:val="00517BB1"/>
    <w:rsid w:val="0052008A"/>
    <w:rsid w:val="0052043D"/>
    <w:rsid w:val="00520E36"/>
    <w:rsid w:val="00521186"/>
    <w:rsid w:val="005221F0"/>
    <w:rsid w:val="005222D9"/>
    <w:rsid w:val="005222DA"/>
    <w:rsid w:val="00522305"/>
    <w:rsid w:val="0052277F"/>
    <w:rsid w:val="0052295E"/>
    <w:rsid w:val="00522AC7"/>
    <w:rsid w:val="0052316D"/>
    <w:rsid w:val="00523248"/>
    <w:rsid w:val="00523439"/>
    <w:rsid w:val="00523DD2"/>
    <w:rsid w:val="005244F6"/>
    <w:rsid w:val="005245B9"/>
    <w:rsid w:val="0052484D"/>
    <w:rsid w:val="005252DD"/>
    <w:rsid w:val="00525348"/>
    <w:rsid w:val="005253C8"/>
    <w:rsid w:val="0052580F"/>
    <w:rsid w:val="00525D49"/>
    <w:rsid w:val="005261B5"/>
    <w:rsid w:val="005262ED"/>
    <w:rsid w:val="005265FD"/>
    <w:rsid w:val="00526AF1"/>
    <w:rsid w:val="00526FE6"/>
    <w:rsid w:val="00527355"/>
    <w:rsid w:val="00527A52"/>
    <w:rsid w:val="00531CDA"/>
    <w:rsid w:val="00532068"/>
    <w:rsid w:val="00532361"/>
    <w:rsid w:val="005324E1"/>
    <w:rsid w:val="0053299F"/>
    <w:rsid w:val="00532DB6"/>
    <w:rsid w:val="00532EA2"/>
    <w:rsid w:val="00533519"/>
    <w:rsid w:val="00533AF1"/>
    <w:rsid w:val="00533F80"/>
    <w:rsid w:val="0053433C"/>
    <w:rsid w:val="00534787"/>
    <w:rsid w:val="00534C4F"/>
    <w:rsid w:val="00534DC8"/>
    <w:rsid w:val="0053539D"/>
    <w:rsid w:val="005353B0"/>
    <w:rsid w:val="0053562E"/>
    <w:rsid w:val="00535C70"/>
    <w:rsid w:val="0053647E"/>
    <w:rsid w:val="0053698C"/>
    <w:rsid w:val="00536C74"/>
    <w:rsid w:val="005370D4"/>
    <w:rsid w:val="00537235"/>
    <w:rsid w:val="005372E3"/>
    <w:rsid w:val="005406EA"/>
    <w:rsid w:val="00540D64"/>
    <w:rsid w:val="00541193"/>
    <w:rsid w:val="005411A1"/>
    <w:rsid w:val="005417E6"/>
    <w:rsid w:val="005418EE"/>
    <w:rsid w:val="00541DE3"/>
    <w:rsid w:val="005420A6"/>
    <w:rsid w:val="00542308"/>
    <w:rsid w:val="00542340"/>
    <w:rsid w:val="0054241B"/>
    <w:rsid w:val="00542BC1"/>
    <w:rsid w:val="005435EC"/>
    <w:rsid w:val="0054373F"/>
    <w:rsid w:val="00543DD0"/>
    <w:rsid w:val="00546CB8"/>
    <w:rsid w:val="00550693"/>
    <w:rsid w:val="00550BCC"/>
    <w:rsid w:val="00550EE3"/>
    <w:rsid w:val="0055160A"/>
    <w:rsid w:val="00551F28"/>
    <w:rsid w:val="00552557"/>
    <w:rsid w:val="005525CE"/>
    <w:rsid w:val="00552645"/>
    <w:rsid w:val="005537EE"/>
    <w:rsid w:val="005540B6"/>
    <w:rsid w:val="005544E4"/>
    <w:rsid w:val="005547A3"/>
    <w:rsid w:val="00555739"/>
    <w:rsid w:val="0055581F"/>
    <w:rsid w:val="0055591F"/>
    <w:rsid w:val="00555B6B"/>
    <w:rsid w:val="00555C64"/>
    <w:rsid w:val="00555D6B"/>
    <w:rsid w:val="005562E1"/>
    <w:rsid w:val="005567F4"/>
    <w:rsid w:val="00556F78"/>
    <w:rsid w:val="005570CA"/>
    <w:rsid w:val="005571F5"/>
    <w:rsid w:val="00557432"/>
    <w:rsid w:val="00557829"/>
    <w:rsid w:val="00557BBE"/>
    <w:rsid w:val="00557F95"/>
    <w:rsid w:val="00557FC3"/>
    <w:rsid w:val="00560134"/>
    <w:rsid w:val="005605F0"/>
    <w:rsid w:val="00560983"/>
    <w:rsid w:val="005610FE"/>
    <w:rsid w:val="005619F2"/>
    <w:rsid w:val="00561B07"/>
    <w:rsid w:val="00561B1B"/>
    <w:rsid w:val="00561B93"/>
    <w:rsid w:val="00561E74"/>
    <w:rsid w:val="005622B6"/>
    <w:rsid w:val="005625FF"/>
    <w:rsid w:val="00562BC5"/>
    <w:rsid w:val="00562C21"/>
    <w:rsid w:val="00563260"/>
    <w:rsid w:val="00563919"/>
    <w:rsid w:val="00563C51"/>
    <w:rsid w:val="00564A32"/>
    <w:rsid w:val="00564ABB"/>
    <w:rsid w:val="00564E63"/>
    <w:rsid w:val="00564EDD"/>
    <w:rsid w:val="00564EFC"/>
    <w:rsid w:val="0056543D"/>
    <w:rsid w:val="005657D0"/>
    <w:rsid w:val="00565BDB"/>
    <w:rsid w:val="00565E9D"/>
    <w:rsid w:val="005667D3"/>
    <w:rsid w:val="00566E7A"/>
    <w:rsid w:val="00566EF8"/>
    <w:rsid w:val="00567AE8"/>
    <w:rsid w:val="00567BBD"/>
    <w:rsid w:val="00567D41"/>
    <w:rsid w:val="00567D6B"/>
    <w:rsid w:val="00567DEB"/>
    <w:rsid w:val="00567E79"/>
    <w:rsid w:val="00570533"/>
    <w:rsid w:val="005705CF"/>
    <w:rsid w:val="00570DDD"/>
    <w:rsid w:val="005711CC"/>
    <w:rsid w:val="005717B0"/>
    <w:rsid w:val="00571808"/>
    <w:rsid w:val="00571A9E"/>
    <w:rsid w:val="00571C17"/>
    <w:rsid w:val="00572BA0"/>
    <w:rsid w:val="00572EE9"/>
    <w:rsid w:val="00572FDE"/>
    <w:rsid w:val="00573015"/>
    <w:rsid w:val="00573333"/>
    <w:rsid w:val="005733DD"/>
    <w:rsid w:val="0057391E"/>
    <w:rsid w:val="00573AAE"/>
    <w:rsid w:val="00573BC7"/>
    <w:rsid w:val="005741F4"/>
    <w:rsid w:val="0057476A"/>
    <w:rsid w:val="00575053"/>
    <w:rsid w:val="00575304"/>
    <w:rsid w:val="0057564B"/>
    <w:rsid w:val="00575778"/>
    <w:rsid w:val="00576875"/>
    <w:rsid w:val="00576D17"/>
    <w:rsid w:val="00576ED1"/>
    <w:rsid w:val="00576FC9"/>
    <w:rsid w:val="005775D4"/>
    <w:rsid w:val="00577839"/>
    <w:rsid w:val="00580469"/>
    <w:rsid w:val="005806AB"/>
    <w:rsid w:val="005810B9"/>
    <w:rsid w:val="00581267"/>
    <w:rsid w:val="00581335"/>
    <w:rsid w:val="00581447"/>
    <w:rsid w:val="00581580"/>
    <w:rsid w:val="005816D7"/>
    <w:rsid w:val="00581898"/>
    <w:rsid w:val="00581BC3"/>
    <w:rsid w:val="00581C9C"/>
    <w:rsid w:val="00582038"/>
    <w:rsid w:val="005821A3"/>
    <w:rsid w:val="00582219"/>
    <w:rsid w:val="0058262E"/>
    <w:rsid w:val="00582BE6"/>
    <w:rsid w:val="005835DD"/>
    <w:rsid w:val="0058385F"/>
    <w:rsid w:val="00583F4B"/>
    <w:rsid w:val="005842B6"/>
    <w:rsid w:val="00584980"/>
    <w:rsid w:val="00584D0D"/>
    <w:rsid w:val="00585253"/>
    <w:rsid w:val="0058543A"/>
    <w:rsid w:val="00585AB9"/>
    <w:rsid w:val="005862D6"/>
    <w:rsid w:val="00587240"/>
    <w:rsid w:val="00587613"/>
    <w:rsid w:val="005876FA"/>
    <w:rsid w:val="00587DCC"/>
    <w:rsid w:val="00587E04"/>
    <w:rsid w:val="00590040"/>
    <w:rsid w:val="005907AF"/>
    <w:rsid w:val="00590BF7"/>
    <w:rsid w:val="00590F12"/>
    <w:rsid w:val="005917D5"/>
    <w:rsid w:val="00591A48"/>
    <w:rsid w:val="00591F21"/>
    <w:rsid w:val="0059224C"/>
    <w:rsid w:val="00592E2B"/>
    <w:rsid w:val="005931B5"/>
    <w:rsid w:val="00593285"/>
    <w:rsid w:val="005932F2"/>
    <w:rsid w:val="00593446"/>
    <w:rsid w:val="005935E7"/>
    <w:rsid w:val="005940EC"/>
    <w:rsid w:val="0059413B"/>
    <w:rsid w:val="00594374"/>
    <w:rsid w:val="00594767"/>
    <w:rsid w:val="0059490F"/>
    <w:rsid w:val="005949BD"/>
    <w:rsid w:val="00594E18"/>
    <w:rsid w:val="0059537F"/>
    <w:rsid w:val="005959A2"/>
    <w:rsid w:val="0059654A"/>
    <w:rsid w:val="0059658A"/>
    <w:rsid w:val="005969AA"/>
    <w:rsid w:val="00596E77"/>
    <w:rsid w:val="005972D6"/>
    <w:rsid w:val="00597639"/>
    <w:rsid w:val="0059787B"/>
    <w:rsid w:val="0059797E"/>
    <w:rsid w:val="00597A44"/>
    <w:rsid w:val="005A06CB"/>
    <w:rsid w:val="005A07E3"/>
    <w:rsid w:val="005A0BCC"/>
    <w:rsid w:val="005A0C78"/>
    <w:rsid w:val="005A0E34"/>
    <w:rsid w:val="005A100A"/>
    <w:rsid w:val="005A175E"/>
    <w:rsid w:val="005A18D9"/>
    <w:rsid w:val="005A1C8A"/>
    <w:rsid w:val="005A237E"/>
    <w:rsid w:val="005A265A"/>
    <w:rsid w:val="005A2740"/>
    <w:rsid w:val="005A2F39"/>
    <w:rsid w:val="005A32AE"/>
    <w:rsid w:val="005A34F4"/>
    <w:rsid w:val="005A3F1B"/>
    <w:rsid w:val="005A4102"/>
    <w:rsid w:val="005A427E"/>
    <w:rsid w:val="005A4388"/>
    <w:rsid w:val="005A441F"/>
    <w:rsid w:val="005A4BD6"/>
    <w:rsid w:val="005A4C9A"/>
    <w:rsid w:val="005A5772"/>
    <w:rsid w:val="005A5BBE"/>
    <w:rsid w:val="005A644D"/>
    <w:rsid w:val="005A6823"/>
    <w:rsid w:val="005A6C5A"/>
    <w:rsid w:val="005A70A2"/>
    <w:rsid w:val="005A7136"/>
    <w:rsid w:val="005A749D"/>
    <w:rsid w:val="005A7D34"/>
    <w:rsid w:val="005B0170"/>
    <w:rsid w:val="005B05C8"/>
    <w:rsid w:val="005B0776"/>
    <w:rsid w:val="005B07DC"/>
    <w:rsid w:val="005B0972"/>
    <w:rsid w:val="005B1534"/>
    <w:rsid w:val="005B1569"/>
    <w:rsid w:val="005B17F9"/>
    <w:rsid w:val="005B1926"/>
    <w:rsid w:val="005B1BAA"/>
    <w:rsid w:val="005B1D42"/>
    <w:rsid w:val="005B1D57"/>
    <w:rsid w:val="005B1FB3"/>
    <w:rsid w:val="005B257E"/>
    <w:rsid w:val="005B342C"/>
    <w:rsid w:val="005B3486"/>
    <w:rsid w:val="005B3500"/>
    <w:rsid w:val="005B3542"/>
    <w:rsid w:val="005B38E3"/>
    <w:rsid w:val="005B3B5A"/>
    <w:rsid w:val="005B3CBB"/>
    <w:rsid w:val="005B4232"/>
    <w:rsid w:val="005B45AB"/>
    <w:rsid w:val="005B4639"/>
    <w:rsid w:val="005B4A1E"/>
    <w:rsid w:val="005B4D78"/>
    <w:rsid w:val="005B4F04"/>
    <w:rsid w:val="005B5A42"/>
    <w:rsid w:val="005B5CC5"/>
    <w:rsid w:val="005B5F48"/>
    <w:rsid w:val="005B666A"/>
    <w:rsid w:val="005B69F6"/>
    <w:rsid w:val="005B6AE8"/>
    <w:rsid w:val="005B6C15"/>
    <w:rsid w:val="005B7B24"/>
    <w:rsid w:val="005C049F"/>
    <w:rsid w:val="005C04E5"/>
    <w:rsid w:val="005C0547"/>
    <w:rsid w:val="005C09FF"/>
    <w:rsid w:val="005C0BC8"/>
    <w:rsid w:val="005C0DEB"/>
    <w:rsid w:val="005C12CC"/>
    <w:rsid w:val="005C27E2"/>
    <w:rsid w:val="005C29A8"/>
    <w:rsid w:val="005C2B0A"/>
    <w:rsid w:val="005C2B1D"/>
    <w:rsid w:val="005C307C"/>
    <w:rsid w:val="005C42FA"/>
    <w:rsid w:val="005C49C3"/>
    <w:rsid w:val="005C4CFF"/>
    <w:rsid w:val="005C4FCA"/>
    <w:rsid w:val="005C5527"/>
    <w:rsid w:val="005C5952"/>
    <w:rsid w:val="005C5B53"/>
    <w:rsid w:val="005C6511"/>
    <w:rsid w:val="005C742D"/>
    <w:rsid w:val="005C7BF7"/>
    <w:rsid w:val="005C7C90"/>
    <w:rsid w:val="005D01CC"/>
    <w:rsid w:val="005D093B"/>
    <w:rsid w:val="005D0A59"/>
    <w:rsid w:val="005D12BE"/>
    <w:rsid w:val="005D13BD"/>
    <w:rsid w:val="005D19A1"/>
    <w:rsid w:val="005D1A32"/>
    <w:rsid w:val="005D1D2B"/>
    <w:rsid w:val="005D24C4"/>
    <w:rsid w:val="005D27E2"/>
    <w:rsid w:val="005D3050"/>
    <w:rsid w:val="005D31FD"/>
    <w:rsid w:val="005D379F"/>
    <w:rsid w:val="005D3953"/>
    <w:rsid w:val="005D3DA8"/>
    <w:rsid w:val="005D4B9C"/>
    <w:rsid w:val="005D4FB1"/>
    <w:rsid w:val="005D4FE7"/>
    <w:rsid w:val="005D5664"/>
    <w:rsid w:val="005D5723"/>
    <w:rsid w:val="005D5BAA"/>
    <w:rsid w:val="005D6367"/>
    <w:rsid w:val="005D6C5B"/>
    <w:rsid w:val="005D7332"/>
    <w:rsid w:val="005D75E3"/>
    <w:rsid w:val="005D7783"/>
    <w:rsid w:val="005D7899"/>
    <w:rsid w:val="005D7C77"/>
    <w:rsid w:val="005E02BE"/>
    <w:rsid w:val="005E0314"/>
    <w:rsid w:val="005E07D9"/>
    <w:rsid w:val="005E080D"/>
    <w:rsid w:val="005E09E0"/>
    <w:rsid w:val="005E0DD2"/>
    <w:rsid w:val="005E132B"/>
    <w:rsid w:val="005E157C"/>
    <w:rsid w:val="005E1F29"/>
    <w:rsid w:val="005E1F2D"/>
    <w:rsid w:val="005E1FA9"/>
    <w:rsid w:val="005E24A8"/>
    <w:rsid w:val="005E2539"/>
    <w:rsid w:val="005E28D0"/>
    <w:rsid w:val="005E2B33"/>
    <w:rsid w:val="005E2C7B"/>
    <w:rsid w:val="005E2FFE"/>
    <w:rsid w:val="005E3022"/>
    <w:rsid w:val="005E325E"/>
    <w:rsid w:val="005E35CD"/>
    <w:rsid w:val="005E37A2"/>
    <w:rsid w:val="005E3BCD"/>
    <w:rsid w:val="005E4862"/>
    <w:rsid w:val="005E4CE1"/>
    <w:rsid w:val="005E4D97"/>
    <w:rsid w:val="005E4E72"/>
    <w:rsid w:val="005E5694"/>
    <w:rsid w:val="005E5B0E"/>
    <w:rsid w:val="005E6027"/>
    <w:rsid w:val="005E6292"/>
    <w:rsid w:val="005E6611"/>
    <w:rsid w:val="005E706E"/>
    <w:rsid w:val="005E7113"/>
    <w:rsid w:val="005E718C"/>
    <w:rsid w:val="005F0CCE"/>
    <w:rsid w:val="005F1AB1"/>
    <w:rsid w:val="005F1E17"/>
    <w:rsid w:val="005F1F3D"/>
    <w:rsid w:val="005F1F5A"/>
    <w:rsid w:val="005F2118"/>
    <w:rsid w:val="005F2B65"/>
    <w:rsid w:val="005F2F3B"/>
    <w:rsid w:val="005F2FB8"/>
    <w:rsid w:val="005F32E3"/>
    <w:rsid w:val="005F3391"/>
    <w:rsid w:val="005F3815"/>
    <w:rsid w:val="005F38C1"/>
    <w:rsid w:val="005F3BEB"/>
    <w:rsid w:val="005F3BF1"/>
    <w:rsid w:val="005F415D"/>
    <w:rsid w:val="005F46E3"/>
    <w:rsid w:val="005F482B"/>
    <w:rsid w:val="005F4878"/>
    <w:rsid w:val="005F4AD3"/>
    <w:rsid w:val="005F4EFD"/>
    <w:rsid w:val="005F5681"/>
    <w:rsid w:val="005F59AE"/>
    <w:rsid w:val="005F5D1F"/>
    <w:rsid w:val="005F5EA5"/>
    <w:rsid w:val="005F61D0"/>
    <w:rsid w:val="005F6895"/>
    <w:rsid w:val="005F6ABC"/>
    <w:rsid w:val="005F7A03"/>
    <w:rsid w:val="00600731"/>
    <w:rsid w:val="006012C8"/>
    <w:rsid w:val="0060139B"/>
    <w:rsid w:val="006015CF"/>
    <w:rsid w:val="006018F2"/>
    <w:rsid w:val="00601B06"/>
    <w:rsid w:val="00601F69"/>
    <w:rsid w:val="0060242A"/>
    <w:rsid w:val="006028CB"/>
    <w:rsid w:val="006029E7"/>
    <w:rsid w:val="00602A74"/>
    <w:rsid w:val="006031E1"/>
    <w:rsid w:val="006034DC"/>
    <w:rsid w:val="006038BC"/>
    <w:rsid w:val="00603D78"/>
    <w:rsid w:val="0060411C"/>
    <w:rsid w:val="006041A0"/>
    <w:rsid w:val="00604697"/>
    <w:rsid w:val="0060485E"/>
    <w:rsid w:val="00604C27"/>
    <w:rsid w:val="00604F31"/>
    <w:rsid w:val="006052EA"/>
    <w:rsid w:val="0060581C"/>
    <w:rsid w:val="0060593C"/>
    <w:rsid w:val="00605A60"/>
    <w:rsid w:val="00605B16"/>
    <w:rsid w:val="00606881"/>
    <w:rsid w:val="006068A3"/>
    <w:rsid w:val="006068BD"/>
    <w:rsid w:val="00606A6A"/>
    <w:rsid w:val="00606CDB"/>
    <w:rsid w:val="0060737C"/>
    <w:rsid w:val="006076B8"/>
    <w:rsid w:val="0060783C"/>
    <w:rsid w:val="00607E73"/>
    <w:rsid w:val="00607EDF"/>
    <w:rsid w:val="0061015F"/>
    <w:rsid w:val="006103BA"/>
    <w:rsid w:val="00610445"/>
    <w:rsid w:val="00610922"/>
    <w:rsid w:val="00610B42"/>
    <w:rsid w:val="00610FBC"/>
    <w:rsid w:val="0061177C"/>
    <w:rsid w:val="006118B0"/>
    <w:rsid w:val="00611FAC"/>
    <w:rsid w:val="00612C03"/>
    <w:rsid w:val="00612C82"/>
    <w:rsid w:val="00612D39"/>
    <w:rsid w:val="00613589"/>
    <w:rsid w:val="00613E37"/>
    <w:rsid w:val="006140D4"/>
    <w:rsid w:val="00614125"/>
    <w:rsid w:val="00614262"/>
    <w:rsid w:val="0061484D"/>
    <w:rsid w:val="00614EDF"/>
    <w:rsid w:val="00614F15"/>
    <w:rsid w:val="00615085"/>
    <w:rsid w:val="00615815"/>
    <w:rsid w:val="00615F25"/>
    <w:rsid w:val="00616182"/>
    <w:rsid w:val="00616665"/>
    <w:rsid w:val="00616697"/>
    <w:rsid w:val="00616A5D"/>
    <w:rsid w:val="00617A37"/>
    <w:rsid w:val="00617FB8"/>
    <w:rsid w:val="0062020D"/>
    <w:rsid w:val="006205CF"/>
    <w:rsid w:val="0062080D"/>
    <w:rsid w:val="00620FD3"/>
    <w:rsid w:val="00621149"/>
    <w:rsid w:val="0062162B"/>
    <w:rsid w:val="00621C03"/>
    <w:rsid w:val="0062278C"/>
    <w:rsid w:val="006230E7"/>
    <w:rsid w:val="006231A9"/>
    <w:rsid w:val="006232E7"/>
    <w:rsid w:val="006232F0"/>
    <w:rsid w:val="00623510"/>
    <w:rsid w:val="00623EDC"/>
    <w:rsid w:val="006242A6"/>
    <w:rsid w:val="00624432"/>
    <w:rsid w:val="00624B12"/>
    <w:rsid w:val="00624CAA"/>
    <w:rsid w:val="00625C34"/>
    <w:rsid w:val="00625DDA"/>
    <w:rsid w:val="00626026"/>
    <w:rsid w:val="00626874"/>
    <w:rsid w:val="00626932"/>
    <w:rsid w:val="0062700E"/>
    <w:rsid w:val="00627072"/>
    <w:rsid w:val="00627431"/>
    <w:rsid w:val="00627607"/>
    <w:rsid w:val="00627E18"/>
    <w:rsid w:val="006300D3"/>
    <w:rsid w:val="006300DD"/>
    <w:rsid w:val="006309E4"/>
    <w:rsid w:val="00630B6B"/>
    <w:rsid w:val="00631772"/>
    <w:rsid w:val="00631842"/>
    <w:rsid w:val="0063254E"/>
    <w:rsid w:val="0063294F"/>
    <w:rsid w:val="00633663"/>
    <w:rsid w:val="00633A2B"/>
    <w:rsid w:val="0063446C"/>
    <w:rsid w:val="00634492"/>
    <w:rsid w:val="00634C6A"/>
    <w:rsid w:val="00635572"/>
    <w:rsid w:val="00635807"/>
    <w:rsid w:val="00635946"/>
    <w:rsid w:val="00636123"/>
    <w:rsid w:val="006361D0"/>
    <w:rsid w:val="00636389"/>
    <w:rsid w:val="00636423"/>
    <w:rsid w:val="006365FC"/>
    <w:rsid w:val="0063666C"/>
    <w:rsid w:val="0063727D"/>
    <w:rsid w:val="00637545"/>
    <w:rsid w:val="00637578"/>
    <w:rsid w:val="00640023"/>
    <w:rsid w:val="006400BF"/>
    <w:rsid w:val="00640347"/>
    <w:rsid w:val="00640F95"/>
    <w:rsid w:val="0064140E"/>
    <w:rsid w:val="00641774"/>
    <w:rsid w:val="006417D8"/>
    <w:rsid w:val="00641C5A"/>
    <w:rsid w:val="006421BB"/>
    <w:rsid w:val="006424C3"/>
    <w:rsid w:val="00642D04"/>
    <w:rsid w:val="0064307E"/>
    <w:rsid w:val="006430F5"/>
    <w:rsid w:val="00643253"/>
    <w:rsid w:val="006442DB"/>
    <w:rsid w:val="00644828"/>
    <w:rsid w:val="00644C11"/>
    <w:rsid w:val="006457D3"/>
    <w:rsid w:val="00645DAA"/>
    <w:rsid w:val="00645F17"/>
    <w:rsid w:val="00645FC9"/>
    <w:rsid w:val="006462E6"/>
    <w:rsid w:val="00646488"/>
    <w:rsid w:val="00646562"/>
    <w:rsid w:val="00646A56"/>
    <w:rsid w:val="00646D38"/>
    <w:rsid w:val="00646DBD"/>
    <w:rsid w:val="006471CA"/>
    <w:rsid w:val="00647598"/>
    <w:rsid w:val="00647A73"/>
    <w:rsid w:val="00647D22"/>
    <w:rsid w:val="00650124"/>
    <w:rsid w:val="00650745"/>
    <w:rsid w:val="006509C1"/>
    <w:rsid w:val="00650A04"/>
    <w:rsid w:val="00650BBE"/>
    <w:rsid w:val="00650CF9"/>
    <w:rsid w:val="00650FAF"/>
    <w:rsid w:val="006511E0"/>
    <w:rsid w:val="0065164A"/>
    <w:rsid w:val="00651BC5"/>
    <w:rsid w:val="00651CFE"/>
    <w:rsid w:val="00651E46"/>
    <w:rsid w:val="00651E85"/>
    <w:rsid w:val="006520E1"/>
    <w:rsid w:val="00652300"/>
    <w:rsid w:val="006525B4"/>
    <w:rsid w:val="006529CD"/>
    <w:rsid w:val="00652BB4"/>
    <w:rsid w:val="00652EDD"/>
    <w:rsid w:val="0065304F"/>
    <w:rsid w:val="006532E9"/>
    <w:rsid w:val="00653B39"/>
    <w:rsid w:val="00653B73"/>
    <w:rsid w:val="00653C9F"/>
    <w:rsid w:val="00654521"/>
    <w:rsid w:val="00655365"/>
    <w:rsid w:val="0065571C"/>
    <w:rsid w:val="006558EB"/>
    <w:rsid w:val="00655AE5"/>
    <w:rsid w:val="00655C07"/>
    <w:rsid w:val="00655D48"/>
    <w:rsid w:val="006565EE"/>
    <w:rsid w:val="00656839"/>
    <w:rsid w:val="0065688E"/>
    <w:rsid w:val="00656D40"/>
    <w:rsid w:val="00656EAD"/>
    <w:rsid w:val="006573C2"/>
    <w:rsid w:val="006573C4"/>
    <w:rsid w:val="006576FE"/>
    <w:rsid w:val="00657F8E"/>
    <w:rsid w:val="00660298"/>
    <w:rsid w:val="0066030B"/>
    <w:rsid w:val="0066067B"/>
    <w:rsid w:val="00660B83"/>
    <w:rsid w:val="00660FD2"/>
    <w:rsid w:val="00661066"/>
    <w:rsid w:val="0066109D"/>
    <w:rsid w:val="006610C1"/>
    <w:rsid w:val="0066129E"/>
    <w:rsid w:val="006618FB"/>
    <w:rsid w:val="00661991"/>
    <w:rsid w:val="00661CD4"/>
    <w:rsid w:val="0066257C"/>
    <w:rsid w:val="00662DBB"/>
    <w:rsid w:val="00664446"/>
    <w:rsid w:val="006649CC"/>
    <w:rsid w:val="006651C4"/>
    <w:rsid w:val="00665ED3"/>
    <w:rsid w:val="00666266"/>
    <w:rsid w:val="00666348"/>
    <w:rsid w:val="00666354"/>
    <w:rsid w:val="0066638C"/>
    <w:rsid w:val="006664C0"/>
    <w:rsid w:val="0066657B"/>
    <w:rsid w:val="00667302"/>
    <w:rsid w:val="00667494"/>
    <w:rsid w:val="0066790A"/>
    <w:rsid w:val="00667D72"/>
    <w:rsid w:val="00667E94"/>
    <w:rsid w:val="0067000D"/>
    <w:rsid w:val="00670125"/>
    <w:rsid w:val="00670155"/>
    <w:rsid w:val="0067016D"/>
    <w:rsid w:val="006704BE"/>
    <w:rsid w:val="00670B0D"/>
    <w:rsid w:val="00670BCC"/>
    <w:rsid w:val="00670C68"/>
    <w:rsid w:val="0067112D"/>
    <w:rsid w:val="0067170E"/>
    <w:rsid w:val="00671D42"/>
    <w:rsid w:val="00671DF9"/>
    <w:rsid w:val="00672429"/>
    <w:rsid w:val="006724B5"/>
    <w:rsid w:val="00672A11"/>
    <w:rsid w:val="00672C1E"/>
    <w:rsid w:val="00672E5C"/>
    <w:rsid w:val="0067347B"/>
    <w:rsid w:val="00673777"/>
    <w:rsid w:val="0067454B"/>
    <w:rsid w:val="006748F5"/>
    <w:rsid w:val="00675293"/>
    <w:rsid w:val="006763C8"/>
    <w:rsid w:val="00676721"/>
    <w:rsid w:val="00676B03"/>
    <w:rsid w:val="00676BF0"/>
    <w:rsid w:val="00676C94"/>
    <w:rsid w:val="00676D6E"/>
    <w:rsid w:val="00676D8F"/>
    <w:rsid w:val="00677AF0"/>
    <w:rsid w:val="00677CC1"/>
    <w:rsid w:val="006806B2"/>
    <w:rsid w:val="00680CF2"/>
    <w:rsid w:val="00680F31"/>
    <w:rsid w:val="0068131E"/>
    <w:rsid w:val="00681497"/>
    <w:rsid w:val="0068166B"/>
    <w:rsid w:val="00681A55"/>
    <w:rsid w:val="00681FF7"/>
    <w:rsid w:val="0068229E"/>
    <w:rsid w:val="00682438"/>
    <w:rsid w:val="00682FD8"/>
    <w:rsid w:val="00683A42"/>
    <w:rsid w:val="0068410D"/>
    <w:rsid w:val="006843DA"/>
    <w:rsid w:val="0068489A"/>
    <w:rsid w:val="00685577"/>
    <w:rsid w:val="0068593F"/>
    <w:rsid w:val="00685BA2"/>
    <w:rsid w:val="00685CF1"/>
    <w:rsid w:val="0068665A"/>
    <w:rsid w:val="006866E7"/>
    <w:rsid w:val="00686AD9"/>
    <w:rsid w:val="0068705C"/>
    <w:rsid w:val="00687512"/>
    <w:rsid w:val="006876FE"/>
    <w:rsid w:val="006879A1"/>
    <w:rsid w:val="00687C94"/>
    <w:rsid w:val="00687DFB"/>
    <w:rsid w:val="006905AB"/>
    <w:rsid w:val="0069091E"/>
    <w:rsid w:val="00690A8E"/>
    <w:rsid w:val="00691CAA"/>
    <w:rsid w:val="00691CBF"/>
    <w:rsid w:val="00692566"/>
    <w:rsid w:val="00692618"/>
    <w:rsid w:val="00692812"/>
    <w:rsid w:val="00692A4D"/>
    <w:rsid w:val="00692D01"/>
    <w:rsid w:val="00692FB2"/>
    <w:rsid w:val="00693431"/>
    <w:rsid w:val="00693AB9"/>
    <w:rsid w:val="006944D3"/>
    <w:rsid w:val="00694C8B"/>
    <w:rsid w:val="00695C9B"/>
    <w:rsid w:val="00695EA3"/>
    <w:rsid w:val="006962CA"/>
    <w:rsid w:val="00696330"/>
    <w:rsid w:val="00696C01"/>
    <w:rsid w:val="0069733E"/>
    <w:rsid w:val="0069772B"/>
    <w:rsid w:val="00697CFA"/>
    <w:rsid w:val="00697EDD"/>
    <w:rsid w:val="006A02AA"/>
    <w:rsid w:val="006A0689"/>
    <w:rsid w:val="006A07D3"/>
    <w:rsid w:val="006A0961"/>
    <w:rsid w:val="006A09A6"/>
    <w:rsid w:val="006A0A1E"/>
    <w:rsid w:val="006A1A84"/>
    <w:rsid w:val="006A2035"/>
    <w:rsid w:val="006A319A"/>
    <w:rsid w:val="006A37B3"/>
    <w:rsid w:val="006A3D09"/>
    <w:rsid w:val="006A472F"/>
    <w:rsid w:val="006A4782"/>
    <w:rsid w:val="006A4B31"/>
    <w:rsid w:val="006A4DEF"/>
    <w:rsid w:val="006A4F4F"/>
    <w:rsid w:val="006A50BD"/>
    <w:rsid w:val="006A52FA"/>
    <w:rsid w:val="006A562C"/>
    <w:rsid w:val="006A5CE8"/>
    <w:rsid w:val="006A6B51"/>
    <w:rsid w:val="006A6D22"/>
    <w:rsid w:val="006A6E3D"/>
    <w:rsid w:val="006A7166"/>
    <w:rsid w:val="006A72B9"/>
    <w:rsid w:val="006A752E"/>
    <w:rsid w:val="006A78E1"/>
    <w:rsid w:val="006A7D1E"/>
    <w:rsid w:val="006B0447"/>
    <w:rsid w:val="006B1B13"/>
    <w:rsid w:val="006B28B5"/>
    <w:rsid w:val="006B28EB"/>
    <w:rsid w:val="006B29D3"/>
    <w:rsid w:val="006B2F4C"/>
    <w:rsid w:val="006B33C9"/>
    <w:rsid w:val="006B36FE"/>
    <w:rsid w:val="006B3AEE"/>
    <w:rsid w:val="006B3F9A"/>
    <w:rsid w:val="006B41E7"/>
    <w:rsid w:val="006B441B"/>
    <w:rsid w:val="006B4576"/>
    <w:rsid w:val="006B46C6"/>
    <w:rsid w:val="006B46EE"/>
    <w:rsid w:val="006B5F1E"/>
    <w:rsid w:val="006B6022"/>
    <w:rsid w:val="006B72F3"/>
    <w:rsid w:val="006B7AF8"/>
    <w:rsid w:val="006B7B9D"/>
    <w:rsid w:val="006C0536"/>
    <w:rsid w:val="006C095B"/>
    <w:rsid w:val="006C0F10"/>
    <w:rsid w:val="006C1185"/>
    <w:rsid w:val="006C1476"/>
    <w:rsid w:val="006C24B4"/>
    <w:rsid w:val="006C31F0"/>
    <w:rsid w:val="006C33D3"/>
    <w:rsid w:val="006C3CC9"/>
    <w:rsid w:val="006C494D"/>
    <w:rsid w:val="006C4A26"/>
    <w:rsid w:val="006C5F2A"/>
    <w:rsid w:val="006C6A65"/>
    <w:rsid w:val="006C751F"/>
    <w:rsid w:val="006C78D4"/>
    <w:rsid w:val="006D0C72"/>
    <w:rsid w:val="006D1BD0"/>
    <w:rsid w:val="006D21C1"/>
    <w:rsid w:val="006D23F4"/>
    <w:rsid w:val="006D27A8"/>
    <w:rsid w:val="006D333B"/>
    <w:rsid w:val="006D339D"/>
    <w:rsid w:val="006D36CC"/>
    <w:rsid w:val="006D38B5"/>
    <w:rsid w:val="006D38DC"/>
    <w:rsid w:val="006D3BFC"/>
    <w:rsid w:val="006D3C73"/>
    <w:rsid w:val="006D40B0"/>
    <w:rsid w:val="006D445F"/>
    <w:rsid w:val="006D458C"/>
    <w:rsid w:val="006D477D"/>
    <w:rsid w:val="006D5019"/>
    <w:rsid w:val="006D50B1"/>
    <w:rsid w:val="006D58EE"/>
    <w:rsid w:val="006D5A26"/>
    <w:rsid w:val="006D5CB1"/>
    <w:rsid w:val="006D5F8F"/>
    <w:rsid w:val="006D66CD"/>
    <w:rsid w:val="006D72FC"/>
    <w:rsid w:val="006D7308"/>
    <w:rsid w:val="006D739B"/>
    <w:rsid w:val="006D74C0"/>
    <w:rsid w:val="006D78C2"/>
    <w:rsid w:val="006D7BEC"/>
    <w:rsid w:val="006D7DD0"/>
    <w:rsid w:val="006E016E"/>
    <w:rsid w:val="006E0327"/>
    <w:rsid w:val="006E0487"/>
    <w:rsid w:val="006E0A17"/>
    <w:rsid w:val="006E0A29"/>
    <w:rsid w:val="006E0C45"/>
    <w:rsid w:val="006E2314"/>
    <w:rsid w:val="006E246F"/>
    <w:rsid w:val="006E2C5F"/>
    <w:rsid w:val="006E2CEC"/>
    <w:rsid w:val="006E2F95"/>
    <w:rsid w:val="006E2FB6"/>
    <w:rsid w:val="006E348B"/>
    <w:rsid w:val="006E3D3F"/>
    <w:rsid w:val="006E40E0"/>
    <w:rsid w:val="006E4639"/>
    <w:rsid w:val="006E4950"/>
    <w:rsid w:val="006E52B9"/>
    <w:rsid w:val="006E558F"/>
    <w:rsid w:val="006E5666"/>
    <w:rsid w:val="006E58B3"/>
    <w:rsid w:val="006E5B18"/>
    <w:rsid w:val="006E5D2D"/>
    <w:rsid w:val="006E619B"/>
    <w:rsid w:val="006E6A2E"/>
    <w:rsid w:val="006E6DAC"/>
    <w:rsid w:val="006E7670"/>
    <w:rsid w:val="006E7AA3"/>
    <w:rsid w:val="006F0633"/>
    <w:rsid w:val="006F0E6B"/>
    <w:rsid w:val="006F2C50"/>
    <w:rsid w:val="006F2E3D"/>
    <w:rsid w:val="006F2F75"/>
    <w:rsid w:val="006F342F"/>
    <w:rsid w:val="006F3745"/>
    <w:rsid w:val="006F3856"/>
    <w:rsid w:val="006F3EE8"/>
    <w:rsid w:val="006F42BF"/>
    <w:rsid w:val="006F42DC"/>
    <w:rsid w:val="006F4696"/>
    <w:rsid w:val="006F580B"/>
    <w:rsid w:val="006F5B2F"/>
    <w:rsid w:val="006F5D53"/>
    <w:rsid w:val="006F5F14"/>
    <w:rsid w:val="006F6519"/>
    <w:rsid w:val="006F66FC"/>
    <w:rsid w:val="006F69A9"/>
    <w:rsid w:val="006F788A"/>
    <w:rsid w:val="006F788E"/>
    <w:rsid w:val="006F7D90"/>
    <w:rsid w:val="00700350"/>
    <w:rsid w:val="0070044F"/>
    <w:rsid w:val="0070053F"/>
    <w:rsid w:val="00700D7B"/>
    <w:rsid w:val="0070117F"/>
    <w:rsid w:val="007016D8"/>
    <w:rsid w:val="00701EE1"/>
    <w:rsid w:val="00702390"/>
    <w:rsid w:val="00703223"/>
    <w:rsid w:val="00703356"/>
    <w:rsid w:val="0070402D"/>
    <w:rsid w:val="0070461B"/>
    <w:rsid w:val="007046E0"/>
    <w:rsid w:val="0070475B"/>
    <w:rsid w:val="0070520E"/>
    <w:rsid w:val="00705BF6"/>
    <w:rsid w:val="00705CD9"/>
    <w:rsid w:val="0070628D"/>
    <w:rsid w:val="0070690B"/>
    <w:rsid w:val="00707A73"/>
    <w:rsid w:val="00710091"/>
    <w:rsid w:val="007103F7"/>
    <w:rsid w:val="00710584"/>
    <w:rsid w:val="007107F9"/>
    <w:rsid w:val="007108B4"/>
    <w:rsid w:val="007108F2"/>
    <w:rsid w:val="00710B5C"/>
    <w:rsid w:val="0071141B"/>
    <w:rsid w:val="007119FB"/>
    <w:rsid w:val="00711DE6"/>
    <w:rsid w:val="00711EA8"/>
    <w:rsid w:val="007120A0"/>
    <w:rsid w:val="007121FA"/>
    <w:rsid w:val="00712580"/>
    <w:rsid w:val="00713460"/>
    <w:rsid w:val="00713469"/>
    <w:rsid w:val="007136F0"/>
    <w:rsid w:val="007137F1"/>
    <w:rsid w:val="00713955"/>
    <w:rsid w:val="00713D5A"/>
    <w:rsid w:val="00713E47"/>
    <w:rsid w:val="0071423B"/>
    <w:rsid w:val="0071477C"/>
    <w:rsid w:val="0071482C"/>
    <w:rsid w:val="00714E58"/>
    <w:rsid w:val="00714F08"/>
    <w:rsid w:val="00714F59"/>
    <w:rsid w:val="00715B08"/>
    <w:rsid w:val="00715D2C"/>
    <w:rsid w:val="007166D3"/>
    <w:rsid w:val="00716895"/>
    <w:rsid w:val="00716F68"/>
    <w:rsid w:val="00717199"/>
    <w:rsid w:val="0071734C"/>
    <w:rsid w:val="00717BE7"/>
    <w:rsid w:val="00717C25"/>
    <w:rsid w:val="00717ECB"/>
    <w:rsid w:val="00717F2A"/>
    <w:rsid w:val="007200D2"/>
    <w:rsid w:val="00720ABC"/>
    <w:rsid w:val="0072160E"/>
    <w:rsid w:val="00721B18"/>
    <w:rsid w:val="007221AD"/>
    <w:rsid w:val="00722497"/>
    <w:rsid w:val="0072256C"/>
    <w:rsid w:val="007229EF"/>
    <w:rsid w:val="00722E61"/>
    <w:rsid w:val="00722EC8"/>
    <w:rsid w:val="00723506"/>
    <w:rsid w:val="0072395B"/>
    <w:rsid w:val="007239B8"/>
    <w:rsid w:val="007239C4"/>
    <w:rsid w:val="00723CAF"/>
    <w:rsid w:val="00723CE1"/>
    <w:rsid w:val="00723DA3"/>
    <w:rsid w:val="00723ECA"/>
    <w:rsid w:val="00724100"/>
    <w:rsid w:val="007244F0"/>
    <w:rsid w:val="007245D5"/>
    <w:rsid w:val="0072473C"/>
    <w:rsid w:val="00725110"/>
    <w:rsid w:val="00725416"/>
    <w:rsid w:val="0072589F"/>
    <w:rsid w:val="007258DC"/>
    <w:rsid w:val="00725C80"/>
    <w:rsid w:val="007269A5"/>
    <w:rsid w:val="00726F92"/>
    <w:rsid w:val="00727F06"/>
    <w:rsid w:val="00727F2F"/>
    <w:rsid w:val="007300BD"/>
    <w:rsid w:val="007301CA"/>
    <w:rsid w:val="007301E7"/>
    <w:rsid w:val="0073056A"/>
    <w:rsid w:val="00730803"/>
    <w:rsid w:val="00730A2B"/>
    <w:rsid w:val="00730AE8"/>
    <w:rsid w:val="007310AB"/>
    <w:rsid w:val="007312DD"/>
    <w:rsid w:val="0073146F"/>
    <w:rsid w:val="0073157B"/>
    <w:rsid w:val="007315F8"/>
    <w:rsid w:val="007316FA"/>
    <w:rsid w:val="00731763"/>
    <w:rsid w:val="00732115"/>
    <w:rsid w:val="0073214B"/>
    <w:rsid w:val="00733A63"/>
    <w:rsid w:val="007343A4"/>
    <w:rsid w:val="0073461F"/>
    <w:rsid w:val="00735CFF"/>
    <w:rsid w:val="00736261"/>
    <w:rsid w:val="007375D0"/>
    <w:rsid w:val="00737892"/>
    <w:rsid w:val="00737FA0"/>
    <w:rsid w:val="007401A3"/>
    <w:rsid w:val="007403A5"/>
    <w:rsid w:val="007409A9"/>
    <w:rsid w:val="00741670"/>
    <w:rsid w:val="00741959"/>
    <w:rsid w:val="0074299A"/>
    <w:rsid w:val="00742A66"/>
    <w:rsid w:val="00742E88"/>
    <w:rsid w:val="00742FBD"/>
    <w:rsid w:val="007433BA"/>
    <w:rsid w:val="00743C98"/>
    <w:rsid w:val="00743CA1"/>
    <w:rsid w:val="00744067"/>
    <w:rsid w:val="0074447F"/>
    <w:rsid w:val="00744628"/>
    <w:rsid w:val="00744855"/>
    <w:rsid w:val="00744CC7"/>
    <w:rsid w:val="00744EA7"/>
    <w:rsid w:val="0074517E"/>
    <w:rsid w:val="0074555A"/>
    <w:rsid w:val="007455F3"/>
    <w:rsid w:val="007458D3"/>
    <w:rsid w:val="00745C60"/>
    <w:rsid w:val="00746218"/>
    <w:rsid w:val="00746A45"/>
    <w:rsid w:val="00746C8F"/>
    <w:rsid w:val="00747199"/>
    <w:rsid w:val="007471DE"/>
    <w:rsid w:val="00747361"/>
    <w:rsid w:val="007475C5"/>
    <w:rsid w:val="00747DDB"/>
    <w:rsid w:val="0075055D"/>
    <w:rsid w:val="00750639"/>
    <w:rsid w:val="007506BE"/>
    <w:rsid w:val="007507D3"/>
    <w:rsid w:val="00750CF0"/>
    <w:rsid w:val="00751011"/>
    <w:rsid w:val="007511AA"/>
    <w:rsid w:val="00751500"/>
    <w:rsid w:val="00751D8A"/>
    <w:rsid w:val="00751FED"/>
    <w:rsid w:val="00752313"/>
    <w:rsid w:val="0075286F"/>
    <w:rsid w:val="007529D9"/>
    <w:rsid w:val="00752FBC"/>
    <w:rsid w:val="00753384"/>
    <w:rsid w:val="00753410"/>
    <w:rsid w:val="0075343E"/>
    <w:rsid w:val="007534D9"/>
    <w:rsid w:val="00753500"/>
    <w:rsid w:val="00753CCA"/>
    <w:rsid w:val="00754037"/>
    <w:rsid w:val="00754587"/>
    <w:rsid w:val="00754AF1"/>
    <w:rsid w:val="00754E8F"/>
    <w:rsid w:val="00754FFA"/>
    <w:rsid w:val="0075599B"/>
    <w:rsid w:val="00755B8E"/>
    <w:rsid w:val="00755B92"/>
    <w:rsid w:val="00755C2F"/>
    <w:rsid w:val="00755C36"/>
    <w:rsid w:val="00755C8D"/>
    <w:rsid w:val="00755DB5"/>
    <w:rsid w:val="00756934"/>
    <w:rsid w:val="00756B39"/>
    <w:rsid w:val="007576D5"/>
    <w:rsid w:val="00757A76"/>
    <w:rsid w:val="00760029"/>
    <w:rsid w:val="00760271"/>
    <w:rsid w:val="007606F2"/>
    <w:rsid w:val="00760AEF"/>
    <w:rsid w:val="00760DCF"/>
    <w:rsid w:val="0076102A"/>
    <w:rsid w:val="00761628"/>
    <w:rsid w:val="00761842"/>
    <w:rsid w:val="00761A11"/>
    <w:rsid w:val="00761CAB"/>
    <w:rsid w:val="00761F1E"/>
    <w:rsid w:val="00762888"/>
    <w:rsid w:val="007628F7"/>
    <w:rsid w:val="00762D95"/>
    <w:rsid w:val="00762E8A"/>
    <w:rsid w:val="0076387C"/>
    <w:rsid w:val="00764F8F"/>
    <w:rsid w:val="00765037"/>
    <w:rsid w:val="007653E4"/>
    <w:rsid w:val="0076540C"/>
    <w:rsid w:val="00765AD7"/>
    <w:rsid w:val="007660AA"/>
    <w:rsid w:val="00766122"/>
    <w:rsid w:val="00766166"/>
    <w:rsid w:val="007665EA"/>
    <w:rsid w:val="00766809"/>
    <w:rsid w:val="00767014"/>
    <w:rsid w:val="00767A31"/>
    <w:rsid w:val="00767DDB"/>
    <w:rsid w:val="00770131"/>
    <w:rsid w:val="0077025D"/>
    <w:rsid w:val="00770B18"/>
    <w:rsid w:val="00770ED4"/>
    <w:rsid w:val="00771814"/>
    <w:rsid w:val="007723ED"/>
    <w:rsid w:val="007724B9"/>
    <w:rsid w:val="00772634"/>
    <w:rsid w:val="00772CA6"/>
    <w:rsid w:val="00772DD1"/>
    <w:rsid w:val="00772F55"/>
    <w:rsid w:val="0077314B"/>
    <w:rsid w:val="00773161"/>
    <w:rsid w:val="00773527"/>
    <w:rsid w:val="00773897"/>
    <w:rsid w:val="0077398C"/>
    <w:rsid w:val="00773CC8"/>
    <w:rsid w:val="007741D6"/>
    <w:rsid w:val="0077446F"/>
    <w:rsid w:val="007746B4"/>
    <w:rsid w:val="00774ACD"/>
    <w:rsid w:val="00774C5A"/>
    <w:rsid w:val="00774D47"/>
    <w:rsid w:val="00775325"/>
    <w:rsid w:val="00775387"/>
    <w:rsid w:val="007754DC"/>
    <w:rsid w:val="00775EE8"/>
    <w:rsid w:val="00776190"/>
    <w:rsid w:val="00776757"/>
    <w:rsid w:val="00776C3B"/>
    <w:rsid w:val="00776E7C"/>
    <w:rsid w:val="007772E1"/>
    <w:rsid w:val="007774BE"/>
    <w:rsid w:val="007776DA"/>
    <w:rsid w:val="0078083F"/>
    <w:rsid w:val="00780950"/>
    <w:rsid w:val="00780DCC"/>
    <w:rsid w:val="00781161"/>
    <w:rsid w:val="00781A9E"/>
    <w:rsid w:val="00781B04"/>
    <w:rsid w:val="00782049"/>
    <w:rsid w:val="00783169"/>
    <w:rsid w:val="00784126"/>
    <w:rsid w:val="00784237"/>
    <w:rsid w:val="00784BF4"/>
    <w:rsid w:val="00784ECA"/>
    <w:rsid w:val="0078526E"/>
    <w:rsid w:val="007854C1"/>
    <w:rsid w:val="0078580A"/>
    <w:rsid w:val="00785AFE"/>
    <w:rsid w:val="0078697C"/>
    <w:rsid w:val="00786B75"/>
    <w:rsid w:val="00786BAE"/>
    <w:rsid w:val="0078730C"/>
    <w:rsid w:val="007877D3"/>
    <w:rsid w:val="007877DA"/>
    <w:rsid w:val="0078790C"/>
    <w:rsid w:val="0078796D"/>
    <w:rsid w:val="00787C34"/>
    <w:rsid w:val="007901AF"/>
    <w:rsid w:val="007904AA"/>
    <w:rsid w:val="007912E4"/>
    <w:rsid w:val="0079130A"/>
    <w:rsid w:val="007919F9"/>
    <w:rsid w:val="00791A01"/>
    <w:rsid w:val="00791E20"/>
    <w:rsid w:val="00791F1E"/>
    <w:rsid w:val="007921F7"/>
    <w:rsid w:val="0079300F"/>
    <w:rsid w:val="00793EFC"/>
    <w:rsid w:val="007947DB"/>
    <w:rsid w:val="00794949"/>
    <w:rsid w:val="00794B97"/>
    <w:rsid w:val="007959C5"/>
    <w:rsid w:val="00795BD0"/>
    <w:rsid w:val="00796003"/>
    <w:rsid w:val="007966F8"/>
    <w:rsid w:val="00796B11"/>
    <w:rsid w:val="00796FD7"/>
    <w:rsid w:val="007A065A"/>
    <w:rsid w:val="007A0C13"/>
    <w:rsid w:val="007A11AD"/>
    <w:rsid w:val="007A1237"/>
    <w:rsid w:val="007A1285"/>
    <w:rsid w:val="007A15DD"/>
    <w:rsid w:val="007A2146"/>
    <w:rsid w:val="007A3DCE"/>
    <w:rsid w:val="007A3E32"/>
    <w:rsid w:val="007A3EA6"/>
    <w:rsid w:val="007A4450"/>
    <w:rsid w:val="007A445C"/>
    <w:rsid w:val="007A447D"/>
    <w:rsid w:val="007A44AA"/>
    <w:rsid w:val="007A4584"/>
    <w:rsid w:val="007A47FF"/>
    <w:rsid w:val="007A4C7C"/>
    <w:rsid w:val="007A4E34"/>
    <w:rsid w:val="007A4EBF"/>
    <w:rsid w:val="007A52C9"/>
    <w:rsid w:val="007A5B89"/>
    <w:rsid w:val="007A5E4A"/>
    <w:rsid w:val="007A60A3"/>
    <w:rsid w:val="007A67A5"/>
    <w:rsid w:val="007A68A2"/>
    <w:rsid w:val="007A6D30"/>
    <w:rsid w:val="007A6FFF"/>
    <w:rsid w:val="007A74D6"/>
    <w:rsid w:val="007A7564"/>
    <w:rsid w:val="007A7571"/>
    <w:rsid w:val="007A78DE"/>
    <w:rsid w:val="007A7BCB"/>
    <w:rsid w:val="007B0350"/>
    <w:rsid w:val="007B043C"/>
    <w:rsid w:val="007B0528"/>
    <w:rsid w:val="007B180A"/>
    <w:rsid w:val="007B1C38"/>
    <w:rsid w:val="007B1E28"/>
    <w:rsid w:val="007B2458"/>
    <w:rsid w:val="007B27F3"/>
    <w:rsid w:val="007B2D27"/>
    <w:rsid w:val="007B2E89"/>
    <w:rsid w:val="007B2F1D"/>
    <w:rsid w:val="007B3BAA"/>
    <w:rsid w:val="007B3E77"/>
    <w:rsid w:val="007B46AC"/>
    <w:rsid w:val="007B4B9A"/>
    <w:rsid w:val="007B4C69"/>
    <w:rsid w:val="007B4C94"/>
    <w:rsid w:val="007B5A27"/>
    <w:rsid w:val="007B5BBB"/>
    <w:rsid w:val="007B5BE2"/>
    <w:rsid w:val="007B5DA8"/>
    <w:rsid w:val="007B6239"/>
    <w:rsid w:val="007B6C18"/>
    <w:rsid w:val="007B6C2A"/>
    <w:rsid w:val="007B6FEA"/>
    <w:rsid w:val="007B783D"/>
    <w:rsid w:val="007B7A14"/>
    <w:rsid w:val="007C0260"/>
    <w:rsid w:val="007C0952"/>
    <w:rsid w:val="007C09C7"/>
    <w:rsid w:val="007C0B2C"/>
    <w:rsid w:val="007C0E49"/>
    <w:rsid w:val="007C1F14"/>
    <w:rsid w:val="007C24E0"/>
    <w:rsid w:val="007C28D8"/>
    <w:rsid w:val="007C296D"/>
    <w:rsid w:val="007C29B4"/>
    <w:rsid w:val="007C29C7"/>
    <w:rsid w:val="007C29F8"/>
    <w:rsid w:val="007C2D30"/>
    <w:rsid w:val="007C2F85"/>
    <w:rsid w:val="007C31F3"/>
    <w:rsid w:val="007C345A"/>
    <w:rsid w:val="007C396F"/>
    <w:rsid w:val="007C3A6D"/>
    <w:rsid w:val="007C3CBA"/>
    <w:rsid w:val="007C4058"/>
    <w:rsid w:val="007C41CF"/>
    <w:rsid w:val="007C4556"/>
    <w:rsid w:val="007C4CE5"/>
    <w:rsid w:val="007C521B"/>
    <w:rsid w:val="007C5C67"/>
    <w:rsid w:val="007C5D51"/>
    <w:rsid w:val="007C66AE"/>
    <w:rsid w:val="007C6B9A"/>
    <w:rsid w:val="007C7012"/>
    <w:rsid w:val="007C70D1"/>
    <w:rsid w:val="007C7281"/>
    <w:rsid w:val="007C773A"/>
    <w:rsid w:val="007D09A1"/>
    <w:rsid w:val="007D1199"/>
    <w:rsid w:val="007D1532"/>
    <w:rsid w:val="007D21C2"/>
    <w:rsid w:val="007D25B8"/>
    <w:rsid w:val="007D2C96"/>
    <w:rsid w:val="007D2DDD"/>
    <w:rsid w:val="007D2FE5"/>
    <w:rsid w:val="007D302D"/>
    <w:rsid w:val="007D336D"/>
    <w:rsid w:val="007D346A"/>
    <w:rsid w:val="007D39A2"/>
    <w:rsid w:val="007D3AD2"/>
    <w:rsid w:val="007D412D"/>
    <w:rsid w:val="007D6588"/>
    <w:rsid w:val="007D7697"/>
    <w:rsid w:val="007D7AFE"/>
    <w:rsid w:val="007D7CFD"/>
    <w:rsid w:val="007D7E33"/>
    <w:rsid w:val="007D7F10"/>
    <w:rsid w:val="007E0337"/>
    <w:rsid w:val="007E0471"/>
    <w:rsid w:val="007E09D6"/>
    <w:rsid w:val="007E0A20"/>
    <w:rsid w:val="007E0D36"/>
    <w:rsid w:val="007E0EE6"/>
    <w:rsid w:val="007E1266"/>
    <w:rsid w:val="007E1273"/>
    <w:rsid w:val="007E178A"/>
    <w:rsid w:val="007E18D4"/>
    <w:rsid w:val="007E1B45"/>
    <w:rsid w:val="007E1EDE"/>
    <w:rsid w:val="007E216B"/>
    <w:rsid w:val="007E25E4"/>
    <w:rsid w:val="007E2DCA"/>
    <w:rsid w:val="007E3178"/>
    <w:rsid w:val="007E3DF0"/>
    <w:rsid w:val="007E46D1"/>
    <w:rsid w:val="007E4836"/>
    <w:rsid w:val="007E4C15"/>
    <w:rsid w:val="007E4F03"/>
    <w:rsid w:val="007E4F2C"/>
    <w:rsid w:val="007E4FA4"/>
    <w:rsid w:val="007E4FBF"/>
    <w:rsid w:val="007E519A"/>
    <w:rsid w:val="007E585C"/>
    <w:rsid w:val="007E5C24"/>
    <w:rsid w:val="007E5D45"/>
    <w:rsid w:val="007E5F00"/>
    <w:rsid w:val="007E5FBB"/>
    <w:rsid w:val="007E6203"/>
    <w:rsid w:val="007E6314"/>
    <w:rsid w:val="007E6584"/>
    <w:rsid w:val="007E66A0"/>
    <w:rsid w:val="007E76A6"/>
    <w:rsid w:val="007F0306"/>
    <w:rsid w:val="007F0DC8"/>
    <w:rsid w:val="007F0E89"/>
    <w:rsid w:val="007F0EB8"/>
    <w:rsid w:val="007F1516"/>
    <w:rsid w:val="007F1ADB"/>
    <w:rsid w:val="007F1B57"/>
    <w:rsid w:val="007F29C6"/>
    <w:rsid w:val="007F2B0B"/>
    <w:rsid w:val="007F2D5D"/>
    <w:rsid w:val="007F3AAE"/>
    <w:rsid w:val="007F3E82"/>
    <w:rsid w:val="007F4449"/>
    <w:rsid w:val="007F4D7A"/>
    <w:rsid w:val="007F514F"/>
    <w:rsid w:val="007F5168"/>
    <w:rsid w:val="007F52CE"/>
    <w:rsid w:val="007F545B"/>
    <w:rsid w:val="007F5686"/>
    <w:rsid w:val="007F58A0"/>
    <w:rsid w:val="007F59D8"/>
    <w:rsid w:val="007F5A50"/>
    <w:rsid w:val="007F5AAB"/>
    <w:rsid w:val="007F5DF8"/>
    <w:rsid w:val="007F6010"/>
    <w:rsid w:val="007F6050"/>
    <w:rsid w:val="007F65F6"/>
    <w:rsid w:val="007F66D4"/>
    <w:rsid w:val="007F6885"/>
    <w:rsid w:val="007F69A0"/>
    <w:rsid w:val="007F7764"/>
    <w:rsid w:val="007F7C7C"/>
    <w:rsid w:val="007F7FC2"/>
    <w:rsid w:val="00800144"/>
    <w:rsid w:val="008003C4"/>
    <w:rsid w:val="008006E6"/>
    <w:rsid w:val="00800DE3"/>
    <w:rsid w:val="008011CD"/>
    <w:rsid w:val="008011DA"/>
    <w:rsid w:val="008014E4"/>
    <w:rsid w:val="0080190C"/>
    <w:rsid w:val="00801F97"/>
    <w:rsid w:val="008021C2"/>
    <w:rsid w:val="00802E36"/>
    <w:rsid w:val="00802EA0"/>
    <w:rsid w:val="00803E0C"/>
    <w:rsid w:val="0080434B"/>
    <w:rsid w:val="0080442D"/>
    <w:rsid w:val="008055D9"/>
    <w:rsid w:val="008056EC"/>
    <w:rsid w:val="00805CC1"/>
    <w:rsid w:val="00805ED7"/>
    <w:rsid w:val="008061F4"/>
    <w:rsid w:val="008064C3"/>
    <w:rsid w:val="00806573"/>
    <w:rsid w:val="008066E0"/>
    <w:rsid w:val="008069FC"/>
    <w:rsid w:val="00806E8A"/>
    <w:rsid w:val="00806E95"/>
    <w:rsid w:val="00807173"/>
    <w:rsid w:val="008073BE"/>
    <w:rsid w:val="008074B9"/>
    <w:rsid w:val="00807753"/>
    <w:rsid w:val="0080792C"/>
    <w:rsid w:val="00807C3A"/>
    <w:rsid w:val="00807D71"/>
    <w:rsid w:val="0081133B"/>
    <w:rsid w:val="008114FD"/>
    <w:rsid w:val="00811E20"/>
    <w:rsid w:val="008126C3"/>
    <w:rsid w:val="00812706"/>
    <w:rsid w:val="00812C02"/>
    <w:rsid w:val="00813580"/>
    <w:rsid w:val="00813BBA"/>
    <w:rsid w:val="00814318"/>
    <w:rsid w:val="00814336"/>
    <w:rsid w:val="00814706"/>
    <w:rsid w:val="008148C9"/>
    <w:rsid w:val="00814D13"/>
    <w:rsid w:val="008151FC"/>
    <w:rsid w:val="008155AB"/>
    <w:rsid w:val="0081560F"/>
    <w:rsid w:val="008160B1"/>
    <w:rsid w:val="008162FE"/>
    <w:rsid w:val="00816606"/>
    <w:rsid w:val="008166A5"/>
    <w:rsid w:val="00816FE4"/>
    <w:rsid w:val="00817220"/>
    <w:rsid w:val="00817540"/>
    <w:rsid w:val="00817783"/>
    <w:rsid w:val="00817930"/>
    <w:rsid w:val="00817D8E"/>
    <w:rsid w:val="008200F3"/>
    <w:rsid w:val="008203D5"/>
    <w:rsid w:val="008205E9"/>
    <w:rsid w:val="008208D7"/>
    <w:rsid w:val="00820CA9"/>
    <w:rsid w:val="00820E97"/>
    <w:rsid w:val="008211A5"/>
    <w:rsid w:val="008212BA"/>
    <w:rsid w:val="00821616"/>
    <w:rsid w:val="00821893"/>
    <w:rsid w:val="008218A3"/>
    <w:rsid w:val="00821B72"/>
    <w:rsid w:val="0082214F"/>
    <w:rsid w:val="008222B5"/>
    <w:rsid w:val="00822500"/>
    <w:rsid w:val="00822615"/>
    <w:rsid w:val="008226B6"/>
    <w:rsid w:val="008228D1"/>
    <w:rsid w:val="00822C33"/>
    <w:rsid w:val="00823022"/>
    <w:rsid w:val="00823324"/>
    <w:rsid w:val="008236FD"/>
    <w:rsid w:val="00823E47"/>
    <w:rsid w:val="00824642"/>
    <w:rsid w:val="0082552D"/>
    <w:rsid w:val="0082577A"/>
    <w:rsid w:val="00825C74"/>
    <w:rsid w:val="00825E2F"/>
    <w:rsid w:val="008261D7"/>
    <w:rsid w:val="00826BD9"/>
    <w:rsid w:val="00826D5B"/>
    <w:rsid w:val="00826E05"/>
    <w:rsid w:val="00826FFA"/>
    <w:rsid w:val="008271BC"/>
    <w:rsid w:val="0083017A"/>
    <w:rsid w:val="008303DD"/>
    <w:rsid w:val="008306CF"/>
    <w:rsid w:val="00830A76"/>
    <w:rsid w:val="00830E58"/>
    <w:rsid w:val="00831238"/>
    <w:rsid w:val="00831509"/>
    <w:rsid w:val="00831978"/>
    <w:rsid w:val="008326C7"/>
    <w:rsid w:val="0083287B"/>
    <w:rsid w:val="00833200"/>
    <w:rsid w:val="0083347E"/>
    <w:rsid w:val="008335AB"/>
    <w:rsid w:val="008335D3"/>
    <w:rsid w:val="00833614"/>
    <w:rsid w:val="00833904"/>
    <w:rsid w:val="0083405B"/>
    <w:rsid w:val="008340B5"/>
    <w:rsid w:val="00834145"/>
    <w:rsid w:val="008345EC"/>
    <w:rsid w:val="008355C1"/>
    <w:rsid w:val="0083565E"/>
    <w:rsid w:val="00835696"/>
    <w:rsid w:val="0083593A"/>
    <w:rsid w:val="0083617F"/>
    <w:rsid w:val="00836E38"/>
    <w:rsid w:val="00837343"/>
    <w:rsid w:val="0083753C"/>
    <w:rsid w:val="008375BA"/>
    <w:rsid w:val="0083770D"/>
    <w:rsid w:val="00837961"/>
    <w:rsid w:val="00837A8C"/>
    <w:rsid w:val="008401E0"/>
    <w:rsid w:val="008403EA"/>
    <w:rsid w:val="008404E7"/>
    <w:rsid w:val="0084060D"/>
    <w:rsid w:val="00840967"/>
    <w:rsid w:val="0084098D"/>
    <w:rsid w:val="00840A20"/>
    <w:rsid w:val="00840C2C"/>
    <w:rsid w:val="0084130F"/>
    <w:rsid w:val="008413CE"/>
    <w:rsid w:val="008416A5"/>
    <w:rsid w:val="00841D5A"/>
    <w:rsid w:val="008420AB"/>
    <w:rsid w:val="008421A2"/>
    <w:rsid w:val="008423B5"/>
    <w:rsid w:val="00842543"/>
    <w:rsid w:val="00842AC1"/>
    <w:rsid w:val="0084309C"/>
    <w:rsid w:val="0084328C"/>
    <w:rsid w:val="00843AB9"/>
    <w:rsid w:val="00843C9E"/>
    <w:rsid w:val="00843EE3"/>
    <w:rsid w:val="00844399"/>
    <w:rsid w:val="008443FC"/>
    <w:rsid w:val="008444F6"/>
    <w:rsid w:val="00844B2C"/>
    <w:rsid w:val="008450BE"/>
    <w:rsid w:val="008454F9"/>
    <w:rsid w:val="00845CD2"/>
    <w:rsid w:val="00845EEA"/>
    <w:rsid w:val="00845F9E"/>
    <w:rsid w:val="00846808"/>
    <w:rsid w:val="00846D05"/>
    <w:rsid w:val="00846D4C"/>
    <w:rsid w:val="00846E03"/>
    <w:rsid w:val="008471EC"/>
    <w:rsid w:val="0084733F"/>
    <w:rsid w:val="008474E2"/>
    <w:rsid w:val="008479EA"/>
    <w:rsid w:val="00847E70"/>
    <w:rsid w:val="00847EFC"/>
    <w:rsid w:val="008506D3"/>
    <w:rsid w:val="00850D4B"/>
    <w:rsid w:val="00850D5B"/>
    <w:rsid w:val="0085118C"/>
    <w:rsid w:val="00851255"/>
    <w:rsid w:val="008517D5"/>
    <w:rsid w:val="00851B04"/>
    <w:rsid w:val="00851B9A"/>
    <w:rsid w:val="008520FB"/>
    <w:rsid w:val="0085227D"/>
    <w:rsid w:val="00852482"/>
    <w:rsid w:val="00852649"/>
    <w:rsid w:val="00852D1C"/>
    <w:rsid w:val="00852D56"/>
    <w:rsid w:val="00852FBA"/>
    <w:rsid w:val="00852FCC"/>
    <w:rsid w:val="0085312A"/>
    <w:rsid w:val="00853A77"/>
    <w:rsid w:val="00853D46"/>
    <w:rsid w:val="008543A9"/>
    <w:rsid w:val="00854856"/>
    <w:rsid w:val="00855001"/>
    <w:rsid w:val="00855415"/>
    <w:rsid w:val="00856061"/>
    <w:rsid w:val="00856337"/>
    <w:rsid w:val="008565F8"/>
    <w:rsid w:val="0085692E"/>
    <w:rsid w:val="00856A45"/>
    <w:rsid w:val="00856D2B"/>
    <w:rsid w:val="00857075"/>
    <w:rsid w:val="00857B8A"/>
    <w:rsid w:val="00860100"/>
    <w:rsid w:val="008603CD"/>
    <w:rsid w:val="00860935"/>
    <w:rsid w:val="00860A67"/>
    <w:rsid w:val="00860F1E"/>
    <w:rsid w:val="008613D6"/>
    <w:rsid w:val="0086143A"/>
    <w:rsid w:val="00861BA4"/>
    <w:rsid w:val="00862159"/>
    <w:rsid w:val="0086242B"/>
    <w:rsid w:val="008627A7"/>
    <w:rsid w:val="00862C21"/>
    <w:rsid w:val="00862D4B"/>
    <w:rsid w:val="008632C8"/>
    <w:rsid w:val="00863373"/>
    <w:rsid w:val="008633DA"/>
    <w:rsid w:val="008635B6"/>
    <w:rsid w:val="00863605"/>
    <w:rsid w:val="008639DA"/>
    <w:rsid w:val="00863E6E"/>
    <w:rsid w:val="00863E91"/>
    <w:rsid w:val="008643D4"/>
    <w:rsid w:val="00864461"/>
    <w:rsid w:val="00864781"/>
    <w:rsid w:val="008650DB"/>
    <w:rsid w:val="008652E1"/>
    <w:rsid w:val="00865334"/>
    <w:rsid w:val="00866918"/>
    <w:rsid w:val="008670C5"/>
    <w:rsid w:val="008671E0"/>
    <w:rsid w:val="008673BC"/>
    <w:rsid w:val="00867426"/>
    <w:rsid w:val="00867583"/>
    <w:rsid w:val="00867B53"/>
    <w:rsid w:val="0087132C"/>
    <w:rsid w:val="00871388"/>
    <w:rsid w:val="0087198C"/>
    <w:rsid w:val="00871E73"/>
    <w:rsid w:val="00872DFC"/>
    <w:rsid w:val="0087372F"/>
    <w:rsid w:val="008739A5"/>
    <w:rsid w:val="00873A53"/>
    <w:rsid w:val="00874086"/>
    <w:rsid w:val="008740BB"/>
    <w:rsid w:val="00874D43"/>
    <w:rsid w:val="00875443"/>
    <w:rsid w:val="0087548E"/>
    <w:rsid w:val="00875ACB"/>
    <w:rsid w:val="008764D4"/>
    <w:rsid w:val="008765BB"/>
    <w:rsid w:val="00877340"/>
    <w:rsid w:val="00877693"/>
    <w:rsid w:val="00877AA1"/>
    <w:rsid w:val="00877DFF"/>
    <w:rsid w:val="00880DF5"/>
    <w:rsid w:val="008814EE"/>
    <w:rsid w:val="00881AB7"/>
    <w:rsid w:val="00881B92"/>
    <w:rsid w:val="00881DBC"/>
    <w:rsid w:val="008820F5"/>
    <w:rsid w:val="00882C88"/>
    <w:rsid w:val="00883050"/>
    <w:rsid w:val="0088312C"/>
    <w:rsid w:val="008831DE"/>
    <w:rsid w:val="0088373A"/>
    <w:rsid w:val="008838C2"/>
    <w:rsid w:val="00883E42"/>
    <w:rsid w:val="00883E68"/>
    <w:rsid w:val="00883F41"/>
    <w:rsid w:val="00884333"/>
    <w:rsid w:val="00884EF9"/>
    <w:rsid w:val="00884F74"/>
    <w:rsid w:val="00885149"/>
    <w:rsid w:val="008852CC"/>
    <w:rsid w:val="00885E1C"/>
    <w:rsid w:val="00885E66"/>
    <w:rsid w:val="00885FB8"/>
    <w:rsid w:val="0088632F"/>
    <w:rsid w:val="0088654E"/>
    <w:rsid w:val="0088668A"/>
    <w:rsid w:val="00886C9B"/>
    <w:rsid w:val="00887BD7"/>
    <w:rsid w:val="00887C2F"/>
    <w:rsid w:val="00887D35"/>
    <w:rsid w:val="00887D93"/>
    <w:rsid w:val="00887FEC"/>
    <w:rsid w:val="00890403"/>
    <w:rsid w:val="00890B70"/>
    <w:rsid w:val="00890EDA"/>
    <w:rsid w:val="00890FC9"/>
    <w:rsid w:val="0089102E"/>
    <w:rsid w:val="0089115B"/>
    <w:rsid w:val="00891294"/>
    <w:rsid w:val="00891354"/>
    <w:rsid w:val="00891498"/>
    <w:rsid w:val="0089176D"/>
    <w:rsid w:val="008920EC"/>
    <w:rsid w:val="00892276"/>
    <w:rsid w:val="00892448"/>
    <w:rsid w:val="008924C8"/>
    <w:rsid w:val="00892B7C"/>
    <w:rsid w:val="00892B8F"/>
    <w:rsid w:val="00892BB4"/>
    <w:rsid w:val="00892E08"/>
    <w:rsid w:val="00892F50"/>
    <w:rsid w:val="00893451"/>
    <w:rsid w:val="008936A2"/>
    <w:rsid w:val="0089371F"/>
    <w:rsid w:val="00893B0E"/>
    <w:rsid w:val="00893DC3"/>
    <w:rsid w:val="00894073"/>
    <w:rsid w:val="00895298"/>
    <w:rsid w:val="008952E1"/>
    <w:rsid w:val="00895827"/>
    <w:rsid w:val="00895B28"/>
    <w:rsid w:val="008969EB"/>
    <w:rsid w:val="008974B9"/>
    <w:rsid w:val="0089754B"/>
    <w:rsid w:val="00897ECE"/>
    <w:rsid w:val="00897F6B"/>
    <w:rsid w:val="008A107E"/>
    <w:rsid w:val="008A11A9"/>
    <w:rsid w:val="008A1B2E"/>
    <w:rsid w:val="008A1DB8"/>
    <w:rsid w:val="008A1F9A"/>
    <w:rsid w:val="008A2587"/>
    <w:rsid w:val="008A2831"/>
    <w:rsid w:val="008A29F2"/>
    <w:rsid w:val="008A30D9"/>
    <w:rsid w:val="008A3BAB"/>
    <w:rsid w:val="008A40BE"/>
    <w:rsid w:val="008A4136"/>
    <w:rsid w:val="008A41B0"/>
    <w:rsid w:val="008A45F6"/>
    <w:rsid w:val="008A4757"/>
    <w:rsid w:val="008A48B5"/>
    <w:rsid w:val="008A4DB1"/>
    <w:rsid w:val="008A4EFB"/>
    <w:rsid w:val="008A50E6"/>
    <w:rsid w:val="008A547E"/>
    <w:rsid w:val="008A5684"/>
    <w:rsid w:val="008A6391"/>
    <w:rsid w:val="008A6854"/>
    <w:rsid w:val="008A68DF"/>
    <w:rsid w:val="008A78E3"/>
    <w:rsid w:val="008B0407"/>
    <w:rsid w:val="008B080E"/>
    <w:rsid w:val="008B0D7D"/>
    <w:rsid w:val="008B0E13"/>
    <w:rsid w:val="008B10C6"/>
    <w:rsid w:val="008B1711"/>
    <w:rsid w:val="008B1758"/>
    <w:rsid w:val="008B17B5"/>
    <w:rsid w:val="008B1ABB"/>
    <w:rsid w:val="008B1C37"/>
    <w:rsid w:val="008B1E72"/>
    <w:rsid w:val="008B2615"/>
    <w:rsid w:val="008B267A"/>
    <w:rsid w:val="008B2E0B"/>
    <w:rsid w:val="008B318D"/>
    <w:rsid w:val="008B32D6"/>
    <w:rsid w:val="008B3DAA"/>
    <w:rsid w:val="008B4048"/>
    <w:rsid w:val="008B4450"/>
    <w:rsid w:val="008B4D75"/>
    <w:rsid w:val="008B58D8"/>
    <w:rsid w:val="008B58FE"/>
    <w:rsid w:val="008B5C67"/>
    <w:rsid w:val="008B6112"/>
    <w:rsid w:val="008B6694"/>
    <w:rsid w:val="008B676D"/>
    <w:rsid w:val="008B69F5"/>
    <w:rsid w:val="008B6A10"/>
    <w:rsid w:val="008B6AF3"/>
    <w:rsid w:val="008B6B44"/>
    <w:rsid w:val="008B784B"/>
    <w:rsid w:val="008C027E"/>
    <w:rsid w:val="008C048C"/>
    <w:rsid w:val="008C0892"/>
    <w:rsid w:val="008C0931"/>
    <w:rsid w:val="008C0CE3"/>
    <w:rsid w:val="008C10FD"/>
    <w:rsid w:val="008C14C4"/>
    <w:rsid w:val="008C188F"/>
    <w:rsid w:val="008C2478"/>
    <w:rsid w:val="008C29DE"/>
    <w:rsid w:val="008C2A49"/>
    <w:rsid w:val="008C3968"/>
    <w:rsid w:val="008C3BD7"/>
    <w:rsid w:val="008C3D07"/>
    <w:rsid w:val="008C41DB"/>
    <w:rsid w:val="008C45CE"/>
    <w:rsid w:val="008C45E3"/>
    <w:rsid w:val="008C504C"/>
    <w:rsid w:val="008C541A"/>
    <w:rsid w:val="008C6637"/>
    <w:rsid w:val="008C71C0"/>
    <w:rsid w:val="008C7378"/>
    <w:rsid w:val="008C7B5D"/>
    <w:rsid w:val="008D0023"/>
    <w:rsid w:val="008D03EF"/>
    <w:rsid w:val="008D068D"/>
    <w:rsid w:val="008D0740"/>
    <w:rsid w:val="008D0F94"/>
    <w:rsid w:val="008D1539"/>
    <w:rsid w:val="008D1986"/>
    <w:rsid w:val="008D1A8F"/>
    <w:rsid w:val="008D20C6"/>
    <w:rsid w:val="008D23BE"/>
    <w:rsid w:val="008D28B7"/>
    <w:rsid w:val="008D29AE"/>
    <w:rsid w:val="008D2B49"/>
    <w:rsid w:val="008D3F9D"/>
    <w:rsid w:val="008D4167"/>
    <w:rsid w:val="008D4273"/>
    <w:rsid w:val="008D4461"/>
    <w:rsid w:val="008D4475"/>
    <w:rsid w:val="008D462A"/>
    <w:rsid w:val="008D5643"/>
    <w:rsid w:val="008D5ABB"/>
    <w:rsid w:val="008D6136"/>
    <w:rsid w:val="008D6A13"/>
    <w:rsid w:val="008D71F4"/>
    <w:rsid w:val="008D7256"/>
    <w:rsid w:val="008D75FE"/>
    <w:rsid w:val="008D7A7B"/>
    <w:rsid w:val="008D7A8D"/>
    <w:rsid w:val="008D7FED"/>
    <w:rsid w:val="008E045A"/>
    <w:rsid w:val="008E0ABA"/>
    <w:rsid w:val="008E146C"/>
    <w:rsid w:val="008E186B"/>
    <w:rsid w:val="008E1B4F"/>
    <w:rsid w:val="008E1E2B"/>
    <w:rsid w:val="008E1E4A"/>
    <w:rsid w:val="008E20E6"/>
    <w:rsid w:val="008E3000"/>
    <w:rsid w:val="008E317A"/>
    <w:rsid w:val="008E384C"/>
    <w:rsid w:val="008E3F88"/>
    <w:rsid w:val="008E4A61"/>
    <w:rsid w:val="008E4D07"/>
    <w:rsid w:val="008E502B"/>
    <w:rsid w:val="008E51ED"/>
    <w:rsid w:val="008E54EC"/>
    <w:rsid w:val="008E55BD"/>
    <w:rsid w:val="008E5905"/>
    <w:rsid w:val="008E6BFC"/>
    <w:rsid w:val="008E6DFB"/>
    <w:rsid w:val="008E6E53"/>
    <w:rsid w:val="008E763E"/>
    <w:rsid w:val="008F0300"/>
    <w:rsid w:val="008F05F2"/>
    <w:rsid w:val="008F0858"/>
    <w:rsid w:val="008F0D2E"/>
    <w:rsid w:val="008F0DA3"/>
    <w:rsid w:val="008F13F2"/>
    <w:rsid w:val="008F149A"/>
    <w:rsid w:val="008F1939"/>
    <w:rsid w:val="008F1A46"/>
    <w:rsid w:val="008F1C6B"/>
    <w:rsid w:val="008F2038"/>
    <w:rsid w:val="008F20A0"/>
    <w:rsid w:val="008F22BA"/>
    <w:rsid w:val="008F2C9F"/>
    <w:rsid w:val="008F301F"/>
    <w:rsid w:val="008F3175"/>
    <w:rsid w:val="008F47A2"/>
    <w:rsid w:val="008F4981"/>
    <w:rsid w:val="008F4C05"/>
    <w:rsid w:val="008F52FC"/>
    <w:rsid w:val="008F5873"/>
    <w:rsid w:val="008F5E27"/>
    <w:rsid w:val="008F5FCF"/>
    <w:rsid w:val="008F602F"/>
    <w:rsid w:val="008F66DE"/>
    <w:rsid w:val="008F6781"/>
    <w:rsid w:val="008F67E2"/>
    <w:rsid w:val="008F69F8"/>
    <w:rsid w:val="008F6F93"/>
    <w:rsid w:val="008F70A4"/>
    <w:rsid w:val="008F7946"/>
    <w:rsid w:val="009002D2"/>
    <w:rsid w:val="00900926"/>
    <w:rsid w:val="009013ED"/>
    <w:rsid w:val="00902183"/>
    <w:rsid w:val="009023DF"/>
    <w:rsid w:val="00902AC8"/>
    <w:rsid w:val="009032EB"/>
    <w:rsid w:val="009033BF"/>
    <w:rsid w:val="0090340D"/>
    <w:rsid w:val="009037D2"/>
    <w:rsid w:val="0090396F"/>
    <w:rsid w:val="00903BBC"/>
    <w:rsid w:val="00904205"/>
    <w:rsid w:val="0090439E"/>
    <w:rsid w:val="009043CF"/>
    <w:rsid w:val="0090474D"/>
    <w:rsid w:val="009049D7"/>
    <w:rsid w:val="00904A00"/>
    <w:rsid w:val="0090578A"/>
    <w:rsid w:val="00906480"/>
    <w:rsid w:val="00907765"/>
    <w:rsid w:val="009078E9"/>
    <w:rsid w:val="009078ED"/>
    <w:rsid w:val="00907BE7"/>
    <w:rsid w:val="00907D45"/>
    <w:rsid w:val="0091015A"/>
    <w:rsid w:val="0091024A"/>
    <w:rsid w:val="009105C7"/>
    <w:rsid w:val="00911873"/>
    <w:rsid w:val="00911EB1"/>
    <w:rsid w:val="009123CE"/>
    <w:rsid w:val="00912C30"/>
    <w:rsid w:val="00912FA2"/>
    <w:rsid w:val="0091315D"/>
    <w:rsid w:val="009134AB"/>
    <w:rsid w:val="00913A56"/>
    <w:rsid w:val="00913BC8"/>
    <w:rsid w:val="00913BEA"/>
    <w:rsid w:val="00913EE0"/>
    <w:rsid w:val="0091489D"/>
    <w:rsid w:val="00914B27"/>
    <w:rsid w:val="00914D80"/>
    <w:rsid w:val="00914D92"/>
    <w:rsid w:val="009151D5"/>
    <w:rsid w:val="009152F4"/>
    <w:rsid w:val="0091573B"/>
    <w:rsid w:val="009158D8"/>
    <w:rsid w:val="00915C4F"/>
    <w:rsid w:val="0091619E"/>
    <w:rsid w:val="009170BA"/>
    <w:rsid w:val="0092047D"/>
    <w:rsid w:val="009204A4"/>
    <w:rsid w:val="009217EE"/>
    <w:rsid w:val="00921CEC"/>
    <w:rsid w:val="00921FF4"/>
    <w:rsid w:val="00922574"/>
    <w:rsid w:val="00922D59"/>
    <w:rsid w:val="00923232"/>
    <w:rsid w:val="00923491"/>
    <w:rsid w:val="009238A3"/>
    <w:rsid w:val="00923D47"/>
    <w:rsid w:val="00923F92"/>
    <w:rsid w:val="0092410C"/>
    <w:rsid w:val="0092434B"/>
    <w:rsid w:val="00924CC8"/>
    <w:rsid w:val="00924D50"/>
    <w:rsid w:val="00924EA0"/>
    <w:rsid w:val="009252D0"/>
    <w:rsid w:val="009256F3"/>
    <w:rsid w:val="009259F9"/>
    <w:rsid w:val="009261D6"/>
    <w:rsid w:val="0092679C"/>
    <w:rsid w:val="00926B71"/>
    <w:rsid w:val="00926BCB"/>
    <w:rsid w:val="00926D01"/>
    <w:rsid w:val="00926F5E"/>
    <w:rsid w:val="00927493"/>
    <w:rsid w:val="00927585"/>
    <w:rsid w:val="00927934"/>
    <w:rsid w:val="00927BCE"/>
    <w:rsid w:val="00930DD7"/>
    <w:rsid w:val="00930F15"/>
    <w:rsid w:val="0093124E"/>
    <w:rsid w:val="00932836"/>
    <w:rsid w:val="00932BAC"/>
    <w:rsid w:val="00933766"/>
    <w:rsid w:val="00933BB2"/>
    <w:rsid w:val="00933DB4"/>
    <w:rsid w:val="00934B12"/>
    <w:rsid w:val="00934D9F"/>
    <w:rsid w:val="00934FCD"/>
    <w:rsid w:val="009356A8"/>
    <w:rsid w:val="00935917"/>
    <w:rsid w:val="009361C7"/>
    <w:rsid w:val="00936331"/>
    <w:rsid w:val="00936A7A"/>
    <w:rsid w:val="00937346"/>
    <w:rsid w:val="00937CBB"/>
    <w:rsid w:val="00937DA0"/>
    <w:rsid w:val="00940111"/>
    <w:rsid w:val="0094039C"/>
    <w:rsid w:val="00940CB5"/>
    <w:rsid w:val="009411F8"/>
    <w:rsid w:val="00941CD3"/>
    <w:rsid w:val="00941F58"/>
    <w:rsid w:val="0094294A"/>
    <w:rsid w:val="00943ACD"/>
    <w:rsid w:val="00943D07"/>
    <w:rsid w:val="009451B1"/>
    <w:rsid w:val="00945748"/>
    <w:rsid w:val="00945E85"/>
    <w:rsid w:val="0094614E"/>
    <w:rsid w:val="00946726"/>
    <w:rsid w:val="0094694B"/>
    <w:rsid w:val="00946B8A"/>
    <w:rsid w:val="00946D1A"/>
    <w:rsid w:val="009471E9"/>
    <w:rsid w:val="0094722E"/>
    <w:rsid w:val="0094746C"/>
    <w:rsid w:val="009477A1"/>
    <w:rsid w:val="009479E0"/>
    <w:rsid w:val="00947B5A"/>
    <w:rsid w:val="00947F43"/>
    <w:rsid w:val="009500F6"/>
    <w:rsid w:val="00950661"/>
    <w:rsid w:val="00950FB2"/>
    <w:rsid w:val="00951087"/>
    <w:rsid w:val="00951A46"/>
    <w:rsid w:val="00951B5F"/>
    <w:rsid w:val="00951BE2"/>
    <w:rsid w:val="00952223"/>
    <w:rsid w:val="00952379"/>
    <w:rsid w:val="0095240C"/>
    <w:rsid w:val="00952B4F"/>
    <w:rsid w:val="009530D1"/>
    <w:rsid w:val="00953713"/>
    <w:rsid w:val="00953768"/>
    <w:rsid w:val="00953863"/>
    <w:rsid w:val="00953B96"/>
    <w:rsid w:val="00953E97"/>
    <w:rsid w:val="00954728"/>
    <w:rsid w:val="009549D6"/>
    <w:rsid w:val="00954B65"/>
    <w:rsid w:val="00955141"/>
    <w:rsid w:val="00955738"/>
    <w:rsid w:val="00955C0A"/>
    <w:rsid w:val="00956A27"/>
    <w:rsid w:val="00956EAD"/>
    <w:rsid w:val="00957413"/>
    <w:rsid w:val="009577DB"/>
    <w:rsid w:val="00957A9D"/>
    <w:rsid w:val="009600D3"/>
    <w:rsid w:val="00960235"/>
    <w:rsid w:val="00960715"/>
    <w:rsid w:val="00960852"/>
    <w:rsid w:val="00961348"/>
    <w:rsid w:val="00961978"/>
    <w:rsid w:val="0096259B"/>
    <w:rsid w:val="009625F8"/>
    <w:rsid w:val="009629FB"/>
    <w:rsid w:val="00962F1D"/>
    <w:rsid w:val="00962FCB"/>
    <w:rsid w:val="0096322E"/>
    <w:rsid w:val="00963363"/>
    <w:rsid w:val="00963D6A"/>
    <w:rsid w:val="00964447"/>
    <w:rsid w:val="00964CDC"/>
    <w:rsid w:val="00965573"/>
    <w:rsid w:val="00966280"/>
    <w:rsid w:val="009662C6"/>
    <w:rsid w:val="00966844"/>
    <w:rsid w:val="009668FE"/>
    <w:rsid w:val="00966A27"/>
    <w:rsid w:val="00967676"/>
    <w:rsid w:val="00967B32"/>
    <w:rsid w:val="00967BE0"/>
    <w:rsid w:val="00967FAE"/>
    <w:rsid w:val="00970107"/>
    <w:rsid w:val="009704BF"/>
    <w:rsid w:val="00970698"/>
    <w:rsid w:val="0097085E"/>
    <w:rsid w:val="00971044"/>
    <w:rsid w:val="00971256"/>
    <w:rsid w:val="00971403"/>
    <w:rsid w:val="00971D3D"/>
    <w:rsid w:val="00971D8E"/>
    <w:rsid w:val="009724F7"/>
    <w:rsid w:val="00972D66"/>
    <w:rsid w:val="00972D7B"/>
    <w:rsid w:val="00973034"/>
    <w:rsid w:val="00973354"/>
    <w:rsid w:val="009733E5"/>
    <w:rsid w:val="00973649"/>
    <w:rsid w:val="00973799"/>
    <w:rsid w:val="00973A2A"/>
    <w:rsid w:val="00973AC1"/>
    <w:rsid w:val="00973B17"/>
    <w:rsid w:val="00973D00"/>
    <w:rsid w:val="00974061"/>
    <w:rsid w:val="00974238"/>
    <w:rsid w:val="009744D5"/>
    <w:rsid w:val="0097483E"/>
    <w:rsid w:val="009749A2"/>
    <w:rsid w:val="00974BD0"/>
    <w:rsid w:val="00974D46"/>
    <w:rsid w:val="00974DAF"/>
    <w:rsid w:val="00975A10"/>
    <w:rsid w:val="00976031"/>
    <w:rsid w:val="00976167"/>
    <w:rsid w:val="0097665E"/>
    <w:rsid w:val="009766F9"/>
    <w:rsid w:val="00976837"/>
    <w:rsid w:val="00976A5D"/>
    <w:rsid w:val="00976E98"/>
    <w:rsid w:val="00977653"/>
    <w:rsid w:val="009779B4"/>
    <w:rsid w:val="00977BB9"/>
    <w:rsid w:val="00977EBA"/>
    <w:rsid w:val="009800B7"/>
    <w:rsid w:val="00980771"/>
    <w:rsid w:val="00980BED"/>
    <w:rsid w:val="00980C36"/>
    <w:rsid w:val="00981DC2"/>
    <w:rsid w:val="00982280"/>
    <w:rsid w:val="00982470"/>
    <w:rsid w:val="00982C53"/>
    <w:rsid w:val="00983065"/>
    <w:rsid w:val="009830BE"/>
    <w:rsid w:val="00983E6D"/>
    <w:rsid w:val="00984963"/>
    <w:rsid w:val="00984B42"/>
    <w:rsid w:val="00984F2E"/>
    <w:rsid w:val="009851A2"/>
    <w:rsid w:val="009859A6"/>
    <w:rsid w:val="00985BAF"/>
    <w:rsid w:val="00985E93"/>
    <w:rsid w:val="009861F4"/>
    <w:rsid w:val="009861F6"/>
    <w:rsid w:val="009863B2"/>
    <w:rsid w:val="009869EB"/>
    <w:rsid w:val="00986F0C"/>
    <w:rsid w:val="009876E6"/>
    <w:rsid w:val="00987A15"/>
    <w:rsid w:val="00987FCF"/>
    <w:rsid w:val="00990D38"/>
    <w:rsid w:val="00990D6D"/>
    <w:rsid w:val="00990E7C"/>
    <w:rsid w:val="009910F2"/>
    <w:rsid w:val="00991695"/>
    <w:rsid w:val="00991C37"/>
    <w:rsid w:val="0099216E"/>
    <w:rsid w:val="00992F1E"/>
    <w:rsid w:val="00992FD7"/>
    <w:rsid w:val="009931D8"/>
    <w:rsid w:val="009938A2"/>
    <w:rsid w:val="00993E30"/>
    <w:rsid w:val="00993F2E"/>
    <w:rsid w:val="009940C0"/>
    <w:rsid w:val="009943D8"/>
    <w:rsid w:val="0099454D"/>
    <w:rsid w:val="00994B2F"/>
    <w:rsid w:val="009950D0"/>
    <w:rsid w:val="0099556E"/>
    <w:rsid w:val="009957CC"/>
    <w:rsid w:val="0099583C"/>
    <w:rsid w:val="00995B7B"/>
    <w:rsid w:val="00995C2D"/>
    <w:rsid w:val="00995EB7"/>
    <w:rsid w:val="009960C2"/>
    <w:rsid w:val="00996549"/>
    <w:rsid w:val="00996576"/>
    <w:rsid w:val="00996615"/>
    <w:rsid w:val="00996A46"/>
    <w:rsid w:val="00996C7D"/>
    <w:rsid w:val="00996DD9"/>
    <w:rsid w:val="00997019"/>
    <w:rsid w:val="009970E0"/>
    <w:rsid w:val="00997578"/>
    <w:rsid w:val="009978BE"/>
    <w:rsid w:val="00997B51"/>
    <w:rsid w:val="009A0299"/>
    <w:rsid w:val="009A0607"/>
    <w:rsid w:val="009A07CD"/>
    <w:rsid w:val="009A09BC"/>
    <w:rsid w:val="009A0BCF"/>
    <w:rsid w:val="009A1024"/>
    <w:rsid w:val="009A147B"/>
    <w:rsid w:val="009A1B1D"/>
    <w:rsid w:val="009A1B24"/>
    <w:rsid w:val="009A1B42"/>
    <w:rsid w:val="009A1BD4"/>
    <w:rsid w:val="009A21C9"/>
    <w:rsid w:val="009A2335"/>
    <w:rsid w:val="009A25A8"/>
    <w:rsid w:val="009A285D"/>
    <w:rsid w:val="009A3086"/>
    <w:rsid w:val="009A41CB"/>
    <w:rsid w:val="009A41D1"/>
    <w:rsid w:val="009A49DC"/>
    <w:rsid w:val="009A4B26"/>
    <w:rsid w:val="009A5947"/>
    <w:rsid w:val="009A5ED2"/>
    <w:rsid w:val="009A73DA"/>
    <w:rsid w:val="009A7AAB"/>
    <w:rsid w:val="009A7AFD"/>
    <w:rsid w:val="009A7C4F"/>
    <w:rsid w:val="009B0065"/>
    <w:rsid w:val="009B0335"/>
    <w:rsid w:val="009B044E"/>
    <w:rsid w:val="009B0D32"/>
    <w:rsid w:val="009B0DFD"/>
    <w:rsid w:val="009B0F03"/>
    <w:rsid w:val="009B1250"/>
    <w:rsid w:val="009B1989"/>
    <w:rsid w:val="009B19FC"/>
    <w:rsid w:val="009B2C05"/>
    <w:rsid w:val="009B3298"/>
    <w:rsid w:val="009B3611"/>
    <w:rsid w:val="009B3C79"/>
    <w:rsid w:val="009B3E7A"/>
    <w:rsid w:val="009B3F18"/>
    <w:rsid w:val="009B4369"/>
    <w:rsid w:val="009B49C7"/>
    <w:rsid w:val="009B4C44"/>
    <w:rsid w:val="009B4D54"/>
    <w:rsid w:val="009B4F31"/>
    <w:rsid w:val="009B554D"/>
    <w:rsid w:val="009B5740"/>
    <w:rsid w:val="009B5982"/>
    <w:rsid w:val="009B5EAA"/>
    <w:rsid w:val="009B5F7D"/>
    <w:rsid w:val="009B6079"/>
    <w:rsid w:val="009B63D9"/>
    <w:rsid w:val="009B68B6"/>
    <w:rsid w:val="009B70C2"/>
    <w:rsid w:val="009B722F"/>
    <w:rsid w:val="009B7B1D"/>
    <w:rsid w:val="009B7FDE"/>
    <w:rsid w:val="009C03C2"/>
    <w:rsid w:val="009C0A9E"/>
    <w:rsid w:val="009C1BC4"/>
    <w:rsid w:val="009C2108"/>
    <w:rsid w:val="009C2337"/>
    <w:rsid w:val="009C26C8"/>
    <w:rsid w:val="009C27DF"/>
    <w:rsid w:val="009C2A02"/>
    <w:rsid w:val="009C2AE5"/>
    <w:rsid w:val="009C2D39"/>
    <w:rsid w:val="009C2EDA"/>
    <w:rsid w:val="009C3022"/>
    <w:rsid w:val="009C3484"/>
    <w:rsid w:val="009C3585"/>
    <w:rsid w:val="009C358C"/>
    <w:rsid w:val="009C3A5A"/>
    <w:rsid w:val="009C3A8C"/>
    <w:rsid w:val="009C3C1A"/>
    <w:rsid w:val="009C3DE2"/>
    <w:rsid w:val="009C41FB"/>
    <w:rsid w:val="009C453A"/>
    <w:rsid w:val="009C460D"/>
    <w:rsid w:val="009C473A"/>
    <w:rsid w:val="009C483E"/>
    <w:rsid w:val="009C4A14"/>
    <w:rsid w:val="009C4AE2"/>
    <w:rsid w:val="009C5682"/>
    <w:rsid w:val="009C5A69"/>
    <w:rsid w:val="009C5F72"/>
    <w:rsid w:val="009C605A"/>
    <w:rsid w:val="009C647F"/>
    <w:rsid w:val="009C648E"/>
    <w:rsid w:val="009C7101"/>
    <w:rsid w:val="009C7B83"/>
    <w:rsid w:val="009D014F"/>
    <w:rsid w:val="009D0C7B"/>
    <w:rsid w:val="009D0D77"/>
    <w:rsid w:val="009D1A6F"/>
    <w:rsid w:val="009D216F"/>
    <w:rsid w:val="009D2923"/>
    <w:rsid w:val="009D2BF4"/>
    <w:rsid w:val="009D3116"/>
    <w:rsid w:val="009D312A"/>
    <w:rsid w:val="009D3221"/>
    <w:rsid w:val="009D4097"/>
    <w:rsid w:val="009D4678"/>
    <w:rsid w:val="009D4839"/>
    <w:rsid w:val="009D48BE"/>
    <w:rsid w:val="009D4E4A"/>
    <w:rsid w:val="009D4FA1"/>
    <w:rsid w:val="009D519D"/>
    <w:rsid w:val="009D51F8"/>
    <w:rsid w:val="009D52E6"/>
    <w:rsid w:val="009D53FA"/>
    <w:rsid w:val="009D54DD"/>
    <w:rsid w:val="009D6104"/>
    <w:rsid w:val="009D61D6"/>
    <w:rsid w:val="009D6331"/>
    <w:rsid w:val="009D6485"/>
    <w:rsid w:val="009D651E"/>
    <w:rsid w:val="009D6760"/>
    <w:rsid w:val="009D6776"/>
    <w:rsid w:val="009D6834"/>
    <w:rsid w:val="009D6B48"/>
    <w:rsid w:val="009D7B3B"/>
    <w:rsid w:val="009E064D"/>
    <w:rsid w:val="009E0A1F"/>
    <w:rsid w:val="009E0D88"/>
    <w:rsid w:val="009E11F6"/>
    <w:rsid w:val="009E145E"/>
    <w:rsid w:val="009E1932"/>
    <w:rsid w:val="009E1A23"/>
    <w:rsid w:val="009E1F80"/>
    <w:rsid w:val="009E2146"/>
    <w:rsid w:val="009E26FB"/>
    <w:rsid w:val="009E28D9"/>
    <w:rsid w:val="009E2C2D"/>
    <w:rsid w:val="009E2F71"/>
    <w:rsid w:val="009E3005"/>
    <w:rsid w:val="009E301F"/>
    <w:rsid w:val="009E322D"/>
    <w:rsid w:val="009E3403"/>
    <w:rsid w:val="009E368D"/>
    <w:rsid w:val="009E38C5"/>
    <w:rsid w:val="009E39CC"/>
    <w:rsid w:val="009E3C78"/>
    <w:rsid w:val="009E4351"/>
    <w:rsid w:val="009E44A4"/>
    <w:rsid w:val="009E4B55"/>
    <w:rsid w:val="009E4D08"/>
    <w:rsid w:val="009E4E31"/>
    <w:rsid w:val="009E5130"/>
    <w:rsid w:val="009E5353"/>
    <w:rsid w:val="009E5448"/>
    <w:rsid w:val="009E58BA"/>
    <w:rsid w:val="009E58DD"/>
    <w:rsid w:val="009E5E4D"/>
    <w:rsid w:val="009E5E60"/>
    <w:rsid w:val="009E6498"/>
    <w:rsid w:val="009E665F"/>
    <w:rsid w:val="009E68E7"/>
    <w:rsid w:val="009E6A2A"/>
    <w:rsid w:val="009E6D46"/>
    <w:rsid w:val="009E7404"/>
    <w:rsid w:val="009E7B34"/>
    <w:rsid w:val="009E7EAD"/>
    <w:rsid w:val="009F0509"/>
    <w:rsid w:val="009F0A9E"/>
    <w:rsid w:val="009F1136"/>
    <w:rsid w:val="009F142D"/>
    <w:rsid w:val="009F1A48"/>
    <w:rsid w:val="009F1ED6"/>
    <w:rsid w:val="009F1F43"/>
    <w:rsid w:val="009F2031"/>
    <w:rsid w:val="009F2079"/>
    <w:rsid w:val="009F237E"/>
    <w:rsid w:val="009F23BB"/>
    <w:rsid w:val="009F2806"/>
    <w:rsid w:val="009F2849"/>
    <w:rsid w:val="009F29EA"/>
    <w:rsid w:val="009F2CF0"/>
    <w:rsid w:val="009F2E45"/>
    <w:rsid w:val="009F31BB"/>
    <w:rsid w:val="009F34C8"/>
    <w:rsid w:val="009F3850"/>
    <w:rsid w:val="009F391A"/>
    <w:rsid w:val="009F3B5E"/>
    <w:rsid w:val="009F3EA2"/>
    <w:rsid w:val="009F4F1C"/>
    <w:rsid w:val="009F51EB"/>
    <w:rsid w:val="009F5428"/>
    <w:rsid w:val="009F5C37"/>
    <w:rsid w:val="009F5FD0"/>
    <w:rsid w:val="009F6659"/>
    <w:rsid w:val="009F6C26"/>
    <w:rsid w:val="009F6E7E"/>
    <w:rsid w:val="009F71F4"/>
    <w:rsid w:val="009F79FF"/>
    <w:rsid w:val="009F7CDA"/>
    <w:rsid w:val="009F7D4F"/>
    <w:rsid w:val="009F7E85"/>
    <w:rsid w:val="00A0020E"/>
    <w:rsid w:val="00A00339"/>
    <w:rsid w:val="00A00F18"/>
    <w:rsid w:val="00A011B8"/>
    <w:rsid w:val="00A01283"/>
    <w:rsid w:val="00A01570"/>
    <w:rsid w:val="00A0185F"/>
    <w:rsid w:val="00A01EA4"/>
    <w:rsid w:val="00A0262B"/>
    <w:rsid w:val="00A02B88"/>
    <w:rsid w:val="00A03066"/>
    <w:rsid w:val="00A03193"/>
    <w:rsid w:val="00A03879"/>
    <w:rsid w:val="00A03B09"/>
    <w:rsid w:val="00A04953"/>
    <w:rsid w:val="00A04C7E"/>
    <w:rsid w:val="00A04D78"/>
    <w:rsid w:val="00A04D92"/>
    <w:rsid w:val="00A04F74"/>
    <w:rsid w:val="00A0530D"/>
    <w:rsid w:val="00A05A0D"/>
    <w:rsid w:val="00A05F7C"/>
    <w:rsid w:val="00A0627F"/>
    <w:rsid w:val="00A06305"/>
    <w:rsid w:val="00A063E6"/>
    <w:rsid w:val="00A0696C"/>
    <w:rsid w:val="00A06E3B"/>
    <w:rsid w:val="00A0705A"/>
    <w:rsid w:val="00A07266"/>
    <w:rsid w:val="00A078F1"/>
    <w:rsid w:val="00A07B49"/>
    <w:rsid w:val="00A07BD8"/>
    <w:rsid w:val="00A10216"/>
    <w:rsid w:val="00A10314"/>
    <w:rsid w:val="00A104AE"/>
    <w:rsid w:val="00A106ED"/>
    <w:rsid w:val="00A1097E"/>
    <w:rsid w:val="00A10EFE"/>
    <w:rsid w:val="00A1109E"/>
    <w:rsid w:val="00A11185"/>
    <w:rsid w:val="00A115F1"/>
    <w:rsid w:val="00A11682"/>
    <w:rsid w:val="00A116E5"/>
    <w:rsid w:val="00A118A6"/>
    <w:rsid w:val="00A11A5A"/>
    <w:rsid w:val="00A11BE3"/>
    <w:rsid w:val="00A11EF6"/>
    <w:rsid w:val="00A12611"/>
    <w:rsid w:val="00A1289D"/>
    <w:rsid w:val="00A12BB4"/>
    <w:rsid w:val="00A12C28"/>
    <w:rsid w:val="00A12E8B"/>
    <w:rsid w:val="00A13452"/>
    <w:rsid w:val="00A134B2"/>
    <w:rsid w:val="00A1364C"/>
    <w:rsid w:val="00A13754"/>
    <w:rsid w:val="00A139C0"/>
    <w:rsid w:val="00A13E90"/>
    <w:rsid w:val="00A13EFA"/>
    <w:rsid w:val="00A1422B"/>
    <w:rsid w:val="00A144B8"/>
    <w:rsid w:val="00A14A24"/>
    <w:rsid w:val="00A14B31"/>
    <w:rsid w:val="00A14D97"/>
    <w:rsid w:val="00A15A51"/>
    <w:rsid w:val="00A164AC"/>
    <w:rsid w:val="00A16984"/>
    <w:rsid w:val="00A16A39"/>
    <w:rsid w:val="00A16B73"/>
    <w:rsid w:val="00A16D6E"/>
    <w:rsid w:val="00A16F23"/>
    <w:rsid w:val="00A171E4"/>
    <w:rsid w:val="00A2000F"/>
    <w:rsid w:val="00A2061D"/>
    <w:rsid w:val="00A2096C"/>
    <w:rsid w:val="00A20FAD"/>
    <w:rsid w:val="00A211E8"/>
    <w:rsid w:val="00A21753"/>
    <w:rsid w:val="00A21CA9"/>
    <w:rsid w:val="00A222BF"/>
    <w:rsid w:val="00A2241A"/>
    <w:rsid w:val="00A22B5D"/>
    <w:rsid w:val="00A2358D"/>
    <w:rsid w:val="00A23A26"/>
    <w:rsid w:val="00A23CA7"/>
    <w:rsid w:val="00A24173"/>
    <w:rsid w:val="00A2468B"/>
    <w:rsid w:val="00A248EB"/>
    <w:rsid w:val="00A24F09"/>
    <w:rsid w:val="00A25714"/>
    <w:rsid w:val="00A257A8"/>
    <w:rsid w:val="00A25E3A"/>
    <w:rsid w:val="00A261D1"/>
    <w:rsid w:val="00A26762"/>
    <w:rsid w:val="00A2676E"/>
    <w:rsid w:val="00A26A59"/>
    <w:rsid w:val="00A26B01"/>
    <w:rsid w:val="00A26BFF"/>
    <w:rsid w:val="00A26F57"/>
    <w:rsid w:val="00A2745D"/>
    <w:rsid w:val="00A27A2D"/>
    <w:rsid w:val="00A27AA9"/>
    <w:rsid w:val="00A27B52"/>
    <w:rsid w:val="00A27FBA"/>
    <w:rsid w:val="00A300B2"/>
    <w:rsid w:val="00A31440"/>
    <w:rsid w:val="00A31728"/>
    <w:rsid w:val="00A31A1A"/>
    <w:rsid w:val="00A32098"/>
    <w:rsid w:val="00A321F2"/>
    <w:rsid w:val="00A32712"/>
    <w:rsid w:val="00A32B6F"/>
    <w:rsid w:val="00A33149"/>
    <w:rsid w:val="00A334BA"/>
    <w:rsid w:val="00A339FB"/>
    <w:rsid w:val="00A33E66"/>
    <w:rsid w:val="00A3424C"/>
    <w:rsid w:val="00A35104"/>
    <w:rsid w:val="00A354B3"/>
    <w:rsid w:val="00A35911"/>
    <w:rsid w:val="00A35973"/>
    <w:rsid w:val="00A35C28"/>
    <w:rsid w:val="00A35E24"/>
    <w:rsid w:val="00A36216"/>
    <w:rsid w:val="00A369D9"/>
    <w:rsid w:val="00A370A2"/>
    <w:rsid w:val="00A372E9"/>
    <w:rsid w:val="00A37746"/>
    <w:rsid w:val="00A37DC6"/>
    <w:rsid w:val="00A40630"/>
    <w:rsid w:val="00A407E8"/>
    <w:rsid w:val="00A4098F"/>
    <w:rsid w:val="00A40C1A"/>
    <w:rsid w:val="00A40E48"/>
    <w:rsid w:val="00A41147"/>
    <w:rsid w:val="00A414B6"/>
    <w:rsid w:val="00A414E9"/>
    <w:rsid w:val="00A4163E"/>
    <w:rsid w:val="00A41985"/>
    <w:rsid w:val="00A41A14"/>
    <w:rsid w:val="00A41E57"/>
    <w:rsid w:val="00A41E6B"/>
    <w:rsid w:val="00A42211"/>
    <w:rsid w:val="00A4258B"/>
    <w:rsid w:val="00A42679"/>
    <w:rsid w:val="00A42823"/>
    <w:rsid w:val="00A42852"/>
    <w:rsid w:val="00A42897"/>
    <w:rsid w:val="00A42BA4"/>
    <w:rsid w:val="00A42BB4"/>
    <w:rsid w:val="00A42ECD"/>
    <w:rsid w:val="00A43269"/>
    <w:rsid w:val="00A43324"/>
    <w:rsid w:val="00A43413"/>
    <w:rsid w:val="00A4357E"/>
    <w:rsid w:val="00A435C3"/>
    <w:rsid w:val="00A43A5F"/>
    <w:rsid w:val="00A440A9"/>
    <w:rsid w:val="00A445CD"/>
    <w:rsid w:val="00A44D61"/>
    <w:rsid w:val="00A4531D"/>
    <w:rsid w:val="00A45349"/>
    <w:rsid w:val="00A45665"/>
    <w:rsid w:val="00A45785"/>
    <w:rsid w:val="00A457B2"/>
    <w:rsid w:val="00A45D08"/>
    <w:rsid w:val="00A45D57"/>
    <w:rsid w:val="00A463C2"/>
    <w:rsid w:val="00A4651D"/>
    <w:rsid w:val="00A4674E"/>
    <w:rsid w:val="00A467A4"/>
    <w:rsid w:val="00A46955"/>
    <w:rsid w:val="00A46BE6"/>
    <w:rsid w:val="00A46C45"/>
    <w:rsid w:val="00A46DB1"/>
    <w:rsid w:val="00A46FC8"/>
    <w:rsid w:val="00A474B0"/>
    <w:rsid w:val="00A475D6"/>
    <w:rsid w:val="00A4775A"/>
    <w:rsid w:val="00A47945"/>
    <w:rsid w:val="00A47ADF"/>
    <w:rsid w:val="00A47B04"/>
    <w:rsid w:val="00A47B3D"/>
    <w:rsid w:val="00A500D4"/>
    <w:rsid w:val="00A503F8"/>
    <w:rsid w:val="00A50E98"/>
    <w:rsid w:val="00A51175"/>
    <w:rsid w:val="00A5183A"/>
    <w:rsid w:val="00A518DC"/>
    <w:rsid w:val="00A518F0"/>
    <w:rsid w:val="00A51F66"/>
    <w:rsid w:val="00A524D0"/>
    <w:rsid w:val="00A530DB"/>
    <w:rsid w:val="00A531E2"/>
    <w:rsid w:val="00A5393E"/>
    <w:rsid w:val="00A53B51"/>
    <w:rsid w:val="00A53BDD"/>
    <w:rsid w:val="00A53D53"/>
    <w:rsid w:val="00A53D5B"/>
    <w:rsid w:val="00A53E17"/>
    <w:rsid w:val="00A541D8"/>
    <w:rsid w:val="00A545A4"/>
    <w:rsid w:val="00A54815"/>
    <w:rsid w:val="00A549ED"/>
    <w:rsid w:val="00A55445"/>
    <w:rsid w:val="00A559C4"/>
    <w:rsid w:val="00A55CA6"/>
    <w:rsid w:val="00A56251"/>
    <w:rsid w:val="00A562A0"/>
    <w:rsid w:val="00A566CC"/>
    <w:rsid w:val="00A56C97"/>
    <w:rsid w:val="00A571F1"/>
    <w:rsid w:val="00A57672"/>
    <w:rsid w:val="00A5777C"/>
    <w:rsid w:val="00A57913"/>
    <w:rsid w:val="00A579EB"/>
    <w:rsid w:val="00A57D8A"/>
    <w:rsid w:val="00A600CF"/>
    <w:rsid w:val="00A60320"/>
    <w:rsid w:val="00A6068C"/>
    <w:rsid w:val="00A609FB"/>
    <w:rsid w:val="00A60D2B"/>
    <w:rsid w:val="00A61376"/>
    <w:rsid w:val="00A61381"/>
    <w:rsid w:val="00A61E41"/>
    <w:rsid w:val="00A61E5A"/>
    <w:rsid w:val="00A62507"/>
    <w:rsid w:val="00A62A0D"/>
    <w:rsid w:val="00A62DD8"/>
    <w:rsid w:val="00A62EA3"/>
    <w:rsid w:val="00A63E6C"/>
    <w:rsid w:val="00A646AA"/>
    <w:rsid w:val="00A64933"/>
    <w:rsid w:val="00A64F15"/>
    <w:rsid w:val="00A65036"/>
    <w:rsid w:val="00A656C1"/>
    <w:rsid w:val="00A656E1"/>
    <w:rsid w:val="00A657FB"/>
    <w:rsid w:val="00A65A2D"/>
    <w:rsid w:val="00A669CF"/>
    <w:rsid w:val="00A67D3A"/>
    <w:rsid w:val="00A67FB2"/>
    <w:rsid w:val="00A70657"/>
    <w:rsid w:val="00A709DC"/>
    <w:rsid w:val="00A713F5"/>
    <w:rsid w:val="00A71911"/>
    <w:rsid w:val="00A71E7E"/>
    <w:rsid w:val="00A72369"/>
    <w:rsid w:val="00A726D2"/>
    <w:rsid w:val="00A72D75"/>
    <w:rsid w:val="00A72F90"/>
    <w:rsid w:val="00A7301B"/>
    <w:rsid w:val="00A73113"/>
    <w:rsid w:val="00A73DEB"/>
    <w:rsid w:val="00A740D9"/>
    <w:rsid w:val="00A753EF"/>
    <w:rsid w:val="00A75755"/>
    <w:rsid w:val="00A759B7"/>
    <w:rsid w:val="00A76BCA"/>
    <w:rsid w:val="00A77574"/>
    <w:rsid w:val="00A8013C"/>
    <w:rsid w:val="00A80597"/>
    <w:rsid w:val="00A80718"/>
    <w:rsid w:val="00A807A2"/>
    <w:rsid w:val="00A8210A"/>
    <w:rsid w:val="00A8357C"/>
    <w:rsid w:val="00A83713"/>
    <w:rsid w:val="00A83F37"/>
    <w:rsid w:val="00A849E2"/>
    <w:rsid w:val="00A84B8C"/>
    <w:rsid w:val="00A84BEF"/>
    <w:rsid w:val="00A85352"/>
    <w:rsid w:val="00A85516"/>
    <w:rsid w:val="00A855AB"/>
    <w:rsid w:val="00A859DE"/>
    <w:rsid w:val="00A87654"/>
    <w:rsid w:val="00A87C9E"/>
    <w:rsid w:val="00A87F4F"/>
    <w:rsid w:val="00A87F83"/>
    <w:rsid w:val="00A9020D"/>
    <w:rsid w:val="00A90327"/>
    <w:rsid w:val="00A90ACA"/>
    <w:rsid w:val="00A90B4A"/>
    <w:rsid w:val="00A90C12"/>
    <w:rsid w:val="00A91064"/>
    <w:rsid w:val="00A911BD"/>
    <w:rsid w:val="00A91995"/>
    <w:rsid w:val="00A91B06"/>
    <w:rsid w:val="00A9216A"/>
    <w:rsid w:val="00A92B41"/>
    <w:rsid w:val="00A92CC2"/>
    <w:rsid w:val="00A93065"/>
    <w:rsid w:val="00A932D1"/>
    <w:rsid w:val="00A94B23"/>
    <w:rsid w:val="00A94BD5"/>
    <w:rsid w:val="00A9556B"/>
    <w:rsid w:val="00A95706"/>
    <w:rsid w:val="00A9580D"/>
    <w:rsid w:val="00A9592B"/>
    <w:rsid w:val="00A95A2B"/>
    <w:rsid w:val="00A95D73"/>
    <w:rsid w:val="00A961EF"/>
    <w:rsid w:val="00A964C9"/>
    <w:rsid w:val="00A9675C"/>
    <w:rsid w:val="00A96C3E"/>
    <w:rsid w:val="00A97DCA"/>
    <w:rsid w:val="00A97F2D"/>
    <w:rsid w:val="00A97FF8"/>
    <w:rsid w:val="00AA02F6"/>
    <w:rsid w:val="00AA0B25"/>
    <w:rsid w:val="00AA1730"/>
    <w:rsid w:val="00AA18FA"/>
    <w:rsid w:val="00AA19EA"/>
    <w:rsid w:val="00AA1F6D"/>
    <w:rsid w:val="00AA215B"/>
    <w:rsid w:val="00AA2F4D"/>
    <w:rsid w:val="00AA3699"/>
    <w:rsid w:val="00AA3AED"/>
    <w:rsid w:val="00AA3AFB"/>
    <w:rsid w:val="00AA3DC8"/>
    <w:rsid w:val="00AA4759"/>
    <w:rsid w:val="00AA483D"/>
    <w:rsid w:val="00AA4980"/>
    <w:rsid w:val="00AA4A3C"/>
    <w:rsid w:val="00AA4B68"/>
    <w:rsid w:val="00AA504C"/>
    <w:rsid w:val="00AA6ABB"/>
    <w:rsid w:val="00AA6B0A"/>
    <w:rsid w:val="00AA6C13"/>
    <w:rsid w:val="00AB00F4"/>
    <w:rsid w:val="00AB04D2"/>
    <w:rsid w:val="00AB0572"/>
    <w:rsid w:val="00AB05D5"/>
    <w:rsid w:val="00AB0A50"/>
    <w:rsid w:val="00AB0DD8"/>
    <w:rsid w:val="00AB1023"/>
    <w:rsid w:val="00AB1469"/>
    <w:rsid w:val="00AB14C1"/>
    <w:rsid w:val="00AB1A28"/>
    <w:rsid w:val="00AB1AA6"/>
    <w:rsid w:val="00AB1F3A"/>
    <w:rsid w:val="00AB271C"/>
    <w:rsid w:val="00AB273E"/>
    <w:rsid w:val="00AB32E8"/>
    <w:rsid w:val="00AB34F6"/>
    <w:rsid w:val="00AB353A"/>
    <w:rsid w:val="00AB35C9"/>
    <w:rsid w:val="00AB37D6"/>
    <w:rsid w:val="00AB3CE1"/>
    <w:rsid w:val="00AB402C"/>
    <w:rsid w:val="00AB4274"/>
    <w:rsid w:val="00AB43D6"/>
    <w:rsid w:val="00AB46F7"/>
    <w:rsid w:val="00AB47EA"/>
    <w:rsid w:val="00AB4DFD"/>
    <w:rsid w:val="00AB5155"/>
    <w:rsid w:val="00AB56CE"/>
    <w:rsid w:val="00AB5780"/>
    <w:rsid w:val="00AB58BE"/>
    <w:rsid w:val="00AB5C30"/>
    <w:rsid w:val="00AB6067"/>
    <w:rsid w:val="00AB6378"/>
    <w:rsid w:val="00AB6A43"/>
    <w:rsid w:val="00AB6E39"/>
    <w:rsid w:val="00AB6F09"/>
    <w:rsid w:val="00AB7021"/>
    <w:rsid w:val="00AB702F"/>
    <w:rsid w:val="00AB74AB"/>
    <w:rsid w:val="00AB79F0"/>
    <w:rsid w:val="00AB7AC4"/>
    <w:rsid w:val="00AB7ECE"/>
    <w:rsid w:val="00AC0202"/>
    <w:rsid w:val="00AC039E"/>
    <w:rsid w:val="00AC0A86"/>
    <w:rsid w:val="00AC0C0F"/>
    <w:rsid w:val="00AC0C2D"/>
    <w:rsid w:val="00AC0C9C"/>
    <w:rsid w:val="00AC0DC1"/>
    <w:rsid w:val="00AC0E66"/>
    <w:rsid w:val="00AC0F90"/>
    <w:rsid w:val="00AC14BE"/>
    <w:rsid w:val="00AC156A"/>
    <w:rsid w:val="00AC16D9"/>
    <w:rsid w:val="00AC1847"/>
    <w:rsid w:val="00AC1A6B"/>
    <w:rsid w:val="00AC1C32"/>
    <w:rsid w:val="00AC2B27"/>
    <w:rsid w:val="00AC2C2E"/>
    <w:rsid w:val="00AC30CB"/>
    <w:rsid w:val="00AC347E"/>
    <w:rsid w:val="00AC3651"/>
    <w:rsid w:val="00AC3831"/>
    <w:rsid w:val="00AC3A19"/>
    <w:rsid w:val="00AC40DB"/>
    <w:rsid w:val="00AC437A"/>
    <w:rsid w:val="00AC4923"/>
    <w:rsid w:val="00AC4A66"/>
    <w:rsid w:val="00AC4E8E"/>
    <w:rsid w:val="00AC5C0F"/>
    <w:rsid w:val="00AC608E"/>
    <w:rsid w:val="00AC6525"/>
    <w:rsid w:val="00AC6595"/>
    <w:rsid w:val="00AC6DAB"/>
    <w:rsid w:val="00AC7B32"/>
    <w:rsid w:val="00AD02BE"/>
    <w:rsid w:val="00AD02CD"/>
    <w:rsid w:val="00AD04FF"/>
    <w:rsid w:val="00AD0CB5"/>
    <w:rsid w:val="00AD140B"/>
    <w:rsid w:val="00AD173B"/>
    <w:rsid w:val="00AD1C59"/>
    <w:rsid w:val="00AD1CA3"/>
    <w:rsid w:val="00AD1D2B"/>
    <w:rsid w:val="00AD2AB6"/>
    <w:rsid w:val="00AD2C5E"/>
    <w:rsid w:val="00AD2D97"/>
    <w:rsid w:val="00AD2F20"/>
    <w:rsid w:val="00AD3090"/>
    <w:rsid w:val="00AD3C17"/>
    <w:rsid w:val="00AD3E74"/>
    <w:rsid w:val="00AD3EE4"/>
    <w:rsid w:val="00AD4224"/>
    <w:rsid w:val="00AD4FA1"/>
    <w:rsid w:val="00AD5539"/>
    <w:rsid w:val="00AD5959"/>
    <w:rsid w:val="00AD5FA5"/>
    <w:rsid w:val="00AD6717"/>
    <w:rsid w:val="00AD694A"/>
    <w:rsid w:val="00AD6A6A"/>
    <w:rsid w:val="00AD6DBF"/>
    <w:rsid w:val="00AE0676"/>
    <w:rsid w:val="00AE0FF9"/>
    <w:rsid w:val="00AE197B"/>
    <w:rsid w:val="00AE1FA1"/>
    <w:rsid w:val="00AE2061"/>
    <w:rsid w:val="00AE23D6"/>
    <w:rsid w:val="00AE29FB"/>
    <w:rsid w:val="00AE2A1F"/>
    <w:rsid w:val="00AE2AA5"/>
    <w:rsid w:val="00AE2B26"/>
    <w:rsid w:val="00AE2B5D"/>
    <w:rsid w:val="00AE2B91"/>
    <w:rsid w:val="00AE2DA0"/>
    <w:rsid w:val="00AE2E31"/>
    <w:rsid w:val="00AE2EDC"/>
    <w:rsid w:val="00AE2FA8"/>
    <w:rsid w:val="00AE369D"/>
    <w:rsid w:val="00AE40E7"/>
    <w:rsid w:val="00AE43B2"/>
    <w:rsid w:val="00AE43E6"/>
    <w:rsid w:val="00AE44AA"/>
    <w:rsid w:val="00AE505F"/>
    <w:rsid w:val="00AE5513"/>
    <w:rsid w:val="00AE561A"/>
    <w:rsid w:val="00AE5B36"/>
    <w:rsid w:val="00AE698C"/>
    <w:rsid w:val="00AE7D58"/>
    <w:rsid w:val="00AE7E8C"/>
    <w:rsid w:val="00AE7F63"/>
    <w:rsid w:val="00AF0754"/>
    <w:rsid w:val="00AF0912"/>
    <w:rsid w:val="00AF1204"/>
    <w:rsid w:val="00AF178B"/>
    <w:rsid w:val="00AF19EC"/>
    <w:rsid w:val="00AF19F0"/>
    <w:rsid w:val="00AF1C60"/>
    <w:rsid w:val="00AF1D35"/>
    <w:rsid w:val="00AF2158"/>
    <w:rsid w:val="00AF25FD"/>
    <w:rsid w:val="00AF2726"/>
    <w:rsid w:val="00AF2C87"/>
    <w:rsid w:val="00AF3189"/>
    <w:rsid w:val="00AF325E"/>
    <w:rsid w:val="00AF3423"/>
    <w:rsid w:val="00AF486E"/>
    <w:rsid w:val="00AF4DA8"/>
    <w:rsid w:val="00AF4FFB"/>
    <w:rsid w:val="00AF521C"/>
    <w:rsid w:val="00AF56DE"/>
    <w:rsid w:val="00AF5749"/>
    <w:rsid w:val="00AF5A9E"/>
    <w:rsid w:val="00AF5B65"/>
    <w:rsid w:val="00AF5BC0"/>
    <w:rsid w:val="00AF6158"/>
    <w:rsid w:val="00AF63A6"/>
    <w:rsid w:val="00AF67C0"/>
    <w:rsid w:val="00AF6C8D"/>
    <w:rsid w:val="00AF6DF3"/>
    <w:rsid w:val="00AF6FC8"/>
    <w:rsid w:val="00AF7A18"/>
    <w:rsid w:val="00AF7E18"/>
    <w:rsid w:val="00AF7E1D"/>
    <w:rsid w:val="00B008E6"/>
    <w:rsid w:val="00B00B41"/>
    <w:rsid w:val="00B010D2"/>
    <w:rsid w:val="00B01205"/>
    <w:rsid w:val="00B01708"/>
    <w:rsid w:val="00B01D44"/>
    <w:rsid w:val="00B01F0E"/>
    <w:rsid w:val="00B023A6"/>
    <w:rsid w:val="00B026C6"/>
    <w:rsid w:val="00B027FF"/>
    <w:rsid w:val="00B03068"/>
    <w:rsid w:val="00B033FD"/>
    <w:rsid w:val="00B0369F"/>
    <w:rsid w:val="00B039D3"/>
    <w:rsid w:val="00B03EEC"/>
    <w:rsid w:val="00B03FFA"/>
    <w:rsid w:val="00B042E7"/>
    <w:rsid w:val="00B0508B"/>
    <w:rsid w:val="00B056DE"/>
    <w:rsid w:val="00B0590F"/>
    <w:rsid w:val="00B05B95"/>
    <w:rsid w:val="00B05EEB"/>
    <w:rsid w:val="00B06A8C"/>
    <w:rsid w:val="00B0718E"/>
    <w:rsid w:val="00B101B7"/>
    <w:rsid w:val="00B105BE"/>
    <w:rsid w:val="00B105CB"/>
    <w:rsid w:val="00B109FF"/>
    <w:rsid w:val="00B10B32"/>
    <w:rsid w:val="00B111C5"/>
    <w:rsid w:val="00B1147B"/>
    <w:rsid w:val="00B114AB"/>
    <w:rsid w:val="00B118F2"/>
    <w:rsid w:val="00B11D42"/>
    <w:rsid w:val="00B11EC2"/>
    <w:rsid w:val="00B11FF6"/>
    <w:rsid w:val="00B123C6"/>
    <w:rsid w:val="00B12454"/>
    <w:rsid w:val="00B12469"/>
    <w:rsid w:val="00B128CE"/>
    <w:rsid w:val="00B13130"/>
    <w:rsid w:val="00B136EC"/>
    <w:rsid w:val="00B13D71"/>
    <w:rsid w:val="00B14433"/>
    <w:rsid w:val="00B14BEA"/>
    <w:rsid w:val="00B1529E"/>
    <w:rsid w:val="00B155EB"/>
    <w:rsid w:val="00B15713"/>
    <w:rsid w:val="00B16153"/>
    <w:rsid w:val="00B168F7"/>
    <w:rsid w:val="00B16C8A"/>
    <w:rsid w:val="00B17956"/>
    <w:rsid w:val="00B179FD"/>
    <w:rsid w:val="00B17A63"/>
    <w:rsid w:val="00B17ACB"/>
    <w:rsid w:val="00B2011F"/>
    <w:rsid w:val="00B2066F"/>
    <w:rsid w:val="00B21155"/>
    <w:rsid w:val="00B214C1"/>
    <w:rsid w:val="00B21DF3"/>
    <w:rsid w:val="00B22D87"/>
    <w:rsid w:val="00B234DE"/>
    <w:rsid w:val="00B238D8"/>
    <w:rsid w:val="00B240AB"/>
    <w:rsid w:val="00B24C78"/>
    <w:rsid w:val="00B24FBD"/>
    <w:rsid w:val="00B25AA4"/>
    <w:rsid w:val="00B260B9"/>
    <w:rsid w:val="00B261F1"/>
    <w:rsid w:val="00B26276"/>
    <w:rsid w:val="00B2630D"/>
    <w:rsid w:val="00B265D4"/>
    <w:rsid w:val="00B26627"/>
    <w:rsid w:val="00B2665F"/>
    <w:rsid w:val="00B26A04"/>
    <w:rsid w:val="00B26AF5"/>
    <w:rsid w:val="00B26C49"/>
    <w:rsid w:val="00B26D54"/>
    <w:rsid w:val="00B27DDE"/>
    <w:rsid w:val="00B30C33"/>
    <w:rsid w:val="00B31201"/>
    <w:rsid w:val="00B3185E"/>
    <w:rsid w:val="00B31F09"/>
    <w:rsid w:val="00B31FD2"/>
    <w:rsid w:val="00B33879"/>
    <w:rsid w:val="00B33BC8"/>
    <w:rsid w:val="00B33E8B"/>
    <w:rsid w:val="00B34296"/>
    <w:rsid w:val="00B34301"/>
    <w:rsid w:val="00B34448"/>
    <w:rsid w:val="00B34D35"/>
    <w:rsid w:val="00B3547A"/>
    <w:rsid w:val="00B35AA3"/>
    <w:rsid w:val="00B35F64"/>
    <w:rsid w:val="00B37034"/>
    <w:rsid w:val="00B374D5"/>
    <w:rsid w:val="00B37844"/>
    <w:rsid w:val="00B37AF9"/>
    <w:rsid w:val="00B37DFA"/>
    <w:rsid w:val="00B40BAA"/>
    <w:rsid w:val="00B41548"/>
    <w:rsid w:val="00B41A7E"/>
    <w:rsid w:val="00B41D77"/>
    <w:rsid w:val="00B41FAB"/>
    <w:rsid w:val="00B42005"/>
    <w:rsid w:val="00B42373"/>
    <w:rsid w:val="00B42434"/>
    <w:rsid w:val="00B42655"/>
    <w:rsid w:val="00B42901"/>
    <w:rsid w:val="00B42A5F"/>
    <w:rsid w:val="00B42B38"/>
    <w:rsid w:val="00B430C6"/>
    <w:rsid w:val="00B43AF2"/>
    <w:rsid w:val="00B444FE"/>
    <w:rsid w:val="00B4488D"/>
    <w:rsid w:val="00B448CE"/>
    <w:rsid w:val="00B45366"/>
    <w:rsid w:val="00B46414"/>
    <w:rsid w:val="00B46595"/>
    <w:rsid w:val="00B4757B"/>
    <w:rsid w:val="00B47A46"/>
    <w:rsid w:val="00B47A68"/>
    <w:rsid w:val="00B47E3A"/>
    <w:rsid w:val="00B50570"/>
    <w:rsid w:val="00B508B0"/>
    <w:rsid w:val="00B508B6"/>
    <w:rsid w:val="00B51148"/>
    <w:rsid w:val="00B513E9"/>
    <w:rsid w:val="00B51420"/>
    <w:rsid w:val="00B51BC7"/>
    <w:rsid w:val="00B51E7D"/>
    <w:rsid w:val="00B51FB4"/>
    <w:rsid w:val="00B522A6"/>
    <w:rsid w:val="00B52A37"/>
    <w:rsid w:val="00B52CD4"/>
    <w:rsid w:val="00B5307C"/>
    <w:rsid w:val="00B5327B"/>
    <w:rsid w:val="00B53283"/>
    <w:rsid w:val="00B532A5"/>
    <w:rsid w:val="00B539F5"/>
    <w:rsid w:val="00B53A97"/>
    <w:rsid w:val="00B53B75"/>
    <w:rsid w:val="00B53CEE"/>
    <w:rsid w:val="00B54250"/>
    <w:rsid w:val="00B543FB"/>
    <w:rsid w:val="00B544F7"/>
    <w:rsid w:val="00B54DB8"/>
    <w:rsid w:val="00B552D3"/>
    <w:rsid w:val="00B558D0"/>
    <w:rsid w:val="00B55931"/>
    <w:rsid w:val="00B56769"/>
    <w:rsid w:val="00B56791"/>
    <w:rsid w:val="00B56F57"/>
    <w:rsid w:val="00B56F5C"/>
    <w:rsid w:val="00B57333"/>
    <w:rsid w:val="00B57EA6"/>
    <w:rsid w:val="00B600AA"/>
    <w:rsid w:val="00B6033D"/>
    <w:rsid w:val="00B6048C"/>
    <w:rsid w:val="00B60657"/>
    <w:rsid w:val="00B606A4"/>
    <w:rsid w:val="00B60744"/>
    <w:rsid w:val="00B60B20"/>
    <w:rsid w:val="00B60FB4"/>
    <w:rsid w:val="00B610CA"/>
    <w:rsid w:val="00B61109"/>
    <w:rsid w:val="00B61142"/>
    <w:rsid w:val="00B6114A"/>
    <w:rsid w:val="00B61BAA"/>
    <w:rsid w:val="00B6202C"/>
    <w:rsid w:val="00B62183"/>
    <w:rsid w:val="00B626D3"/>
    <w:rsid w:val="00B62BB1"/>
    <w:rsid w:val="00B62E34"/>
    <w:rsid w:val="00B62E98"/>
    <w:rsid w:val="00B6311E"/>
    <w:rsid w:val="00B632B0"/>
    <w:rsid w:val="00B633C2"/>
    <w:rsid w:val="00B63498"/>
    <w:rsid w:val="00B6359F"/>
    <w:rsid w:val="00B636CD"/>
    <w:rsid w:val="00B63862"/>
    <w:rsid w:val="00B63A32"/>
    <w:rsid w:val="00B63D6F"/>
    <w:rsid w:val="00B641A1"/>
    <w:rsid w:val="00B643A5"/>
    <w:rsid w:val="00B6473A"/>
    <w:rsid w:val="00B647E5"/>
    <w:rsid w:val="00B649FE"/>
    <w:rsid w:val="00B64A37"/>
    <w:rsid w:val="00B655B4"/>
    <w:rsid w:val="00B65668"/>
    <w:rsid w:val="00B659D1"/>
    <w:rsid w:val="00B665A2"/>
    <w:rsid w:val="00B665E1"/>
    <w:rsid w:val="00B66A0B"/>
    <w:rsid w:val="00B66A14"/>
    <w:rsid w:val="00B66CDA"/>
    <w:rsid w:val="00B66E47"/>
    <w:rsid w:val="00B6781E"/>
    <w:rsid w:val="00B679EE"/>
    <w:rsid w:val="00B67A7A"/>
    <w:rsid w:val="00B67B52"/>
    <w:rsid w:val="00B67E91"/>
    <w:rsid w:val="00B67EB8"/>
    <w:rsid w:val="00B7016F"/>
    <w:rsid w:val="00B707ED"/>
    <w:rsid w:val="00B70BAD"/>
    <w:rsid w:val="00B70C11"/>
    <w:rsid w:val="00B713E4"/>
    <w:rsid w:val="00B716F7"/>
    <w:rsid w:val="00B7184A"/>
    <w:rsid w:val="00B72170"/>
    <w:rsid w:val="00B724B6"/>
    <w:rsid w:val="00B724ED"/>
    <w:rsid w:val="00B72697"/>
    <w:rsid w:val="00B72B20"/>
    <w:rsid w:val="00B72CDB"/>
    <w:rsid w:val="00B72DEB"/>
    <w:rsid w:val="00B731AC"/>
    <w:rsid w:val="00B73452"/>
    <w:rsid w:val="00B73983"/>
    <w:rsid w:val="00B73CE0"/>
    <w:rsid w:val="00B742C7"/>
    <w:rsid w:val="00B749AA"/>
    <w:rsid w:val="00B74EB4"/>
    <w:rsid w:val="00B75EE3"/>
    <w:rsid w:val="00B76055"/>
    <w:rsid w:val="00B763AF"/>
    <w:rsid w:val="00B765D9"/>
    <w:rsid w:val="00B76DBD"/>
    <w:rsid w:val="00B76FB5"/>
    <w:rsid w:val="00B76FCA"/>
    <w:rsid w:val="00B77154"/>
    <w:rsid w:val="00B77290"/>
    <w:rsid w:val="00B772A1"/>
    <w:rsid w:val="00B77416"/>
    <w:rsid w:val="00B777C0"/>
    <w:rsid w:val="00B77A6A"/>
    <w:rsid w:val="00B77DB6"/>
    <w:rsid w:val="00B77FC0"/>
    <w:rsid w:val="00B801D9"/>
    <w:rsid w:val="00B80F40"/>
    <w:rsid w:val="00B80FFB"/>
    <w:rsid w:val="00B81025"/>
    <w:rsid w:val="00B813DE"/>
    <w:rsid w:val="00B816A2"/>
    <w:rsid w:val="00B819A9"/>
    <w:rsid w:val="00B81D3F"/>
    <w:rsid w:val="00B81DA6"/>
    <w:rsid w:val="00B81EA7"/>
    <w:rsid w:val="00B823EB"/>
    <w:rsid w:val="00B827FD"/>
    <w:rsid w:val="00B82EB0"/>
    <w:rsid w:val="00B8320A"/>
    <w:rsid w:val="00B83277"/>
    <w:rsid w:val="00B834A6"/>
    <w:rsid w:val="00B837C0"/>
    <w:rsid w:val="00B83EAA"/>
    <w:rsid w:val="00B84629"/>
    <w:rsid w:val="00B84B2D"/>
    <w:rsid w:val="00B85123"/>
    <w:rsid w:val="00B852AC"/>
    <w:rsid w:val="00B852F7"/>
    <w:rsid w:val="00B85C99"/>
    <w:rsid w:val="00B86B1D"/>
    <w:rsid w:val="00B86DDF"/>
    <w:rsid w:val="00B870DC"/>
    <w:rsid w:val="00B8748F"/>
    <w:rsid w:val="00B87493"/>
    <w:rsid w:val="00B90065"/>
    <w:rsid w:val="00B904AE"/>
    <w:rsid w:val="00B90DB3"/>
    <w:rsid w:val="00B90FDB"/>
    <w:rsid w:val="00B912C7"/>
    <w:rsid w:val="00B9131B"/>
    <w:rsid w:val="00B916EE"/>
    <w:rsid w:val="00B91CB9"/>
    <w:rsid w:val="00B92471"/>
    <w:rsid w:val="00B92615"/>
    <w:rsid w:val="00B929BD"/>
    <w:rsid w:val="00B92AB4"/>
    <w:rsid w:val="00B92BF9"/>
    <w:rsid w:val="00B92C1D"/>
    <w:rsid w:val="00B92F9F"/>
    <w:rsid w:val="00B932E9"/>
    <w:rsid w:val="00B9354F"/>
    <w:rsid w:val="00B93756"/>
    <w:rsid w:val="00B937B7"/>
    <w:rsid w:val="00B93B4D"/>
    <w:rsid w:val="00B93E31"/>
    <w:rsid w:val="00B94347"/>
    <w:rsid w:val="00B943BD"/>
    <w:rsid w:val="00B9490C"/>
    <w:rsid w:val="00B965BE"/>
    <w:rsid w:val="00B97796"/>
    <w:rsid w:val="00B977DB"/>
    <w:rsid w:val="00B97957"/>
    <w:rsid w:val="00BA03AE"/>
    <w:rsid w:val="00BA0709"/>
    <w:rsid w:val="00BA129F"/>
    <w:rsid w:val="00BA197F"/>
    <w:rsid w:val="00BA1AB9"/>
    <w:rsid w:val="00BA20A7"/>
    <w:rsid w:val="00BA2A79"/>
    <w:rsid w:val="00BA2B9B"/>
    <w:rsid w:val="00BA2EA0"/>
    <w:rsid w:val="00BA2F87"/>
    <w:rsid w:val="00BA3BAC"/>
    <w:rsid w:val="00BA3FAB"/>
    <w:rsid w:val="00BA40BA"/>
    <w:rsid w:val="00BA41CC"/>
    <w:rsid w:val="00BA45A5"/>
    <w:rsid w:val="00BA4663"/>
    <w:rsid w:val="00BA49D6"/>
    <w:rsid w:val="00BA5476"/>
    <w:rsid w:val="00BA5479"/>
    <w:rsid w:val="00BA575C"/>
    <w:rsid w:val="00BA5812"/>
    <w:rsid w:val="00BA58AF"/>
    <w:rsid w:val="00BA6FDE"/>
    <w:rsid w:val="00BA728C"/>
    <w:rsid w:val="00BA72C0"/>
    <w:rsid w:val="00BB01E0"/>
    <w:rsid w:val="00BB02BC"/>
    <w:rsid w:val="00BB04BE"/>
    <w:rsid w:val="00BB0656"/>
    <w:rsid w:val="00BB066A"/>
    <w:rsid w:val="00BB0882"/>
    <w:rsid w:val="00BB0C3B"/>
    <w:rsid w:val="00BB1082"/>
    <w:rsid w:val="00BB1B50"/>
    <w:rsid w:val="00BB1DED"/>
    <w:rsid w:val="00BB1F6E"/>
    <w:rsid w:val="00BB2861"/>
    <w:rsid w:val="00BB32D0"/>
    <w:rsid w:val="00BB3F36"/>
    <w:rsid w:val="00BB403B"/>
    <w:rsid w:val="00BB45A6"/>
    <w:rsid w:val="00BB57EB"/>
    <w:rsid w:val="00BB58E4"/>
    <w:rsid w:val="00BB5DE3"/>
    <w:rsid w:val="00BB5FCD"/>
    <w:rsid w:val="00BB6148"/>
    <w:rsid w:val="00BB6D3C"/>
    <w:rsid w:val="00BB718E"/>
    <w:rsid w:val="00BB771B"/>
    <w:rsid w:val="00BB79D8"/>
    <w:rsid w:val="00BB7D39"/>
    <w:rsid w:val="00BB7F18"/>
    <w:rsid w:val="00BB7F97"/>
    <w:rsid w:val="00BB7FA4"/>
    <w:rsid w:val="00BC0847"/>
    <w:rsid w:val="00BC1071"/>
    <w:rsid w:val="00BC12B5"/>
    <w:rsid w:val="00BC1860"/>
    <w:rsid w:val="00BC1934"/>
    <w:rsid w:val="00BC1950"/>
    <w:rsid w:val="00BC1CE4"/>
    <w:rsid w:val="00BC2759"/>
    <w:rsid w:val="00BC2AD3"/>
    <w:rsid w:val="00BC2C43"/>
    <w:rsid w:val="00BC3080"/>
    <w:rsid w:val="00BC37F9"/>
    <w:rsid w:val="00BC4085"/>
    <w:rsid w:val="00BC43D9"/>
    <w:rsid w:val="00BC4DBE"/>
    <w:rsid w:val="00BC4DDC"/>
    <w:rsid w:val="00BC58CC"/>
    <w:rsid w:val="00BC6006"/>
    <w:rsid w:val="00BC68B4"/>
    <w:rsid w:val="00BC71DB"/>
    <w:rsid w:val="00BC7208"/>
    <w:rsid w:val="00BC7C0D"/>
    <w:rsid w:val="00BC7C70"/>
    <w:rsid w:val="00BC7D88"/>
    <w:rsid w:val="00BD0020"/>
    <w:rsid w:val="00BD01A0"/>
    <w:rsid w:val="00BD05B5"/>
    <w:rsid w:val="00BD0AE9"/>
    <w:rsid w:val="00BD1960"/>
    <w:rsid w:val="00BD229F"/>
    <w:rsid w:val="00BD2925"/>
    <w:rsid w:val="00BD2D18"/>
    <w:rsid w:val="00BD3248"/>
    <w:rsid w:val="00BD3812"/>
    <w:rsid w:val="00BD3C2E"/>
    <w:rsid w:val="00BD4050"/>
    <w:rsid w:val="00BD42D7"/>
    <w:rsid w:val="00BD432F"/>
    <w:rsid w:val="00BD472F"/>
    <w:rsid w:val="00BD48B2"/>
    <w:rsid w:val="00BD4CF2"/>
    <w:rsid w:val="00BD544F"/>
    <w:rsid w:val="00BD58B0"/>
    <w:rsid w:val="00BD5D0B"/>
    <w:rsid w:val="00BD6574"/>
    <w:rsid w:val="00BD6B55"/>
    <w:rsid w:val="00BD6E5C"/>
    <w:rsid w:val="00BD7432"/>
    <w:rsid w:val="00BD75E5"/>
    <w:rsid w:val="00BE0249"/>
    <w:rsid w:val="00BE0259"/>
    <w:rsid w:val="00BE03BE"/>
    <w:rsid w:val="00BE0FCD"/>
    <w:rsid w:val="00BE104F"/>
    <w:rsid w:val="00BE171A"/>
    <w:rsid w:val="00BE1B9F"/>
    <w:rsid w:val="00BE229A"/>
    <w:rsid w:val="00BE25E0"/>
    <w:rsid w:val="00BE2BAE"/>
    <w:rsid w:val="00BE404F"/>
    <w:rsid w:val="00BE421C"/>
    <w:rsid w:val="00BE56B3"/>
    <w:rsid w:val="00BE662B"/>
    <w:rsid w:val="00BE7291"/>
    <w:rsid w:val="00BE75FD"/>
    <w:rsid w:val="00BE7B05"/>
    <w:rsid w:val="00BE7D10"/>
    <w:rsid w:val="00BF04D1"/>
    <w:rsid w:val="00BF0FF2"/>
    <w:rsid w:val="00BF13EA"/>
    <w:rsid w:val="00BF141D"/>
    <w:rsid w:val="00BF1979"/>
    <w:rsid w:val="00BF209E"/>
    <w:rsid w:val="00BF2722"/>
    <w:rsid w:val="00BF2C08"/>
    <w:rsid w:val="00BF2FC1"/>
    <w:rsid w:val="00BF3A9A"/>
    <w:rsid w:val="00BF3D6F"/>
    <w:rsid w:val="00BF3D94"/>
    <w:rsid w:val="00BF409F"/>
    <w:rsid w:val="00BF4B94"/>
    <w:rsid w:val="00BF4F82"/>
    <w:rsid w:val="00BF5121"/>
    <w:rsid w:val="00BF5285"/>
    <w:rsid w:val="00BF5CF5"/>
    <w:rsid w:val="00BF5D39"/>
    <w:rsid w:val="00BF6188"/>
    <w:rsid w:val="00BF6CF5"/>
    <w:rsid w:val="00BF7CD5"/>
    <w:rsid w:val="00C00649"/>
    <w:rsid w:val="00C011B0"/>
    <w:rsid w:val="00C01213"/>
    <w:rsid w:val="00C019FF"/>
    <w:rsid w:val="00C02856"/>
    <w:rsid w:val="00C0292F"/>
    <w:rsid w:val="00C03093"/>
    <w:rsid w:val="00C03663"/>
    <w:rsid w:val="00C03AE1"/>
    <w:rsid w:val="00C03C61"/>
    <w:rsid w:val="00C0413D"/>
    <w:rsid w:val="00C042BC"/>
    <w:rsid w:val="00C042D2"/>
    <w:rsid w:val="00C04409"/>
    <w:rsid w:val="00C04420"/>
    <w:rsid w:val="00C0451F"/>
    <w:rsid w:val="00C048B2"/>
    <w:rsid w:val="00C04903"/>
    <w:rsid w:val="00C04C55"/>
    <w:rsid w:val="00C05589"/>
    <w:rsid w:val="00C057E5"/>
    <w:rsid w:val="00C06804"/>
    <w:rsid w:val="00C068D5"/>
    <w:rsid w:val="00C06B9B"/>
    <w:rsid w:val="00C079E6"/>
    <w:rsid w:val="00C07A00"/>
    <w:rsid w:val="00C07A76"/>
    <w:rsid w:val="00C07B16"/>
    <w:rsid w:val="00C100B1"/>
    <w:rsid w:val="00C100B3"/>
    <w:rsid w:val="00C10A08"/>
    <w:rsid w:val="00C10ABD"/>
    <w:rsid w:val="00C10E10"/>
    <w:rsid w:val="00C10E11"/>
    <w:rsid w:val="00C10F5B"/>
    <w:rsid w:val="00C10FFC"/>
    <w:rsid w:val="00C11451"/>
    <w:rsid w:val="00C114BE"/>
    <w:rsid w:val="00C11A9B"/>
    <w:rsid w:val="00C11D08"/>
    <w:rsid w:val="00C121AA"/>
    <w:rsid w:val="00C12427"/>
    <w:rsid w:val="00C124AD"/>
    <w:rsid w:val="00C12DC7"/>
    <w:rsid w:val="00C12FFD"/>
    <w:rsid w:val="00C139CB"/>
    <w:rsid w:val="00C13D08"/>
    <w:rsid w:val="00C14442"/>
    <w:rsid w:val="00C14842"/>
    <w:rsid w:val="00C14BC9"/>
    <w:rsid w:val="00C158B2"/>
    <w:rsid w:val="00C15C0E"/>
    <w:rsid w:val="00C15DDA"/>
    <w:rsid w:val="00C16015"/>
    <w:rsid w:val="00C1602A"/>
    <w:rsid w:val="00C16694"/>
    <w:rsid w:val="00C166CC"/>
    <w:rsid w:val="00C16758"/>
    <w:rsid w:val="00C16DA0"/>
    <w:rsid w:val="00C16EE4"/>
    <w:rsid w:val="00C1735A"/>
    <w:rsid w:val="00C17520"/>
    <w:rsid w:val="00C20097"/>
    <w:rsid w:val="00C2033D"/>
    <w:rsid w:val="00C20DEB"/>
    <w:rsid w:val="00C2111D"/>
    <w:rsid w:val="00C216A9"/>
    <w:rsid w:val="00C22783"/>
    <w:rsid w:val="00C22EC0"/>
    <w:rsid w:val="00C22F7A"/>
    <w:rsid w:val="00C235CD"/>
    <w:rsid w:val="00C236EB"/>
    <w:rsid w:val="00C23AA7"/>
    <w:rsid w:val="00C23C53"/>
    <w:rsid w:val="00C24479"/>
    <w:rsid w:val="00C24577"/>
    <w:rsid w:val="00C24C7A"/>
    <w:rsid w:val="00C24F9F"/>
    <w:rsid w:val="00C25117"/>
    <w:rsid w:val="00C2515A"/>
    <w:rsid w:val="00C252AF"/>
    <w:rsid w:val="00C25576"/>
    <w:rsid w:val="00C260A8"/>
    <w:rsid w:val="00C262CE"/>
    <w:rsid w:val="00C26353"/>
    <w:rsid w:val="00C26608"/>
    <w:rsid w:val="00C2669C"/>
    <w:rsid w:val="00C2696E"/>
    <w:rsid w:val="00C269EC"/>
    <w:rsid w:val="00C26D1B"/>
    <w:rsid w:val="00C26D5B"/>
    <w:rsid w:val="00C270DF"/>
    <w:rsid w:val="00C27221"/>
    <w:rsid w:val="00C27339"/>
    <w:rsid w:val="00C277FC"/>
    <w:rsid w:val="00C27A63"/>
    <w:rsid w:val="00C306E4"/>
    <w:rsid w:val="00C3092E"/>
    <w:rsid w:val="00C30AA6"/>
    <w:rsid w:val="00C30D10"/>
    <w:rsid w:val="00C30D12"/>
    <w:rsid w:val="00C30E54"/>
    <w:rsid w:val="00C30FC9"/>
    <w:rsid w:val="00C31829"/>
    <w:rsid w:val="00C31CF5"/>
    <w:rsid w:val="00C31E9C"/>
    <w:rsid w:val="00C32135"/>
    <w:rsid w:val="00C322D1"/>
    <w:rsid w:val="00C3279B"/>
    <w:rsid w:val="00C327B5"/>
    <w:rsid w:val="00C3291E"/>
    <w:rsid w:val="00C3316F"/>
    <w:rsid w:val="00C33A7F"/>
    <w:rsid w:val="00C33DC4"/>
    <w:rsid w:val="00C33F5B"/>
    <w:rsid w:val="00C3427C"/>
    <w:rsid w:val="00C348E4"/>
    <w:rsid w:val="00C35144"/>
    <w:rsid w:val="00C3581D"/>
    <w:rsid w:val="00C358D5"/>
    <w:rsid w:val="00C35DCF"/>
    <w:rsid w:val="00C35E3D"/>
    <w:rsid w:val="00C3633C"/>
    <w:rsid w:val="00C36C9F"/>
    <w:rsid w:val="00C36DC5"/>
    <w:rsid w:val="00C36E0C"/>
    <w:rsid w:val="00C37165"/>
    <w:rsid w:val="00C372D3"/>
    <w:rsid w:val="00C40380"/>
    <w:rsid w:val="00C40C7F"/>
    <w:rsid w:val="00C40F07"/>
    <w:rsid w:val="00C4116E"/>
    <w:rsid w:val="00C41B78"/>
    <w:rsid w:val="00C42357"/>
    <w:rsid w:val="00C42AD0"/>
    <w:rsid w:val="00C42B7F"/>
    <w:rsid w:val="00C43029"/>
    <w:rsid w:val="00C43594"/>
    <w:rsid w:val="00C4366A"/>
    <w:rsid w:val="00C43814"/>
    <w:rsid w:val="00C43AC7"/>
    <w:rsid w:val="00C43C3F"/>
    <w:rsid w:val="00C446F3"/>
    <w:rsid w:val="00C44A7B"/>
    <w:rsid w:val="00C4570E"/>
    <w:rsid w:val="00C45DDB"/>
    <w:rsid w:val="00C46421"/>
    <w:rsid w:val="00C46497"/>
    <w:rsid w:val="00C47183"/>
    <w:rsid w:val="00C475A9"/>
    <w:rsid w:val="00C477E9"/>
    <w:rsid w:val="00C47C68"/>
    <w:rsid w:val="00C47ED4"/>
    <w:rsid w:val="00C503A4"/>
    <w:rsid w:val="00C50501"/>
    <w:rsid w:val="00C50760"/>
    <w:rsid w:val="00C50F36"/>
    <w:rsid w:val="00C51780"/>
    <w:rsid w:val="00C51931"/>
    <w:rsid w:val="00C51BA9"/>
    <w:rsid w:val="00C51E02"/>
    <w:rsid w:val="00C52231"/>
    <w:rsid w:val="00C522C1"/>
    <w:rsid w:val="00C524AE"/>
    <w:rsid w:val="00C527B1"/>
    <w:rsid w:val="00C527D2"/>
    <w:rsid w:val="00C52E37"/>
    <w:rsid w:val="00C5349D"/>
    <w:rsid w:val="00C54231"/>
    <w:rsid w:val="00C544D8"/>
    <w:rsid w:val="00C54A83"/>
    <w:rsid w:val="00C54EEC"/>
    <w:rsid w:val="00C55B8D"/>
    <w:rsid w:val="00C55F44"/>
    <w:rsid w:val="00C56EC5"/>
    <w:rsid w:val="00C57697"/>
    <w:rsid w:val="00C57F40"/>
    <w:rsid w:val="00C60068"/>
    <w:rsid w:val="00C608B9"/>
    <w:rsid w:val="00C61484"/>
    <w:rsid w:val="00C61EFC"/>
    <w:rsid w:val="00C61F7B"/>
    <w:rsid w:val="00C62E46"/>
    <w:rsid w:val="00C63995"/>
    <w:rsid w:val="00C63B7B"/>
    <w:rsid w:val="00C64A55"/>
    <w:rsid w:val="00C64CE7"/>
    <w:rsid w:val="00C64F5A"/>
    <w:rsid w:val="00C650FC"/>
    <w:rsid w:val="00C65147"/>
    <w:rsid w:val="00C65DFD"/>
    <w:rsid w:val="00C65EDA"/>
    <w:rsid w:val="00C66067"/>
    <w:rsid w:val="00C664B0"/>
    <w:rsid w:val="00C66867"/>
    <w:rsid w:val="00C669B9"/>
    <w:rsid w:val="00C66AFD"/>
    <w:rsid w:val="00C671D1"/>
    <w:rsid w:val="00C67211"/>
    <w:rsid w:val="00C678D0"/>
    <w:rsid w:val="00C67DD2"/>
    <w:rsid w:val="00C7037D"/>
    <w:rsid w:val="00C705E4"/>
    <w:rsid w:val="00C7066E"/>
    <w:rsid w:val="00C707B8"/>
    <w:rsid w:val="00C70B90"/>
    <w:rsid w:val="00C70BFC"/>
    <w:rsid w:val="00C70DEA"/>
    <w:rsid w:val="00C710FF"/>
    <w:rsid w:val="00C71604"/>
    <w:rsid w:val="00C71C52"/>
    <w:rsid w:val="00C727EA"/>
    <w:rsid w:val="00C72916"/>
    <w:rsid w:val="00C73628"/>
    <w:rsid w:val="00C738A0"/>
    <w:rsid w:val="00C73ADE"/>
    <w:rsid w:val="00C73B5B"/>
    <w:rsid w:val="00C74082"/>
    <w:rsid w:val="00C74705"/>
    <w:rsid w:val="00C7488C"/>
    <w:rsid w:val="00C7488F"/>
    <w:rsid w:val="00C74DEE"/>
    <w:rsid w:val="00C74EA3"/>
    <w:rsid w:val="00C75107"/>
    <w:rsid w:val="00C7512D"/>
    <w:rsid w:val="00C75F85"/>
    <w:rsid w:val="00C763AF"/>
    <w:rsid w:val="00C76428"/>
    <w:rsid w:val="00C76D1F"/>
    <w:rsid w:val="00C77387"/>
    <w:rsid w:val="00C77910"/>
    <w:rsid w:val="00C77B1D"/>
    <w:rsid w:val="00C80081"/>
    <w:rsid w:val="00C803F6"/>
    <w:rsid w:val="00C805AE"/>
    <w:rsid w:val="00C8068D"/>
    <w:rsid w:val="00C8075C"/>
    <w:rsid w:val="00C80F44"/>
    <w:rsid w:val="00C81CFA"/>
    <w:rsid w:val="00C822BF"/>
    <w:rsid w:val="00C824EF"/>
    <w:rsid w:val="00C8290E"/>
    <w:rsid w:val="00C82A03"/>
    <w:rsid w:val="00C82AFA"/>
    <w:rsid w:val="00C82ED2"/>
    <w:rsid w:val="00C8363C"/>
    <w:rsid w:val="00C83E1D"/>
    <w:rsid w:val="00C846FD"/>
    <w:rsid w:val="00C84A8C"/>
    <w:rsid w:val="00C84C9C"/>
    <w:rsid w:val="00C852D6"/>
    <w:rsid w:val="00C854A8"/>
    <w:rsid w:val="00C8562B"/>
    <w:rsid w:val="00C85834"/>
    <w:rsid w:val="00C85882"/>
    <w:rsid w:val="00C85CC7"/>
    <w:rsid w:val="00C85CD8"/>
    <w:rsid w:val="00C86A9A"/>
    <w:rsid w:val="00C86F6B"/>
    <w:rsid w:val="00C8757F"/>
    <w:rsid w:val="00C87CB1"/>
    <w:rsid w:val="00C87FF5"/>
    <w:rsid w:val="00C90284"/>
    <w:rsid w:val="00C90634"/>
    <w:rsid w:val="00C909AB"/>
    <w:rsid w:val="00C90A42"/>
    <w:rsid w:val="00C90BE0"/>
    <w:rsid w:val="00C90D81"/>
    <w:rsid w:val="00C90E1F"/>
    <w:rsid w:val="00C90F35"/>
    <w:rsid w:val="00C91074"/>
    <w:rsid w:val="00C9111F"/>
    <w:rsid w:val="00C91FE2"/>
    <w:rsid w:val="00C923B5"/>
    <w:rsid w:val="00C92F4B"/>
    <w:rsid w:val="00C93A61"/>
    <w:rsid w:val="00C943D5"/>
    <w:rsid w:val="00C94504"/>
    <w:rsid w:val="00C948C3"/>
    <w:rsid w:val="00C94CC3"/>
    <w:rsid w:val="00C94FB3"/>
    <w:rsid w:val="00C95180"/>
    <w:rsid w:val="00C952F1"/>
    <w:rsid w:val="00C96096"/>
    <w:rsid w:val="00C9647D"/>
    <w:rsid w:val="00C96645"/>
    <w:rsid w:val="00C9686E"/>
    <w:rsid w:val="00C96B9A"/>
    <w:rsid w:val="00C96D89"/>
    <w:rsid w:val="00C9778F"/>
    <w:rsid w:val="00C977E9"/>
    <w:rsid w:val="00C97D64"/>
    <w:rsid w:val="00CA0257"/>
    <w:rsid w:val="00CA0324"/>
    <w:rsid w:val="00CA042F"/>
    <w:rsid w:val="00CA0EB0"/>
    <w:rsid w:val="00CA10EF"/>
    <w:rsid w:val="00CA1253"/>
    <w:rsid w:val="00CA19CA"/>
    <w:rsid w:val="00CA1F5A"/>
    <w:rsid w:val="00CA217F"/>
    <w:rsid w:val="00CA2BDE"/>
    <w:rsid w:val="00CA317E"/>
    <w:rsid w:val="00CA33BB"/>
    <w:rsid w:val="00CA35A0"/>
    <w:rsid w:val="00CA35B1"/>
    <w:rsid w:val="00CA3849"/>
    <w:rsid w:val="00CA3A8C"/>
    <w:rsid w:val="00CA3A9D"/>
    <w:rsid w:val="00CA3BD9"/>
    <w:rsid w:val="00CA3EFA"/>
    <w:rsid w:val="00CA4094"/>
    <w:rsid w:val="00CA43D1"/>
    <w:rsid w:val="00CA4A89"/>
    <w:rsid w:val="00CA4CF1"/>
    <w:rsid w:val="00CA5897"/>
    <w:rsid w:val="00CA5DBC"/>
    <w:rsid w:val="00CA6106"/>
    <w:rsid w:val="00CA6695"/>
    <w:rsid w:val="00CA67E8"/>
    <w:rsid w:val="00CA6CF4"/>
    <w:rsid w:val="00CA6F8F"/>
    <w:rsid w:val="00CA70DF"/>
    <w:rsid w:val="00CA70FD"/>
    <w:rsid w:val="00CA7397"/>
    <w:rsid w:val="00CA797C"/>
    <w:rsid w:val="00CA7A88"/>
    <w:rsid w:val="00CA7AF4"/>
    <w:rsid w:val="00CA7DA3"/>
    <w:rsid w:val="00CB02AC"/>
    <w:rsid w:val="00CB02BC"/>
    <w:rsid w:val="00CB036E"/>
    <w:rsid w:val="00CB0E47"/>
    <w:rsid w:val="00CB0EA2"/>
    <w:rsid w:val="00CB0F6D"/>
    <w:rsid w:val="00CB1498"/>
    <w:rsid w:val="00CB1555"/>
    <w:rsid w:val="00CB1D94"/>
    <w:rsid w:val="00CB1DAB"/>
    <w:rsid w:val="00CB21E3"/>
    <w:rsid w:val="00CB26AF"/>
    <w:rsid w:val="00CB2D3C"/>
    <w:rsid w:val="00CB2ED8"/>
    <w:rsid w:val="00CB2F9F"/>
    <w:rsid w:val="00CB305F"/>
    <w:rsid w:val="00CB3071"/>
    <w:rsid w:val="00CB3726"/>
    <w:rsid w:val="00CB39DD"/>
    <w:rsid w:val="00CB4033"/>
    <w:rsid w:val="00CB40E1"/>
    <w:rsid w:val="00CB435D"/>
    <w:rsid w:val="00CB48AA"/>
    <w:rsid w:val="00CB57F5"/>
    <w:rsid w:val="00CB588F"/>
    <w:rsid w:val="00CB5935"/>
    <w:rsid w:val="00CB67B2"/>
    <w:rsid w:val="00CB699D"/>
    <w:rsid w:val="00CB6CA2"/>
    <w:rsid w:val="00CB7837"/>
    <w:rsid w:val="00CB7838"/>
    <w:rsid w:val="00CB7CBA"/>
    <w:rsid w:val="00CB7FA5"/>
    <w:rsid w:val="00CC03AF"/>
    <w:rsid w:val="00CC0A6C"/>
    <w:rsid w:val="00CC11AA"/>
    <w:rsid w:val="00CC1305"/>
    <w:rsid w:val="00CC142D"/>
    <w:rsid w:val="00CC20BA"/>
    <w:rsid w:val="00CC2462"/>
    <w:rsid w:val="00CC3129"/>
    <w:rsid w:val="00CC3C9F"/>
    <w:rsid w:val="00CC3DC2"/>
    <w:rsid w:val="00CC3E9D"/>
    <w:rsid w:val="00CC40C6"/>
    <w:rsid w:val="00CC42A1"/>
    <w:rsid w:val="00CC434E"/>
    <w:rsid w:val="00CC440B"/>
    <w:rsid w:val="00CC443B"/>
    <w:rsid w:val="00CC46F8"/>
    <w:rsid w:val="00CC4A5F"/>
    <w:rsid w:val="00CC4D0F"/>
    <w:rsid w:val="00CC4F25"/>
    <w:rsid w:val="00CC5312"/>
    <w:rsid w:val="00CC5335"/>
    <w:rsid w:val="00CC541F"/>
    <w:rsid w:val="00CC5DBC"/>
    <w:rsid w:val="00CC5F85"/>
    <w:rsid w:val="00CC630A"/>
    <w:rsid w:val="00CC655C"/>
    <w:rsid w:val="00CC770A"/>
    <w:rsid w:val="00CC77DF"/>
    <w:rsid w:val="00CC7AB5"/>
    <w:rsid w:val="00CC7B42"/>
    <w:rsid w:val="00CC7CBB"/>
    <w:rsid w:val="00CC7EA1"/>
    <w:rsid w:val="00CD030D"/>
    <w:rsid w:val="00CD03CB"/>
    <w:rsid w:val="00CD0473"/>
    <w:rsid w:val="00CD06DC"/>
    <w:rsid w:val="00CD0AA5"/>
    <w:rsid w:val="00CD15E4"/>
    <w:rsid w:val="00CD1B77"/>
    <w:rsid w:val="00CD1C62"/>
    <w:rsid w:val="00CD1EAB"/>
    <w:rsid w:val="00CD234D"/>
    <w:rsid w:val="00CD29C5"/>
    <w:rsid w:val="00CD33D3"/>
    <w:rsid w:val="00CD3A53"/>
    <w:rsid w:val="00CD3F35"/>
    <w:rsid w:val="00CD41D1"/>
    <w:rsid w:val="00CD465A"/>
    <w:rsid w:val="00CD4C4F"/>
    <w:rsid w:val="00CD512F"/>
    <w:rsid w:val="00CD51E4"/>
    <w:rsid w:val="00CD691D"/>
    <w:rsid w:val="00CD6939"/>
    <w:rsid w:val="00CD6A63"/>
    <w:rsid w:val="00CD706C"/>
    <w:rsid w:val="00CD732B"/>
    <w:rsid w:val="00CD7CF2"/>
    <w:rsid w:val="00CE05FA"/>
    <w:rsid w:val="00CE0633"/>
    <w:rsid w:val="00CE0B66"/>
    <w:rsid w:val="00CE11EF"/>
    <w:rsid w:val="00CE122F"/>
    <w:rsid w:val="00CE1D67"/>
    <w:rsid w:val="00CE1F99"/>
    <w:rsid w:val="00CE2660"/>
    <w:rsid w:val="00CE30BC"/>
    <w:rsid w:val="00CE3767"/>
    <w:rsid w:val="00CE3CCB"/>
    <w:rsid w:val="00CE3F42"/>
    <w:rsid w:val="00CE4A2B"/>
    <w:rsid w:val="00CE4A2D"/>
    <w:rsid w:val="00CE5136"/>
    <w:rsid w:val="00CE5261"/>
    <w:rsid w:val="00CE5480"/>
    <w:rsid w:val="00CE5FED"/>
    <w:rsid w:val="00CE611C"/>
    <w:rsid w:val="00CE6D5D"/>
    <w:rsid w:val="00CE73C0"/>
    <w:rsid w:val="00CE77F0"/>
    <w:rsid w:val="00CE7B9D"/>
    <w:rsid w:val="00CE7D4C"/>
    <w:rsid w:val="00CE7D78"/>
    <w:rsid w:val="00CF0246"/>
    <w:rsid w:val="00CF07C0"/>
    <w:rsid w:val="00CF0845"/>
    <w:rsid w:val="00CF08C1"/>
    <w:rsid w:val="00CF11C6"/>
    <w:rsid w:val="00CF151F"/>
    <w:rsid w:val="00CF15DF"/>
    <w:rsid w:val="00CF1766"/>
    <w:rsid w:val="00CF1C70"/>
    <w:rsid w:val="00CF1CE8"/>
    <w:rsid w:val="00CF212F"/>
    <w:rsid w:val="00CF234F"/>
    <w:rsid w:val="00CF2596"/>
    <w:rsid w:val="00CF279E"/>
    <w:rsid w:val="00CF2C1E"/>
    <w:rsid w:val="00CF2E14"/>
    <w:rsid w:val="00CF3489"/>
    <w:rsid w:val="00CF3490"/>
    <w:rsid w:val="00CF3531"/>
    <w:rsid w:val="00CF3A86"/>
    <w:rsid w:val="00CF4443"/>
    <w:rsid w:val="00CF4606"/>
    <w:rsid w:val="00CF4A40"/>
    <w:rsid w:val="00CF50C9"/>
    <w:rsid w:val="00CF5495"/>
    <w:rsid w:val="00CF56EA"/>
    <w:rsid w:val="00CF5D96"/>
    <w:rsid w:val="00CF5EE1"/>
    <w:rsid w:val="00CF5F5D"/>
    <w:rsid w:val="00CF6E87"/>
    <w:rsid w:val="00CF7291"/>
    <w:rsid w:val="00CF74D6"/>
    <w:rsid w:val="00CF7773"/>
    <w:rsid w:val="00D000FB"/>
    <w:rsid w:val="00D002D1"/>
    <w:rsid w:val="00D00369"/>
    <w:rsid w:val="00D00483"/>
    <w:rsid w:val="00D00921"/>
    <w:rsid w:val="00D00CE2"/>
    <w:rsid w:val="00D01A7F"/>
    <w:rsid w:val="00D028CF"/>
    <w:rsid w:val="00D0384D"/>
    <w:rsid w:val="00D03C22"/>
    <w:rsid w:val="00D04265"/>
    <w:rsid w:val="00D04271"/>
    <w:rsid w:val="00D05033"/>
    <w:rsid w:val="00D0582F"/>
    <w:rsid w:val="00D0630D"/>
    <w:rsid w:val="00D0716C"/>
    <w:rsid w:val="00D07C46"/>
    <w:rsid w:val="00D104C1"/>
    <w:rsid w:val="00D106DE"/>
    <w:rsid w:val="00D10BA7"/>
    <w:rsid w:val="00D10C06"/>
    <w:rsid w:val="00D110D4"/>
    <w:rsid w:val="00D11280"/>
    <w:rsid w:val="00D11732"/>
    <w:rsid w:val="00D1176F"/>
    <w:rsid w:val="00D117FF"/>
    <w:rsid w:val="00D11AFD"/>
    <w:rsid w:val="00D11C74"/>
    <w:rsid w:val="00D11DF3"/>
    <w:rsid w:val="00D11E58"/>
    <w:rsid w:val="00D11E8A"/>
    <w:rsid w:val="00D1218A"/>
    <w:rsid w:val="00D126DB"/>
    <w:rsid w:val="00D12A4B"/>
    <w:rsid w:val="00D1356D"/>
    <w:rsid w:val="00D13A05"/>
    <w:rsid w:val="00D13DEA"/>
    <w:rsid w:val="00D13F27"/>
    <w:rsid w:val="00D149E7"/>
    <w:rsid w:val="00D152CC"/>
    <w:rsid w:val="00D15B61"/>
    <w:rsid w:val="00D16180"/>
    <w:rsid w:val="00D16332"/>
    <w:rsid w:val="00D1642B"/>
    <w:rsid w:val="00D16A0C"/>
    <w:rsid w:val="00D16AE7"/>
    <w:rsid w:val="00D173CE"/>
    <w:rsid w:val="00D177A7"/>
    <w:rsid w:val="00D1791A"/>
    <w:rsid w:val="00D20090"/>
    <w:rsid w:val="00D2020A"/>
    <w:rsid w:val="00D20248"/>
    <w:rsid w:val="00D21171"/>
    <w:rsid w:val="00D217DD"/>
    <w:rsid w:val="00D21F10"/>
    <w:rsid w:val="00D21F1B"/>
    <w:rsid w:val="00D21FA1"/>
    <w:rsid w:val="00D2252C"/>
    <w:rsid w:val="00D2279C"/>
    <w:rsid w:val="00D2282D"/>
    <w:rsid w:val="00D2289E"/>
    <w:rsid w:val="00D228A0"/>
    <w:rsid w:val="00D22E3B"/>
    <w:rsid w:val="00D231EF"/>
    <w:rsid w:val="00D23231"/>
    <w:rsid w:val="00D232AF"/>
    <w:rsid w:val="00D23695"/>
    <w:rsid w:val="00D23939"/>
    <w:rsid w:val="00D24A28"/>
    <w:rsid w:val="00D24A4C"/>
    <w:rsid w:val="00D24A5F"/>
    <w:rsid w:val="00D251DE"/>
    <w:rsid w:val="00D254FC"/>
    <w:rsid w:val="00D258D8"/>
    <w:rsid w:val="00D25FA5"/>
    <w:rsid w:val="00D261D2"/>
    <w:rsid w:val="00D2638B"/>
    <w:rsid w:val="00D263C9"/>
    <w:rsid w:val="00D26AAA"/>
    <w:rsid w:val="00D26B07"/>
    <w:rsid w:val="00D26E5A"/>
    <w:rsid w:val="00D26F52"/>
    <w:rsid w:val="00D26FD9"/>
    <w:rsid w:val="00D272CD"/>
    <w:rsid w:val="00D27721"/>
    <w:rsid w:val="00D27DD8"/>
    <w:rsid w:val="00D27E14"/>
    <w:rsid w:val="00D27EE3"/>
    <w:rsid w:val="00D304B9"/>
    <w:rsid w:val="00D308B8"/>
    <w:rsid w:val="00D3095A"/>
    <w:rsid w:val="00D30A2C"/>
    <w:rsid w:val="00D30D48"/>
    <w:rsid w:val="00D311D5"/>
    <w:rsid w:val="00D31963"/>
    <w:rsid w:val="00D31B67"/>
    <w:rsid w:val="00D32001"/>
    <w:rsid w:val="00D322C5"/>
    <w:rsid w:val="00D32A91"/>
    <w:rsid w:val="00D3311C"/>
    <w:rsid w:val="00D334B0"/>
    <w:rsid w:val="00D334FD"/>
    <w:rsid w:val="00D33BC1"/>
    <w:rsid w:val="00D343D7"/>
    <w:rsid w:val="00D3446E"/>
    <w:rsid w:val="00D34772"/>
    <w:rsid w:val="00D3567F"/>
    <w:rsid w:val="00D35883"/>
    <w:rsid w:val="00D35C6F"/>
    <w:rsid w:val="00D35CAB"/>
    <w:rsid w:val="00D35D17"/>
    <w:rsid w:val="00D35D88"/>
    <w:rsid w:val="00D35D91"/>
    <w:rsid w:val="00D35DEB"/>
    <w:rsid w:val="00D35E3D"/>
    <w:rsid w:val="00D362DE"/>
    <w:rsid w:val="00D36513"/>
    <w:rsid w:val="00D365B0"/>
    <w:rsid w:val="00D366D4"/>
    <w:rsid w:val="00D3673F"/>
    <w:rsid w:val="00D36845"/>
    <w:rsid w:val="00D36A36"/>
    <w:rsid w:val="00D36ED5"/>
    <w:rsid w:val="00D3713A"/>
    <w:rsid w:val="00D37250"/>
    <w:rsid w:val="00D40615"/>
    <w:rsid w:val="00D417E2"/>
    <w:rsid w:val="00D41AC2"/>
    <w:rsid w:val="00D41B7B"/>
    <w:rsid w:val="00D41DFC"/>
    <w:rsid w:val="00D42075"/>
    <w:rsid w:val="00D42303"/>
    <w:rsid w:val="00D42503"/>
    <w:rsid w:val="00D42975"/>
    <w:rsid w:val="00D43029"/>
    <w:rsid w:val="00D437E8"/>
    <w:rsid w:val="00D43A0E"/>
    <w:rsid w:val="00D43D98"/>
    <w:rsid w:val="00D440A9"/>
    <w:rsid w:val="00D442C3"/>
    <w:rsid w:val="00D44ADA"/>
    <w:rsid w:val="00D44C11"/>
    <w:rsid w:val="00D45176"/>
    <w:rsid w:val="00D45207"/>
    <w:rsid w:val="00D45CF7"/>
    <w:rsid w:val="00D45D0E"/>
    <w:rsid w:val="00D45EBE"/>
    <w:rsid w:val="00D4601F"/>
    <w:rsid w:val="00D463E2"/>
    <w:rsid w:val="00D47E48"/>
    <w:rsid w:val="00D51888"/>
    <w:rsid w:val="00D519C3"/>
    <w:rsid w:val="00D51A9F"/>
    <w:rsid w:val="00D52CA4"/>
    <w:rsid w:val="00D53295"/>
    <w:rsid w:val="00D53D3C"/>
    <w:rsid w:val="00D53E94"/>
    <w:rsid w:val="00D53F0D"/>
    <w:rsid w:val="00D54943"/>
    <w:rsid w:val="00D54B9C"/>
    <w:rsid w:val="00D54EA4"/>
    <w:rsid w:val="00D55206"/>
    <w:rsid w:val="00D558E4"/>
    <w:rsid w:val="00D559E2"/>
    <w:rsid w:val="00D55B0E"/>
    <w:rsid w:val="00D55C46"/>
    <w:rsid w:val="00D56330"/>
    <w:rsid w:val="00D567F2"/>
    <w:rsid w:val="00D57561"/>
    <w:rsid w:val="00D604C4"/>
    <w:rsid w:val="00D60615"/>
    <w:rsid w:val="00D60629"/>
    <w:rsid w:val="00D60A11"/>
    <w:rsid w:val="00D610DB"/>
    <w:rsid w:val="00D611F3"/>
    <w:rsid w:val="00D611FB"/>
    <w:rsid w:val="00D612A8"/>
    <w:rsid w:val="00D61905"/>
    <w:rsid w:val="00D61F11"/>
    <w:rsid w:val="00D62405"/>
    <w:rsid w:val="00D6273C"/>
    <w:rsid w:val="00D62A4B"/>
    <w:rsid w:val="00D62CA7"/>
    <w:rsid w:val="00D62EFE"/>
    <w:rsid w:val="00D63122"/>
    <w:rsid w:val="00D631B3"/>
    <w:rsid w:val="00D637EB"/>
    <w:rsid w:val="00D63A73"/>
    <w:rsid w:val="00D63C89"/>
    <w:rsid w:val="00D63F3D"/>
    <w:rsid w:val="00D643B5"/>
    <w:rsid w:val="00D647F5"/>
    <w:rsid w:val="00D64997"/>
    <w:rsid w:val="00D64AE3"/>
    <w:rsid w:val="00D652A8"/>
    <w:rsid w:val="00D65510"/>
    <w:rsid w:val="00D6596B"/>
    <w:rsid w:val="00D65B10"/>
    <w:rsid w:val="00D65F3A"/>
    <w:rsid w:val="00D665D0"/>
    <w:rsid w:val="00D666F8"/>
    <w:rsid w:val="00D66B14"/>
    <w:rsid w:val="00D6708A"/>
    <w:rsid w:val="00D67097"/>
    <w:rsid w:val="00D6727D"/>
    <w:rsid w:val="00D672D0"/>
    <w:rsid w:val="00D67597"/>
    <w:rsid w:val="00D678C0"/>
    <w:rsid w:val="00D704CD"/>
    <w:rsid w:val="00D70795"/>
    <w:rsid w:val="00D708AC"/>
    <w:rsid w:val="00D70ABD"/>
    <w:rsid w:val="00D70CCC"/>
    <w:rsid w:val="00D71BD7"/>
    <w:rsid w:val="00D71C7F"/>
    <w:rsid w:val="00D71D47"/>
    <w:rsid w:val="00D71DCF"/>
    <w:rsid w:val="00D7241D"/>
    <w:rsid w:val="00D724DF"/>
    <w:rsid w:val="00D72834"/>
    <w:rsid w:val="00D72B79"/>
    <w:rsid w:val="00D72D4B"/>
    <w:rsid w:val="00D72F07"/>
    <w:rsid w:val="00D731DC"/>
    <w:rsid w:val="00D744A4"/>
    <w:rsid w:val="00D74EAA"/>
    <w:rsid w:val="00D757C6"/>
    <w:rsid w:val="00D7587C"/>
    <w:rsid w:val="00D75ADB"/>
    <w:rsid w:val="00D75B37"/>
    <w:rsid w:val="00D75B4A"/>
    <w:rsid w:val="00D76005"/>
    <w:rsid w:val="00D7638C"/>
    <w:rsid w:val="00D76390"/>
    <w:rsid w:val="00D76588"/>
    <w:rsid w:val="00D76C1C"/>
    <w:rsid w:val="00D76ECA"/>
    <w:rsid w:val="00D77135"/>
    <w:rsid w:val="00D77294"/>
    <w:rsid w:val="00D773C8"/>
    <w:rsid w:val="00D7747E"/>
    <w:rsid w:val="00D774D7"/>
    <w:rsid w:val="00D77AFA"/>
    <w:rsid w:val="00D77EF0"/>
    <w:rsid w:val="00D8005B"/>
    <w:rsid w:val="00D802FA"/>
    <w:rsid w:val="00D8031E"/>
    <w:rsid w:val="00D806AF"/>
    <w:rsid w:val="00D813AB"/>
    <w:rsid w:val="00D81A5D"/>
    <w:rsid w:val="00D82E1C"/>
    <w:rsid w:val="00D831BC"/>
    <w:rsid w:val="00D83343"/>
    <w:rsid w:val="00D8361F"/>
    <w:rsid w:val="00D841BE"/>
    <w:rsid w:val="00D84462"/>
    <w:rsid w:val="00D844D7"/>
    <w:rsid w:val="00D847AF"/>
    <w:rsid w:val="00D84947"/>
    <w:rsid w:val="00D84DC1"/>
    <w:rsid w:val="00D84FCE"/>
    <w:rsid w:val="00D84FFF"/>
    <w:rsid w:val="00D8503F"/>
    <w:rsid w:val="00D85058"/>
    <w:rsid w:val="00D85982"/>
    <w:rsid w:val="00D85B33"/>
    <w:rsid w:val="00D85BE5"/>
    <w:rsid w:val="00D868EA"/>
    <w:rsid w:val="00D86993"/>
    <w:rsid w:val="00D869F5"/>
    <w:rsid w:val="00D8750E"/>
    <w:rsid w:val="00D87632"/>
    <w:rsid w:val="00D87819"/>
    <w:rsid w:val="00D87FB2"/>
    <w:rsid w:val="00D904F1"/>
    <w:rsid w:val="00D917A2"/>
    <w:rsid w:val="00D91805"/>
    <w:rsid w:val="00D92082"/>
    <w:rsid w:val="00D92501"/>
    <w:rsid w:val="00D92C71"/>
    <w:rsid w:val="00D92DEC"/>
    <w:rsid w:val="00D93849"/>
    <w:rsid w:val="00D93AF3"/>
    <w:rsid w:val="00D93E48"/>
    <w:rsid w:val="00D940B5"/>
    <w:rsid w:val="00D94923"/>
    <w:rsid w:val="00D94B5E"/>
    <w:rsid w:val="00D94FC2"/>
    <w:rsid w:val="00D951A3"/>
    <w:rsid w:val="00D954A0"/>
    <w:rsid w:val="00D9570C"/>
    <w:rsid w:val="00D95BD2"/>
    <w:rsid w:val="00D95EC9"/>
    <w:rsid w:val="00D961EF"/>
    <w:rsid w:val="00D9652E"/>
    <w:rsid w:val="00D96906"/>
    <w:rsid w:val="00D974E2"/>
    <w:rsid w:val="00D9763F"/>
    <w:rsid w:val="00D9774E"/>
    <w:rsid w:val="00D977C2"/>
    <w:rsid w:val="00D97C78"/>
    <w:rsid w:val="00DA0138"/>
    <w:rsid w:val="00DA0226"/>
    <w:rsid w:val="00DA03BF"/>
    <w:rsid w:val="00DA08C2"/>
    <w:rsid w:val="00DA0AA1"/>
    <w:rsid w:val="00DA0B4A"/>
    <w:rsid w:val="00DA10AF"/>
    <w:rsid w:val="00DA1245"/>
    <w:rsid w:val="00DA18B3"/>
    <w:rsid w:val="00DA1C7A"/>
    <w:rsid w:val="00DA1D9D"/>
    <w:rsid w:val="00DA1F4A"/>
    <w:rsid w:val="00DA225B"/>
    <w:rsid w:val="00DA3988"/>
    <w:rsid w:val="00DA3CAC"/>
    <w:rsid w:val="00DA3DE6"/>
    <w:rsid w:val="00DA40B9"/>
    <w:rsid w:val="00DA4325"/>
    <w:rsid w:val="00DA4370"/>
    <w:rsid w:val="00DA4417"/>
    <w:rsid w:val="00DA4B62"/>
    <w:rsid w:val="00DA4F5F"/>
    <w:rsid w:val="00DA5092"/>
    <w:rsid w:val="00DA526E"/>
    <w:rsid w:val="00DA5540"/>
    <w:rsid w:val="00DA55D0"/>
    <w:rsid w:val="00DA5B48"/>
    <w:rsid w:val="00DA5DFF"/>
    <w:rsid w:val="00DA602F"/>
    <w:rsid w:val="00DA6999"/>
    <w:rsid w:val="00DA6C0B"/>
    <w:rsid w:val="00DA7248"/>
    <w:rsid w:val="00DA73BF"/>
    <w:rsid w:val="00DA7A0B"/>
    <w:rsid w:val="00DA7B07"/>
    <w:rsid w:val="00DB01A8"/>
    <w:rsid w:val="00DB0AD0"/>
    <w:rsid w:val="00DB1233"/>
    <w:rsid w:val="00DB1649"/>
    <w:rsid w:val="00DB1869"/>
    <w:rsid w:val="00DB2402"/>
    <w:rsid w:val="00DB258F"/>
    <w:rsid w:val="00DB2C23"/>
    <w:rsid w:val="00DB2EF6"/>
    <w:rsid w:val="00DB38BC"/>
    <w:rsid w:val="00DB3A6D"/>
    <w:rsid w:val="00DB3AA7"/>
    <w:rsid w:val="00DB4262"/>
    <w:rsid w:val="00DB434A"/>
    <w:rsid w:val="00DB4604"/>
    <w:rsid w:val="00DB46CD"/>
    <w:rsid w:val="00DB4D0A"/>
    <w:rsid w:val="00DB4D20"/>
    <w:rsid w:val="00DB5BC3"/>
    <w:rsid w:val="00DB5D15"/>
    <w:rsid w:val="00DB5E37"/>
    <w:rsid w:val="00DB5F6F"/>
    <w:rsid w:val="00DB639D"/>
    <w:rsid w:val="00DB63D2"/>
    <w:rsid w:val="00DB6421"/>
    <w:rsid w:val="00DB6479"/>
    <w:rsid w:val="00DB66CD"/>
    <w:rsid w:val="00DB6881"/>
    <w:rsid w:val="00DB68CE"/>
    <w:rsid w:val="00DB6A36"/>
    <w:rsid w:val="00DB7DF1"/>
    <w:rsid w:val="00DC03AF"/>
    <w:rsid w:val="00DC079E"/>
    <w:rsid w:val="00DC084F"/>
    <w:rsid w:val="00DC0DDC"/>
    <w:rsid w:val="00DC0EE7"/>
    <w:rsid w:val="00DC125F"/>
    <w:rsid w:val="00DC12B8"/>
    <w:rsid w:val="00DC20A3"/>
    <w:rsid w:val="00DC2609"/>
    <w:rsid w:val="00DC292C"/>
    <w:rsid w:val="00DC31DD"/>
    <w:rsid w:val="00DC3223"/>
    <w:rsid w:val="00DC3443"/>
    <w:rsid w:val="00DC37AD"/>
    <w:rsid w:val="00DC3A80"/>
    <w:rsid w:val="00DC4581"/>
    <w:rsid w:val="00DC468E"/>
    <w:rsid w:val="00DC474E"/>
    <w:rsid w:val="00DC537F"/>
    <w:rsid w:val="00DC58F0"/>
    <w:rsid w:val="00DC5D61"/>
    <w:rsid w:val="00DC5EA9"/>
    <w:rsid w:val="00DC601B"/>
    <w:rsid w:val="00DC6293"/>
    <w:rsid w:val="00DC648D"/>
    <w:rsid w:val="00DC66C7"/>
    <w:rsid w:val="00DC68FB"/>
    <w:rsid w:val="00DC6B10"/>
    <w:rsid w:val="00DC6D95"/>
    <w:rsid w:val="00DC702B"/>
    <w:rsid w:val="00DC73D4"/>
    <w:rsid w:val="00DC7E3F"/>
    <w:rsid w:val="00DD02D0"/>
    <w:rsid w:val="00DD06FC"/>
    <w:rsid w:val="00DD0AC7"/>
    <w:rsid w:val="00DD0E85"/>
    <w:rsid w:val="00DD11ED"/>
    <w:rsid w:val="00DD218B"/>
    <w:rsid w:val="00DD2E26"/>
    <w:rsid w:val="00DD3002"/>
    <w:rsid w:val="00DD3134"/>
    <w:rsid w:val="00DD3321"/>
    <w:rsid w:val="00DD345E"/>
    <w:rsid w:val="00DD45C1"/>
    <w:rsid w:val="00DD461B"/>
    <w:rsid w:val="00DD46A7"/>
    <w:rsid w:val="00DD4718"/>
    <w:rsid w:val="00DD4C20"/>
    <w:rsid w:val="00DD5685"/>
    <w:rsid w:val="00DD57E8"/>
    <w:rsid w:val="00DD66F8"/>
    <w:rsid w:val="00DD6AEF"/>
    <w:rsid w:val="00DD6EB0"/>
    <w:rsid w:val="00DD7357"/>
    <w:rsid w:val="00DD7518"/>
    <w:rsid w:val="00DE0837"/>
    <w:rsid w:val="00DE0A72"/>
    <w:rsid w:val="00DE0E6C"/>
    <w:rsid w:val="00DE131F"/>
    <w:rsid w:val="00DE15F2"/>
    <w:rsid w:val="00DE1D9F"/>
    <w:rsid w:val="00DE1DE5"/>
    <w:rsid w:val="00DE23B1"/>
    <w:rsid w:val="00DE28E4"/>
    <w:rsid w:val="00DE2EF8"/>
    <w:rsid w:val="00DE2F29"/>
    <w:rsid w:val="00DE3366"/>
    <w:rsid w:val="00DE3A95"/>
    <w:rsid w:val="00DE4741"/>
    <w:rsid w:val="00DE4C02"/>
    <w:rsid w:val="00DE4EEE"/>
    <w:rsid w:val="00DE569E"/>
    <w:rsid w:val="00DE5841"/>
    <w:rsid w:val="00DE5CE8"/>
    <w:rsid w:val="00DE5D41"/>
    <w:rsid w:val="00DE60EB"/>
    <w:rsid w:val="00DE7443"/>
    <w:rsid w:val="00DE76DA"/>
    <w:rsid w:val="00DE7725"/>
    <w:rsid w:val="00DE7EA4"/>
    <w:rsid w:val="00DF07C9"/>
    <w:rsid w:val="00DF0C36"/>
    <w:rsid w:val="00DF0C6D"/>
    <w:rsid w:val="00DF11EC"/>
    <w:rsid w:val="00DF13B0"/>
    <w:rsid w:val="00DF18C2"/>
    <w:rsid w:val="00DF1D8A"/>
    <w:rsid w:val="00DF200D"/>
    <w:rsid w:val="00DF252A"/>
    <w:rsid w:val="00DF274B"/>
    <w:rsid w:val="00DF2B53"/>
    <w:rsid w:val="00DF2EAA"/>
    <w:rsid w:val="00DF34AD"/>
    <w:rsid w:val="00DF35EA"/>
    <w:rsid w:val="00DF361E"/>
    <w:rsid w:val="00DF4D0A"/>
    <w:rsid w:val="00DF50BD"/>
    <w:rsid w:val="00DF53C1"/>
    <w:rsid w:val="00DF550E"/>
    <w:rsid w:val="00DF58E0"/>
    <w:rsid w:val="00DF606F"/>
    <w:rsid w:val="00DF67E9"/>
    <w:rsid w:val="00DF682F"/>
    <w:rsid w:val="00DF707A"/>
    <w:rsid w:val="00DF75C5"/>
    <w:rsid w:val="00DF770C"/>
    <w:rsid w:val="00DF7CE6"/>
    <w:rsid w:val="00DF7D09"/>
    <w:rsid w:val="00E00657"/>
    <w:rsid w:val="00E00D79"/>
    <w:rsid w:val="00E00FE8"/>
    <w:rsid w:val="00E01391"/>
    <w:rsid w:val="00E015D4"/>
    <w:rsid w:val="00E0198E"/>
    <w:rsid w:val="00E01C4D"/>
    <w:rsid w:val="00E01D19"/>
    <w:rsid w:val="00E02389"/>
    <w:rsid w:val="00E024ED"/>
    <w:rsid w:val="00E02978"/>
    <w:rsid w:val="00E02A3C"/>
    <w:rsid w:val="00E02BD6"/>
    <w:rsid w:val="00E02D12"/>
    <w:rsid w:val="00E0344D"/>
    <w:rsid w:val="00E03811"/>
    <w:rsid w:val="00E03F4D"/>
    <w:rsid w:val="00E047C3"/>
    <w:rsid w:val="00E04ACF"/>
    <w:rsid w:val="00E04B15"/>
    <w:rsid w:val="00E04FAA"/>
    <w:rsid w:val="00E05ADE"/>
    <w:rsid w:val="00E06296"/>
    <w:rsid w:val="00E065A5"/>
    <w:rsid w:val="00E0685B"/>
    <w:rsid w:val="00E068A5"/>
    <w:rsid w:val="00E0711D"/>
    <w:rsid w:val="00E07268"/>
    <w:rsid w:val="00E07403"/>
    <w:rsid w:val="00E07464"/>
    <w:rsid w:val="00E074CE"/>
    <w:rsid w:val="00E07540"/>
    <w:rsid w:val="00E1008C"/>
    <w:rsid w:val="00E10162"/>
    <w:rsid w:val="00E10509"/>
    <w:rsid w:val="00E10549"/>
    <w:rsid w:val="00E1110E"/>
    <w:rsid w:val="00E1145F"/>
    <w:rsid w:val="00E11E35"/>
    <w:rsid w:val="00E12462"/>
    <w:rsid w:val="00E1255F"/>
    <w:rsid w:val="00E126B6"/>
    <w:rsid w:val="00E127BF"/>
    <w:rsid w:val="00E128AE"/>
    <w:rsid w:val="00E12993"/>
    <w:rsid w:val="00E129BB"/>
    <w:rsid w:val="00E134A5"/>
    <w:rsid w:val="00E135D2"/>
    <w:rsid w:val="00E13BF2"/>
    <w:rsid w:val="00E14218"/>
    <w:rsid w:val="00E142B4"/>
    <w:rsid w:val="00E1520A"/>
    <w:rsid w:val="00E15239"/>
    <w:rsid w:val="00E154ED"/>
    <w:rsid w:val="00E16267"/>
    <w:rsid w:val="00E16521"/>
    <w:rsid w:val="00E16600"/>
    <w:rsid w:val="00E1691C"/>
    <w:rsid w:val="00E16C91"/>
    <w:rsid w:val="00E17690"/>
    <w:rsid w:val="00E176B0"/>
    <w:rsid w:val="00E2039A"/>
    <w:rsid w:val="00E20410"/>
    <w:rsid w:val="00E20462"/>
    <w:rsid w:val="00E20802"/>
    <w:rsid w:val="00E20F5D"/>
    <w:rsid w:val="00E215DB"/>
    <w:rsid w:val="00E21D74"/>
    <w:rsid w:val="00E2282B"/>
    <w:rsid w:val="00E228D3"/>
    <w:rsid w:val="00E2294E"/>
    <w:rsid w:val="00E22D9F"/>
    <w:rsid w:val="00E22E0E"/>
    <w:rsid w:val="00E231F3"/>
    <w:rsid w:val="00E23E5D"/>
    <w:rsid w:val="00E23F20"/>
    <w:rsid w:val="00E24340"/>
    <w:rsid w:val="00E262EA"/>
    <w:rsid w:val="00E26B43"/>
    <w:rsid w:val="00E26CC5"/>
    <w:rsid w:val="00E276C8"/>
    <w:rsid w:val="00E277C3"/>
    <w:rsid w:val="00E27EC4"/>
    <w:rsid w:val="00E27EFF"/>
    <w:rsid w:val="00E30D59"/>
    <w:rsid w:val="00E31952"/>
    <w:rsid w:val="00E31AF6"/>
    <w:rsid w:val="00E32223"/>
    <w:rsid w:val="00E32414"/>
    <w:rsid w:val="00E3250D"/>
    <w:rsid w:val="00E33D90"/>
    <w:rsid w:val="00E33F8E"/>
    <w:rsid w:val="00E3447F"/>
    <w:rsid w:val="00E345A6"/>
    <w:rsid w:val="00E349DC"/>
    <w:rsid w:val="00E34EC6"/>
    <w:rsid w:val="00E354FF"/>
    <w:rsid w:val="00E35883"/>
    <w:rsid w:val="00E3598B"/>
    <w:rsid w:val="00E36180"/>
    <w:rsid w:val="00E362A8"/>
    <w:rsid w:val="00E365E6"/>
    <w:rsid w:val="00E36C87"/>
    <w:rsid w:val="00E37177"/>
    <w:rsid w:val="00E3726E"/>
    <w:rsid w:val="00E372C9"/>
    <w:rsid w:val="00E372F3"/>
    <w:rsid w:val="00E37C62"/>
    <w:rsid w:val="00E40CE7"/>
    <w:rsid w:val="00E41B40"/>
    <w:rsid w:val="00E42B58"/>
    <w:rsid w:val="00E447FD"/>
    <w:rsid w:val="00E4490A"/>
    <w:rsid w:val="00E4495E"/>
    <w:rsid w:val="00E44ADD"/>
    <w:rsid w:val="00E44B00"/>
    <w:rsid w:val="00E44B54"/>
    <w:rsid w:val="00E4554C"/>
    <w:rsid w:val="00E45749"/>
    <w:rsid w:val="00E45B60"/>
    <w:rsid w:val="00E46191"/>
    <w:rsid w:val="00E465A9"/>
    <w:rsid w:val="00E46FE8"/>
    <w:rsid w:val="00E47900"/>
    <w:rsid w:val="00E479AF"/>
    <w:rsid w:val="00E503D2"/>
    <w:rsid w:val="00E50A44"/>
    <w:rsid w:val="00E50A80"/>
    <w:rsid w:val="00E50AC0"/>
    <w:rsid w:val="00E50E38"/>
    <w:rsid w:val="00E51406"/>
    <w:rsid w:val="00E51A8F"/>
    <w:rsid w:val="00E51DAF"/>
    <w:rsid w:val="00E52A00"/>
    <w:rsid w:val="00E52D25"/>
    <w:rsid w:val="00E53886"/>
    <w:rsid w:val="00E53A2E"/>
    <w:rsid w:val="00E543B5"/>
    <w:rsid w:val="00E54434"/>
    <w:rsid w:val="00E548BA"/>
    <w:rsid w:val="00E5496A"/>
    <w:rsid w:val="00E5496E"/>
    <w:rsid w:val="00E55AA4"/>
    <w:rsid w:val="00E55F5A"/>
    <w:rsid w:val="00E56115"/>
    <w:rsid w:val="00E562DC"/>
    <w:rsid w:val="00E5714D"/>
    <w:rsid w:val="00E57A0E"/>
    <w:rsid w:val="00E57A38"/>
    <w:rsid w:val="00E57AFE"/>
    <w:rsid w:val="00E57C5F"/>
    <w:rsid w:val="00E60455"/>
    <w:rsid w:val="00E609B8"/>
    <w:rsid w:val="00E60A59"/>
    <w:rsid w:val="00E60CF7"/>
    <w:rsid w:val="00E60DEB"/>
    <w:rsid w:val="00E60E09"/>
    <w:rsid w:val="00E61070"/>
    <w:rsid w:val="00E617D5"/>
    <w:rsid w:val="00E618B0"/>
    <w:rsid w:val="00E61C65"/>
    <w:rsid w:val="00E61CB1"/>
    <w:rsid w:val="00E61D0F"/>
    <w:rsid w:val="00E61D42"/>
    <w:rsid w:val="00E62472"/>
    <w:rsid w:val="00E62689"/>
    <w:rsid w:val="00E62981"/>
    <w:rsid w:val="00E63007"/>
    <w:rsid w:val="00E644B1"/>
    <w:rsid w:val="00E64A97"/>
    <w:rsid w:val="00E64B4F"/>
    <w:rsid w:val="00E64C24"/>
    <w:rsid w:val="00E651B0"/>
    <w:rsid w:val="00E652A6"/>
    <w:rsid w:val="00E6569F"/>
    <w:rsid w:val="00E66373"/>
    <w:rsid w:val="00E6649E"/>
    <w:rsid w:val="00E664D8"/>
    <w:rsid w:val="00E66AE6"/>
    <w:rsid w:val="00E70BEC"/>
    <w:rsid w:val="00E7191F"/>
    <w:rsid w:val="00E7212E"/>
    <w:rsid w:val="00E721D3"/>
    <w:rsid w:val="00E7310A"/>
    <w:rsid w:val="00E731AF"/>
    <w:rsid w:val="00E732D2"/>
    <w:rsid w:val="00E7425C"/>
    <w:rsid w:val="00E743B3"/>
    <w:rsid w:val="00E74541"/>
    <w:rsid w:val="00E7471E"/>
    <w:rsid w:val="00E7513C"/>
    <w:rsid w:val="00E75201"/>
    <w:rsid w:val="00E7527D"/>
    <w:rsid w:val="00E753E0"/>
    <w:rsid w:val="00E76197"/>
    <w:rsid w:val="00E76246"/>
    <w:rsid w:val="00E76393"/>
    <w:rsid w:val="00E766C1"/>
    <w:rsid w:val="00E7692F"/>
    <w:rsid w:val="00E76F02"/>
    <w:rsid w:val="00E77C13"/>
    <w:rsid w:val="00E8011E"/>
    <w:rsid w:val="00E801C1"/>
    <w:rsid w:val="00E8029C"/>
    <w:rsid w:val="00E80903"/>
    <w:rsid w:val="00E8168A"/>
    <w:rsid w:val="00E81F15"/>
    <w:rsid w:val="00E82564"/>
    <w:rsid w:val="00E827FA"/>
    <w:rsid w:val="00E82C0A"/>
    <w:rsid w:val="00E8328E"/>
    <w:rsid w:val="00E834F6"/>
    <w:rsid w:val="00E83871"/>
    <w:rsid w:val="00E83F39"/>
    <w:rsid w:val="00E847B0"/>
    <w:rsid w:val="00E84D3A"/>
    <w:rsid w:val="00E84E30"/>
    <w:rsid w:val="00E851C8"/>
    <w:rsid w:val="00E85982"/>
    <w:rsid w:val="00E85BBD"/>
    <w:rsid w:val="00E86058"/>
    <w:rsid w:val="00E86311"/>
    <w:rsid w:val="00E866CC"/>
    <w:rsid w:val="00E8681F"/>
    <w:rsid w:val="00E86D48"/>
    <w:rsid w:val="00E86DF0"/>
    <w:rsid w:val="00E87157"/>
    <w:rsid w:val="00E87174"/>
    <w:rsid w:val="00E874C9"/>
    <w:rsid w:val="00E900B2"/>
    <w:rsid w:val="00E90508"/>
    <w:rsid w:val="00E90A96"/>
    <w:rsid w:val="00E90BDF"/>
    <w:rsid w:val="00E90C7D"/>
    <w:rsid w:val="00E90ECD"/>
    <w:rsid w:val="00E90EF2"/>
    <w:rsid w:val="00E91492"/>
    <w:rsid w:val="00E91687"/>
    <w:rsid w:val="00E91793"/>
    <w:rsid w:val="00E917A8"/>
    <w:rsid w:val="00E919A3"/>
    <w:rsid w:val="00E91B90"/>
    <w:rsid w:val="00E91D71"/>
    <w:rsid w:val="00E91FD1"/>
    <w:rsid w:val="00E92105"/>
    <w:rsid w:val="00E92B16"/>
    <w:rsid w:val="00E92D62"/>
    <w:rsid w:val="00E92E19"/>
    <w:rsid w:val="00E92E93"/>
    <w:rsid w:val="00E92F2E"/>
    <w:rsid w:val="00E933E5"/>
    <w:rsid w:val="00E94483"/>
    <w:rsid w:val="00E9488D"/>
    <w:rsid w:val="00E94957"/>
    <w:rsid w:val="00E94DD1"/>
    <w:rsid w:val="00E94EE0"/>
    <w:rsid w:val="00E94F9E"/>
    <w:rsid w:val="00E952A9"/>
    <w:rsid w:val="00E952F6"/>
    <w:rsid w:val="00E955A2"/>
    <w:rsid w:val="00E9597F"/>
    <w:rsid w:val="00E95EB5"/>
    <w:rsid w:val="00E966BF"/>
    <w:rsid w:val="00E96B1A"/>
    <w:rsid w:val="00E96FD8"/>
    <w:rsid w:val="00E9733D"/>
    <w:rsid w:val="00E974FC"/>
    <w:rsid w:val="00E97E74"/>
    <w:rsid w:val="00E97EC3"/>
    <w:rsid w:val="00EA021D"/>
    <w:rsid w:val="00EA0539"/>
    <w:rsid w:val="00EA0A8C"/>
    <w:rsid w:val="00EA1916"/>
    <w:rsid w:val="00EA1D74"/>
    <w:rsid w:val="00EA240A"/>
    <w:rsid w:val="00EA25CE"/>
    <w:rsid w:val="00EA2761"/>
    <w:rsid w:val="00EA2CA3"/>
    <w:rsid w:val="00EA2E24"/>
    <w:rsid w:val="00EA36C7"/>
    <w:rsid w:val="00EA3A5F"/>
    <w:rsid w:val="00EA3BE9"/>
    <w:rsid w:val="00EA407B"/>
    <w:rsid w:val="00EA4A07"/>
    <w:rsid w:val="00EA5463"/>
    <w:rsid w:val="00EA609B"/>
    <w:rsid w:val="00EA67BD"/>
    <w:rsid w:val="00EA69C7"/>
    <w:rsid w:val="00EA6D3C"/>
    <w:rsid w:val="00EA726B"/>
    <w:rsid w:val="00EA732B"/>
    <w:rsid w:val="00EA73F8"/>
    <w:rsid w:val="00EA7642"/>
    <w:rsid w:val="00EA7703"/>
    <w:rsid w:val="00EA7961"/>
    <w:rsid w:val="00EA7BD0"/>
    <w:rsid w:val="00EA7C68"/>
    <w:rsid w:val="00EB008B"/>
    <w:rsid w:val="00EB03F4"/>
    <w:rsid w:val="00EB06E8"/>
    <w:rsid w:val="00EB08A8"/>
    <w:rsid w:val="00EB0B43"/>
    <w:rsid w:val="00EB10DF"/>
    <w:rsid w:val="00EB1427"/>
    <w:rsid w:val="00EB1D54"/>
    <w:rsid w:val="00EB20EF"/>
    <w:rsid w:val="00EB230B"/>
    <w:rsid w:val="00EB2365"/>
    <w:rsid w:val="00EB2446"/>
    <w:rsid w:val="00EB2E76"/>
    <w:rsid w:val="00EB2FA0"/>
    <w:rsid w:val="00EB2FDF"/>
    <w:rsid w:val="00EB3068"/>
    <w:rsid w:val="00EB31F6"/>
    <w:rsid w:val="00EB3888"/>
    <w:rsid w:val="00EB39EE"/>
    <w:rsid w:val="00EB3F69"/>
    <w:rsid w:val="00EB4003"/>
    <w:rsid w:val="00EB422F"/>
    <w:rsid w:val="00EB436C"/>
    <w:rsid w:val="00EB446F"/>
    <w:rsid w:val="00EB49BE"/>
    <w:rsid w:val="00EB4C8F"/>
    <w:rsid w:val="00EB4D0C"/>
    <w:rsid w:val="00EB54F4"/>
    <w:rsid w:val="00EB56BB"/>
    <w:rsid w:val="00EB5733"/>
    <w:rsid w:val="00EB6A47"/>
    <w:rsid w:val="00EB6DBC"/>
    <w:rsid w:val="00EB725D"/>
    <w:rsid w:val="00EB72F1"/>
    <w:rsid w:val="00EB7457"/>
    <w:rsid w:val="00EB74C8"/>
    <w:rsid w:val="00EB75DA"/>
    <w:rsid w:val="00EB79A6"/>
    <w:rsid w:val="00EC0281"/>
    <w:rsid w:val="00EC114A"/>
    <w:rsid w:val="00EC1816"/>
    <w:rsid w:val="00EC1C58"/>
    <w:rsid w:val="00EC21A1"/>
    <w:rsid w:val="00EC2313"/>
    <w:rsid w:val="00EC267F"/>
    <w:rsid w:val="00EC2AD2"/>
    <w:rsid w:val="00EC2BFA"/>
    <w:rsid w:val="00EC2F44"/>
    <w:rsid w:val="00EC3233"/>
    <w:rsid w:val="00EC3523"/>
    <w:rsid w:val="00EC3549"/>
    <w:rsid w:val="00EC3712"/>
    <w:rsid w:val="00EC37E0"/>
    <w:rsid w:val="00EC38DE"/>
    <w:rsid w:val="00EC3B71"/>
    <w:rsid w:val="00EC3C6E"/>
    <w:rsid w:val="00EC4009"/>
    <w:rsid w:val="00EC4A57"/>
    <w:rsid w:val="00EC5C7C"/>
    <w:rsid w:val="00EC5D2B"/>
    <w:rsid w:val="00EC67D8"/>
    <w:rsid w:val="00EC6849"/>
    <w:rsid w:val="00EC6E5C"/>
    <w:rsid w:val="00EC734E"/>
    <w:rsid w:val="00EC75C5"/>
    <w:rsid w:val="00EC7EBE"/>
    <w:rsid w:val="00ED00EB"/>
    <w:rsid w:val="00ED00EF"/>
    <w:rsid w:val="00ED012A"/>
    <w:rsid w:val="00ED0303"/>
    <w:rsid w:val="00ED0348"/>
    <w:rsid w:val="00ED03BE"/>
    <w:rsid w:val="00ED04B1"/>
    <w:rsid w:val="00ED0A09"/>
    <w:rsid w:val="00ED0B74"/>
    <w:rsid w:val="00ED1208"/>
    <w:rsid w:val="00ED1514"/>
    <w:rsid w:val="00ED21AD"/>
    <w:rsid w:val="00ED2B15"/>
    <w:rsid w:val="00ED2D4E"/>
    <w:rsid w:val="00ED359C"/>
    <w:rsid w:val="00ED3AF7"/>
    <w:rsid w:val="00ED4442"/>
    <w:rsid w:val="00ED47EB"/>
    <w:rsid w:val="00ED49F2"/>
    <w:rsid w:val="00ED4AC0"/>
    <w:rsid w:val="00ED66A0"/>
    <w:rsid w:val="00ED7721"/>
    <w:rsid w:val="00ED7FCD"/>
    <w:rsid w:val="00EE0B2E"/>
    <w:rsid w:val="00EE0F52"/>
    <w:rsid w:val="00EE1016"/>
    <w:rsid w:val="00EE183C"/>
    <w:rsid w:val="00EE1848"/>
    <w:rsid w:val="00EE19BA"/>
    <w:rsid w:val="00EE251C"/>
    <w:rsid w:val="00EE2AAD"/>
    <w:rsid w:val="00EE2D7E"/>
    <w:rsid w:val="00EE2E21"/>
    <w:rsid w:val="00EE2EE7"/>
    <w:rsid w:val="00EE356E"/>
    <w:rsid w:val="00EE3663"/>
    <w:rsid w:val="00EE3B66"/>
    <w:rsid w:val="00EE4763"/>
    <w:rsid w:val="00EE47D9"/>
    <w:rsid w:val="00EE4B49"/>
    <w:rsid w:val="00EE53B9"/>
    <w:rsid w:val="00EE5517"/>
    <w:rsid w:val="00EE56FF"/>
    <w:rsid w:val="00EE5882"/>
    <w:rsid w:val="00EE5D53"/>
    <w:rsid w:val="00EE6EE9"/>
    <w:rsid w:val="00EE71D6"/>
    <w:rsid w:val="00EE743A"/>
    <w:rsid w:val="00EE7975"/>
    <w:rsid w:val="00EF01C8"/>
    <w:rsid w:val="00EF063A"/>
    <w:rsid w:val="00EF0B1B"/>
    <w:rsid w:val="00EF124A"/>
    <w:rsid w:val="00EF1270"/>
    <w:rsid w:val="00EF1D39"/>
    <w:rsid w:val="00EF20E0"/>
    <w:rsid w:val="00EF2386"/>
    <w:rsid w:val="00EF265C"/>
    <w:rsid w:val="00EF2B64"/>
    <w:rsid w:val="00EF2FC9"/>
    <w:rsid w:val="00EF381E"/>
    <w:rsid w:val="00EF3A12"/>
    <w:rsid w:val="00EF4B5C"/>
    <w:rsid w:val="00EF4D22"/>
    <w:rsid w:val="00EF4E82"/>
    <w:rsid w:val="00EF52D2"/>
    <w:rsid w:val="00EF52E4"/>
    <w:rsid w:val="00EF5334"/>
    <w:rsid w:val="00EF5ACF"/>
    <w:rsid w:val="00EF5B36"/>
    <w:rsid w:val="00EF5E02"/>
    <w:rsid w:val="00EF5EB8"/>
    <w:rsid w:val="00EF600C"/>
    <w:rsid w:val="00EF6599"/>
    <w:rsid w:val="00EF674F"/>
    <w:rsid w:val="00EF6B70"/>
    <w:rsid w:val="00EF6C66"/>
    <w:rsid w:val="00EF6D67"/>
    <w:rsid w:val="00EF700A"/>
    <w:rsid w:val="00EF72DE"/>
    <w:rsid w:val="00EF7C3B"/>
    <w:rsid w:val="00EF7E96"/>
    <w:rsid w:val="00F005D5"/>
    <w:rsid w:val="00F009AF"/>
    <w:rsid w:val="00F00CDA"/>
    <w:rsid w:val="00F013DF"/>
    <w:rsid w:val="00F01CD2"/>
    <w:rsid w:val="00F01E2A"/>
    <w:rsid w:val="00F02EC8"/>
    <w:rsid w:val="00F03350"/>
    <w:rsid w:val="00F0413B"/>
    <w:rsid w:val="00F041C5"/>
    <w:rsid w:val="00F041FA"/>
    <w:rsid w:val="00F0441C"/>
    <w:rsid w:val="00F044B4"/>
    <w:rsid w:val="00F04AA3"/>
    <w:rsid w:val="00F04FE2"/>
    <w:rsid w:val="00F053BB"/>
    <w:rsid w:val="00F05451"/>
    <w:rsid w:val="00F05C92"/>
    <w:rsid w:val="00F06096"/>
    <w:rsid w:val="00F0641F"/>
    <w:rsid w:val="00F0653C"/>
    <w:rsid w:val="00F072B1"/>
    <w:rsid w:val="00F07752"/>
    <w:rsid w:val="00F07E63"/>
    <w:rsid w:val="00F10855"/>
    <w:rsid w:val="00F10AAA"/>
    <w:rsid w:val="00F10AF4"/>
    <w:rsid w:val="00F10E83"/>
    <w:rsid w:val="00F11D24"/>
    <w:rsid w:val="00F124E1"/>
    <w:rsid w:val="00F12686"/>
    <w:rsid w:val="00F128ED"/>
    <w:rsid w:val="00F12A7C"/>
    <w:rsid w:val="00F13516"/>
    <w:rsid w:val="00F137B2"/>
    <w:rsid w:val="00F139FC"/>
    <w:rsid w:val="00F14494"/>
    <w:rsid w:val="00F14959"/>
    <w:rsid w:val="00F149C7"/>
    <w:rsid w:val="00F14B36"/>
    <w:rsid w:val="00F14D79"/>
    <w:rsid w:val="00F156D3"/>
    <w:rsid w:val="00F1582D"/>
    <w:rsid w:val="00F15C84"/>
    <w:rsid w:val="00F15D04"/>
    <w:rsid w:val="00F15E48"/>
    <w:rsid w:val="00F1665B"/>
    <w:rsid w:val="00F1669E"/>
    <w:rsid w:val="00F16FA9"/>
    <w:rsid w:val="00F20045"/>
    <w:rsid w:val="00F204A9"/>
    <w:rsid w:val="00F20975"/>
    <w:rsid w:val="00F21072"/>
    <w:rsid w:val="00F218BC"/>
    <w:rsid w:val="00F21E60"/>
    <w:rsid w:val="00F22004"/>
    <w:rsid w:val="00F2204C"/>
    <w:rsid w:val="00F22473"/>
    <w:rsid w:val="00F22BBC"/>
    <w:rsid w:val="00F2324E"/>
    <w:rsid w:val="00F236E3"/>
    <w:rsid w:val="00F23A3C"/>
    <w:rsid w:val="00F23F39"/>
    <w:rsid w:val="00F2415B"/>
    <w:rsid w:val="00F242DC"/>
    <w:rsid w:val="00F2442A"/>
    <w:rsid w:val="00F2448C"/>
    <w:rsid w:val="00F2481A"/>
    <w:rsid w:val="00F255B7"/>
    <w:rsid w:val="00F2575E"/>
    <w:rsid w:val="00F257A8"/>
    <w:rsid w:val="00F2589B"/>
    <w:rsid w:val="00F2677B"/>
    <w:rsid w:val="00F268BC"/>
    <w:rsid w:val="00F26F30"/>
    <w:rsid w:val="00F27496"/>
    <w:rsid w:val="00F274D8"/>
    <w:rsid w:val="00F275D8"/>
    <w:rsid w:val="00F27797"/>
    <w:rsid w:val="00F27A62"/>
    <w:rsid w:val="00F27C2C"/>
    <w:rsid w:val="00F30009"/>
    <w:rsid w:val="00F30182"/>
    <w:rsid w:val="00F30291"/>
    <w:rsid w:val="00F30386"/>
    <w:rsid w:val="00F30492"/>
    <w:rsid w:val="00F30A41"/>
    <w:rsid w:val="00F3103E"/>
    <w:rsid w:val="00F3129D"/>
    <w:rsid w:val="00F31891"/>
    <w:rsid w:val="00F31AD5"/>
    <w:rsid w:val="00F32639"/>
    <w:rsid w:val="00F3273B"/>
    <w:rsid w:val="00F332E2"/>
    <w:rsid w:val="00F33829"/>
    <w:rsid w:val="00F33ACD"/>
    <w:rsid w:val="00F33B91"/>
    <w:rsid w:val="00F33E6A"/>
    <w:rsid w:val="00F33EC5"/>
    <w:rsid w:val="00F342A0"/>
    <w:rsid w:val="00F34AB1"/>
    <w:rsid w:val="00F34D92"/>
    <w:rsid w:val="00F352A6"/>
    <w:rsid w:val="00F356E8"/>
    <w:rsid w:val="00F359FC"/>
    <w:rsid w:val="00F35C4B"/>
    <w:rsid w:val="00F35D65"/>
    <w:rsid w:val="00F35DAB"/>
    <w:rsid w:val="00F36538"/>
    <w:rsid w:val="00F36D6A"/>
    <w:rsid w:val="00F3708A"/>
    <w:rsid w:val="00F374EE"/>
    <w:rsid w:val="00F3776D"/>
    <w:rsid w:val="00F37AE8"/>
    <w:rsid w:val="00F37EBD"/>
    <w:rsid w:val="00F407A9"/>
    <w:rsid w:val="00F407AC"/>
    <w:rsid w:val="00F40ECC"/>
    <w:rsid w:val="00F40F46"/>
    <w:rsid w:val="00F4116D"/>
    <w:rsid w:val="00F4169A"/>
    <w:rsid w:val="00F41E94"/>
    <w:rsid w:val="00F42046"/>
    <w:rsid w:val="00F4216E"/>
    <w:rsid w:val="00F42273"/>
    <w:rsid w:val="00F424BB"/>
    <w:rsid w:val="00F42740"/>
    <w:rsid w:val="00F42B26"/>
    <w:rsid w:val="00F42CE0"/>
    <w:rsid w:val="00F42D7F"/>
    <w:rsid w:val="00F4326D"/>
    <w:rsid w:val="00F4381C"/>
    <w:rsid w:val="00F43972"/>
    <w:rsid w:val="00F43A4E"/>
    <w:rsid w:val="00F43D5B"/>
    <w:rsid w:val="00F43DFD"/>
    <w:rsid w:val="00F441B6"/>
    <w:rsid w:val="00F44E3B"/>
    <w:rsid w:val="00F44F17"/>
    <w:rsid w:val="00F44FDE"/>
    <w:rsid w:val="00F45327"/>
    <w:rsid w:val="00F453DB"/>
    <w:rsid w:val="00F45917"/>
    <w:rsid w:val="00F46BF9"/>
    <w:rsid w:val="00F46F85"/>
    <w:rsid w:val="00F4715E"/>
    <w:rsid w:val="00F478A7"/>
    <w:rsid w:val="00F4791C"/>
    <w:rsid w:val="00F47970"/>
    <w:rsid w:val="00F47A1E"/>
    <w:rsid w:val="00F47A77"/>
    <w:rsid w:val="00F50262"/>
    <w:rsid w:val="00F502A5"/>
    <w:rsid w:val="00F504D7"/>
    <w:rsid w:val="00F50B10"/>
    <w:rsid w:val="00F50B8B"/>
    <w:rsid w:val="00F50FB9"/>
    <w:rsid w:val="00F511AF"/>
    <w:rsid w:val="00F51561"/>
    <w:rsid w:val="00F516DC"/>
    <w:rsid w:val="00F516F8"/>
    <w:rsid w:val="00F5176D"/>
    <w:rsid w:val="00F51888"/>
    <w:rsid w:val="00F525D4"/>
    <w:rsid w:val="00F5278C"/>
    <w:rsid w:val="00F5299F"/>
    <w:rsid w:val="00F52AE0"/>
    <w:rsid w:val="00F52CA3"/>
    <w:rsid w:val="00F52EFF"/>
    <w:rsid w:val="00F53DBB"/>
    <w:rsid w:val="00F545D6"/>
    <w:rsid w:val="00F546A7"/>
    <w:rsid w:val="00F5493D"/>
    <w:rsid w:val="00F54BB0"/>
    <w:rsid w:val="00F550AB"/>
    <w:rsid w:val="00F558CB"/>
    <w:rsid w:val="00F559C4"/>
    <w:rsid w:val="00F5780C"/>
    <w:rsid w:val="00F60CAB"/>
    <w:rsid w:val="00F60DF7"/>
    <w:rsid w:val="00F60EB7"/>
    <w:rsid w:val="00F6106A"/>
    <w:rsid w:val="00F614DC"/>
    <w:rsid w:val="00F615F0"/>
    <w:rsid w:val="00F627F7"/>
    <w:rsid w:val="00F62F9B"/>
    <w:rsid w:val="00F631A3"/>
    <w:rsid w:val="00F6367C"/>
    <w:rsid w:val="00F637F6"/>
    <w:rsid w:val="00F6387A"/>
    <w:rsid w:val="00F638AC"/>
    <w:rsid w:val="00F63A00"/>
    <w:rsid w:val="00F641B0"/>
    <w:rsid w:val="00F6424B"/>
    <w:rsid w:val="00F643CB"/>
    <w:rsid w:val="00F643CF"/>
    <w:rsid w:val="00F64E8F"/>
    <w:rsid w:val="00F65031"/>
    <w:rsid w:val="00F65032"/>
    <w:rsid w:val="00F6569E"/>
    <w:rsid w:val="00F6591C"/>
    <w:rsid w:val="00F661F4"/>
    <w:rsid w:val="00F66618"/>
    <w:rsid w:val="00F6663E"/>
    <w:rsid w:val="00F66D61"/>
    <w:rsid w:val="00F671FE"/>
    <w:rsid w:val="00F70A32"/>
    <w:rsid w:val="00F70C6C"/>
    <w:rsid w:val="00F71068"/>
    <w:rsid w:val="00F713EE"/>
    <w:rsid w:val="00F715F6"/>
    <w:rsid w:val="00F71760"/>
    <w:rsid w:val="00F71F69"/>
    <w:rsid w:val="00F7291C"/>
    <w:rsid w:val="00F72968"/>
    <w:rsid w:val="00F72DA6"/>
    <w:rsid w:val="00F72DDB"/>
    <w:rsid w:val="00F73237"/>
    <w:rsid w:val="00F7373B"/>
    <w:rsid w:val="00F739E3"/>
    <w:rsid w:val="00F73A6C"/>
    <w:rsid w:val="00F73F7B"/>
    <w:rsid w:val="00F74042"/>
    <w:rsid w:val="00F7414D"/>
    <w:rsid w:val="00F7439E"/>
    <w:rsid w:val="00F74B58"/>
    <w:rsid w:val="00F75C48"/>
    <w:rsid w:val="00F762C0"/>
    <w:rsid w:val="00F764DA"/>
    <w:rsid w:val="00F7711A"/>
    <w:rsid w:val="00F77BF7"/>
    <w:rsid w:val="00F77DD0"/>
    <w:rsid w:val="00F77DFC"/>
    <w:rsid w:val="00F810AE"/>
    <w:rsid w:val="00F810D5"/>
    <w:rsid w:val="00F810DB"/>
    <w:rsid w:val="00F81142"/>
    <w:rsid w:val="00F819C6"/>
    <w:rsid w:val="00F81F13"/>
    <w:rsid w:val="00F820AC"/>
    <w:rsid w:val="00F820CC"/>
    <w:rsid w:val="00F82136"/>
    <w:rsid w:val="00F8225F"/>
    <w:rsid w:val="00F8259A"/>
    <w:rsid w:val="00F826D2"/>
    <w:rsid w:val="00F83644"/>
    <w:rsid w:val="00F8387B"/>
    <w:rsid w:val="00F83A51"/>
    <w:rsid w:val="00F83F70"/>
    <w:rsid w:val="00F841EC"/>
    <w:rsid w:val="00F848CD"/>
    <w:rsid w:val="00F84AF7"/>
    <w:rsid w:val="00F84D6B"/>
    <w:rsid w:val="00F85080"/>
    <w:rsid w:val="00F8568C"/>
    <w:rsid w:val="00F85BBF"/>
    <w:rsid w:val="00F85FBF"/>
    <w:rsid w:val="00F85FF1"/>
    <w:rsid w:val="00F86449"/>
    <w:rsid w:val="00F867A5"/>
    <w:rsid w:val="00F86CC8"/>
    <w:rsid w:val="00F872E1"/>
    <w:rsid w:val="00F87680"/>
    <w:rsid w:val="00F87FB9"/>
    <w:rsid w:val="00F900EC"/>
    <w:rsid w:val="00F90794"/>
    <w:rsid w:val="00F91205"/>
    <w:rsid w:val="00F9143F"/>
    <w:rsid w:val="00F915A3"/>
    <w:rsid w:val="00F915A5"/>
    <w:rsid w:val="00F91627"/>
    <w:rsid w:val="00F91F96"/>
    <w:rsid w:val="00F922E6"/>
    <w:rsid w:val="00F92FF1"/>
    <w:rsid w:val="00F932B5"/>
    <w:rsid w:val="00F93572"/>
    <w:rsid w:val="00F9364D"/>
    <w:rsid w:val="00F940B4"/>
    <w:rsid w:val="00F94904"/>
    <w:rsid w:val="00F94A4B"/>
    <w:rsid w:val="00F94AB4"/>
    <w:rsid w:val="00F94DAC"/>
    <w:rsid w:val="00F94F2A"/>
    <w:rsid w:val="00F95205"/>
    <w:rsid w:val="00F9540D"/>
    <w:rsid w:val="00F956DD"/>
    <w:rsid w:val="00F95E22"/>
    <w:rsid w:val="00F9605E"/>
    <w:rsid w:val="00F96E3B"/>
    <w:rsid w:val="00F9745C"/>
    <w:rsid w:val="00F97689"/>
    <w:rsid w:val="00F97DD9"/>
    <w:rsid w:val="00FA0A40"/>
    <w:rsid w:val="00FA0C1B"/>
    <w:rsid w:val="00FA0E33"/>
    <w:rsid w:val="00FA11D3"/>
    <w:rsid w:val="00FA12B2"/>
    <w:rsid w:val="00FA142E"/>
    <w:rsid w:val="00FA183D"/>
    <w:rsid w:val="00FA1BEB"/>
    <w:rsid w:val="00FA27BA"/>
    <w:rsid w:val="00FA280C"/>
    <w:rsid w:val="00FA287B"/>
    <w:rsid w:val="00FA2AE3"/>
    <w:rsid w:val="00FA2F7C"/>
    <w:rsid w:val="00FA3491"/>
    <w:rsid w:val="00FA3814"/>
    <w:rsid w:val="00FA383B"/>
    <w:rsid w:val="00FA3AD9"/>
    <w:rsid w:val="00FA41B3"/>
    <w:rsid w:val="00FA43A4"/>
    <w:rsid w:val="00FA441D"/>
    <w:rsid w:val="00FA4BDA"/>
    <w:rsid w:val="00FA5163"/>
    <w:rsid w:val="00FA5D58"/>
    <w:rsid w:val="00FA612E"/>
    <w:rsid w:val="00FA61DE"/>
    <w:rsid w:val="00FA6786"/>
    <w:rsid w:val="00FA6CE4"/>
    <w:rsid w:val="00FA77FC"/>
    <w:rsid w:val="00FB0AA5"/>
    <w:rsid w:val="00FB0FD3"/>
    <w:rsid w:val="00FB16C4"/>
    <w:rsid w:val="00FB1A02"/>
    <w:rsid w:val="00FB1C21"/>
    <w:rsid w:val="00FB1ED8"/>
    <w:rsid w:val="00FB2060"/>
    <w:rsid w:val="00FB26C1"/>
    <w:rsid w:val="00FB3045"/>
    <w:rsid w:val="00FB32D8"/>
    <w:rsid w:val="00FB348B"/>
    <w:rsid w:val="00FB367F"/>
    <w:rsid w:val="00FB3B55"/>
    <w:rsid w:val="00FB3C9A"/>
    <w:rsid w:val="00FB3DF7"/>
    <w:rsid w:val="00FB417B"/>
    <w:rsid w:val="00FB487A"/>
    <w:rsid w:val="00FB5618"/>
    <w:rsid w:val="00FB582B"/>
    <w:rsid w:val="00FB5980"/>
    <w:rsid w:val="00FB5DC5"/>
    <w:rsid w:val="00FB63AA"/>
    <w:rsid w:val="00FB6ADB"/>
    <w:rsid w:val="00FB72B2"/>
    <w:rsid w:val="00FB7D69"/>
    <w:rsid w:val="00FB7E95"/>
    <w:rsid w:val="00FC0296"/>
    <w:rsid w:val="00FC02F3"/>
    <w:rsid w:val="00FC0542"/>
    <w:rsid w:val="00FC06D3"/>
    <w:rsid w:val="00FC076D"/>
    <w:rsid w:val="00FC08BB"/>
    <w:rsid w:val="00FC0E2D"/>
    <w:rsid w:val="00FC18CC"/>
    <w:rsid w:val="00FC1A30"/>
    <w:rsid w:val="00FC1A47"/>
    <w:rsid w:val="00FC1D96"/>
    <w:rsid w:val="00FC22D6"/>
    <w:rsid w:val="00FC2897"/>
    <w:rsid w:val="00FC32D9"/>
    <w:rsid w:val="00FC3A99"/>
    <w:rsid w:val="00FC478E"/>
    <w:rsid w:val="00FC481A"/>
    <w:rsid w:val="00FC59BF"/>
    <w:rsid w:val="00FC5AAA"/>
    <w:rsid w:val="00FC6EEB"/>
    <w:rsid w:val="00FC732D"/>
    <w:rsid w:val="00FC7459"/>
    <w:rsid w:val="00FD028A"/>
    <w:rsid w:val="00FD04DA"/>
    <w:rsid w:val="00FD07BE"/>
    <w:rsid w:val="00FD0B69"/>
    <w:rsid w:val="00FD0C04"/>
    <w:rsid w:val="00FD0DDC"/>
    <w:rsid w:val="00FD117C"/>
    <w:rsid w:val="00FD1B47"/>
    <w:rsid w:val="00FD1E82"/>
    <w:rsid w:val="00FD207D"/>
    <w:rsid w:val="00FD242D"/>
    <w:rsid w:val="00FD2DE6"/>
    <w:rsid w:val="00FD2DE9"/>
    <w:rsid w:val="00FD2F1A"/>
    <w:rsid w:val="00FD3490"/>
    <w:rsid w:val="00FD3B2F"/>
    <w:rsid w:val="00FD3C7B"/>
    <w:rsid w:val="00FD5048"/>
    <w:rsid w:val="00FD5277"/>
    <w:rsid w:val="00FD56C7"/>
    <w:rsid w:val="00FD581E"/>
    <w:rsid w:val="00FD5A92"/>
    <w:rsid w:val="00FD5DDD"/>
    <w:rsid w:val="00FD62DA"/>
    <w:rsid w:val="00FD64F4"/>
    <w:rsid w:val="00FD7FC3"/>
    <w:rsid w:val="00FE02C9"/>
    <w:rsid w:val="00FE0A8E"/>
    <w:rsid w:val="00FE0B88"/>
    <w:rsid w:val="00FE1238"/>
    <w:rsid w:val="00FE1405"/>
    <w:rsid w:val="00FE14EB"/>
    <w:rsid w:val="00FE2035"/>
    <w:rsid w:val="00FE206C"/>
    <w:rsid w:val="00FE2096"/>
    <w:rsid w:val="00FE2116"/>
    <w:rsid w:val="00FE2366"/>
    <w:rsid w:val="00FE2DD5"/>
    <w:rsid w:val="00FE2F01"/>
    <w:rsid w:val="00FE317C"/>
    <w:rsid w:val="00FE3256"/>
    <w:rsid w:val="00FE3EF8"/>
    <w:rsid w:val="00FE4531"/>
    <w:rsid w:val="00FE4F47"/>
    <w:rsid w:val="00FE50EC"/>
    <w:rsid w:val="00FE5A46"/>
    <w:rsid w:val="00FE62D0"/>
    <w:rsid w:val="00FE6AE4"/>
    <w:rsid w:val="00FE7383"/>
    <w:rsid w:val="00FF03B9"/>
    <w:rsid w:val="00FF0A3E"/>
    <w:rsid w:val="00FF1090"/>
    <w:rsid w:val="00FF1724"/>
    <w:rsid w:val="00FF19A5"/>
    <w:rsid w:val="00FF1D24"/>
    <w:rsid w:val="00FF2025"/>
    <w:rsid w:val="00FF2131"/>
    <w:rsid w:val="00FF21BA"/>
    <w:rsid w:val="00FF26D7"/>
    <w:rsid w:val="00FF2B39"/>
    <w:rsid w:val="00FF3042"/>
    <w:rsid w:val="00FF37BE"/>
    <w:rsid w:val="00FF3B53"/>
    <w:rsid w:val="00FF41EA"/>
    <w:rsid w:val="00FF445F"/>
    <w:rsid w:val="00FF4482"/>
    <w:rsid w:val="00FF44C0"/>
    <w:rsid w:val="00FF4527"/>
    <w:rsid w:val="00FF4702"/>
    <w:rsid w:val="00FF4783"/>
    <w:rsid w:val="00FF4A52"/>
    <w:rsid w:val="00FF4ECC"/>
    <w:rsid w:val="00FF55FA"/>
    <w:rsid w:val="00FF571B"/>
    <w:rsid w:val="00FF579F"/>
    <w:rsid w:val="00FF612D"/>
    <w:rsid w:val="00FF640A"/>
    <w:rsid w:val="00FF64C5"/>
    <w:rsid w:val="00FF6D05"/>
    <w:rsid w:val="00FF715F"/>
    <w:rsid w:val="00FF7619"/>
    <w:rsid w:val="00FF77AE"/>
    <w:rsid w:val="2D6196D0"/>
    <w:rsid w:val="3383A4C9"/>
    <w:rsid w:val="66F895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AE1C232"/>
  <w15:docId w15:val="{0E268AC3-7234-4A9C-B52C-4074409C7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E6E"/>
    <w:pPr>
      <w:spacing w:after="120"/>
    </w:pPr>
    <w:rPr>
      <w:rFonts w:ascii="Open Sans" w:hAnsi="Open Sans"/>
      <w:sz w:val="20"/>
    </w:rPr>
  </w:style>
  <w:style w:type="paragraph" w:styleId="Heading1">
    <w:name w:val="heading 1"/>
    <w:basedOn w:val="Normal"/>
    <w:next w:val="Normal"/>
    <w:link w:val="Heading1Char"/>
    <w:uiPriority w:val="9"/>
    <w:qFormat/>
    <w:rsid w:val="00E9488D"/>
    <w:pPr>
      <w:keepNext/>
      <w:keepLines/>
      <w:numPr>
        <w:ilvl w:val="1"/>
        <w:numId w:val="3"/>
      </w:numPr>
      <w:pBdr>
        <w:bottom w:val="single" w:sz="4" w:space="1" w:color="274756" w:themeColor="accent1"/>
      </w:pBdr>
      <w:spacing w:before="200" w:after="0" w:line="240" w:lineRule="auto"/>
      <w:outlineLvl w:val="0"/>
    </w:pPr>
    <w:rPr>
      <w:rFonts w:eastAsiaTheme="majorEastAsia" w:cstheme="majorBidi"/>
      <w:bCs/>
      <w:color w:val="274756" w:themeColor="accent1"/>
      <w:sz w:val="36"/>
      <w:szCs w:val="28"/>
    </w:rPr>
  </w:style>
  <w:style w:type="paragraph" w:styleId="Heading2">
    <w:name w:val="heading 2"/>
    <w:basedOn w:val="Normal"/>
    <w:next w:val="Normal"/>
    <w:link w:val="Heading2Char"/>
    <w:uiPriority w:val="9"/>
    <w:unhideWhenUsed/>
    <w:qFormat/>
    <w:rsid w:val="003072E6"/>
    <w:pPr>
      <w:keepNext/>
      <w:keepLines/>
      <w:spacing w:before="200" w:after="0"/>
      <w:outlineLvl w:val="1"/>
    </w:pPr>
    <w:rPr>
      <w:rFonts w:eastAsiaTheme="majorEastAsia" w:cstheme="majorBidi"/>
      <w:bCs/>
      <w:color w:val="3A7895" w:themeColor="accent2"/>
      <w:sz w:val="28"/>
      <w:szCs w:val="26"/>
    </w:rPr>
  </w:style>
  <w:style w:type="paragraph" w:styleId="Heading3">
    <w:name w:val="heading 3"/>
    <w:basedOn w:val="Normal"/>
    <w:next w:val="Normal"/>
    <w:link w:val="Heading3Char"/>
    <w:uiPriority w:val="9"/>
    <w:unhideWhenUsed/>
    <w:qFormat/>
    <w:rsid w:val="00593446"/>
    <w:pPr>
      <w:keepNext/>
      <w:keepLines/>
      <w:spacing w:before="200" w:after="0"/>
      <w:outlineLvl w:val="2"/>
    </w:pPr>
    <w:rPr>
      <w:rFonts w:eastAsiaTheme="majorEastAsia" w:cstheme="majorBidi"/>
      <w:b/>
      <w:bCs/>
      <w:color w:val="274756" w:themeColor="accent1"/>
      <w:sz w:val="24"/>
    </w:rPr>
  </w:style>
  <w:style w:type="paragraph" w:styleId="Heading4">
    <w:name w:val="heading 4"/>
    <w:basedOn w:val="Normal"/>
    <w:next w:val="Normal"/>
    <w:link w:val="Heading4Char"/>
    <w:uiPriority w:val="9"/>
    <w:unhideWhenUsed/>
    <w:qFormat/>
    <w:rsid w:val="003072E6"/>
    <w:pPr>
      <w:keepNext/>
      <w:keepLines/>
      <w:spacing w:before="40" w:after="0"/>
      <w:outlineLvl w:val="3"/>
    </w:pPr>
    <w:rPr>
      <w:rFonts w:eastAsiaTheme="majorEastAsia" w:cstheme="majorBidi"/>
      <w:b/>
      <w:i/>
      <w:iCs/>
      <w:color w:val="1D3440" w:themeColor="accent1" w:themeShade="BF"/>
    </w:rPr>
  </w:style>
  <w:style w:type="paragraph" w:styleId="Heading5">
    <w:name w:val="heading 5"/>
    <w:basedOn w:val="Normal"/>
    <w:next w:val="Normal"/>
    <w:link w:val="Heading5Char"/>
    <w:uiPriority w:val="9"/>
    <w:unhideWhenUsed/>
    <w:qFormat/>
    <w:rsid w:val="00C9647D"/>
    <w:pPr>
      <w:keepNext/>
      <w:keepLines/>
      <w:spacing w:before="40" w:after="0"/>
      <w:outlineLvl w:val="4"/>
    </w:pPr>
    <w:rPr>
      <w:rFonts w:asciiTheme="majorHAnsi" w:eastAsiaTheme="majorEastAsia" w:hAnsiTheme="majorHAnsi" w:cstheme="majorBidi"/>
      <w:color w:val="1D344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ighlight1">
    <w:name w:val="Highlight1"/>
    <w:basedOn w:val="Normal"/>
    <w:link w:val="Highlight1Char"/>
    <w:qFormat/>
    <w:rsid w:val="00755B8E"/>
    <w:rPr>
      <w:bdr w:val="dashSmallGap" w:sz="4" w:space="0" w:color="90C2D6" w:themeColor="accent6" w:themeShade="BF"/>
    </w:rPr>
  </w:style>
  <w:style w:type="character" w:customStyle="1" w:styleId="Highlight1Char">
    <w:name w:val="Highlight1 Char"/>
    <w:basedOn w:val="DefaultParagraphFont"/>
    <w:link w:val="Highlight1"/>
    <w:rsid w:val="00755B8E"/>
    <w:rPr>
      <w:bdr w:val="dashSmallGap" w:sz="4" w:space="0" w:color="90C2D6" w:themeColor="accent6" w:themeShade="BF"/>
    </w:rPr>
  </w:style>
  <w:style w:type="paragraph" w:customStyle="1" w:styleId="Highlight2">
    <w:name w:val="Highlight2"/>
    <w:basedOn w:val="Normal"/>
    <w:link w:val="Highlight2Char"/>
    <w:qFormat/>
    <w:rsid w:val="00755B8E"/>
    <w:pPr>
      <w:shd w:val="clear" w:color="auto" w:fill="FBD4B4"/>
    </w:pPr>
    <w:rPr>
      <w:szCs w:val="18"/>
      <w:shd w:val="clear" w:color="auto" w:fill="F6FAFB" w:themeFill="accent6" w:themeFillTint="66"/>
    </w:rPr>
  </w:style>
  <w:style w:type="character" w:customStyle="1" w:styleId="Highlight2Char">
    <w:name w:val="Highlight2 Char"/>
    <w:basedOn w:val="DefaultParagraphFont"/>
    <w:link w:val="Highlight2"/>
    <w:rsid w:val="00755B8E"/>
    <w:rPr>
      <w:szCs w:val="18"/>
      <w:shd w:val="clear" w:color="auto" w:fill="FBD4B4"/>
    </w:rPr>
  </w:style>
  <w:style w:type="paragraph" w:customStyle="1" w:styleId="InternalDocumentFont">
    <w:name w:val="Internal Document Font"/>
    <w:basedOn w:val="Normal"/>
    <w:link w:val="InternalDocumentFontChar"/>
    <w:qFormat/>
    <w:rsid w:val="003501F0"/>
    <w:pPr>
      <w:spacing w:after="0"/>
    </w:pPr>
    <w:rPr>
      <w:rFonts w:ascii="Calibri Light" w:hAnsi="Calibri Light"/>
      <w:color w:val="FF0000" w:themeColor="accent5"/>
      <w:sz w:val="24"/>
      <w:u w:val="single"/>
    </w:rPr>
  </w:style>
  <w:style w:type="character" w:customStyle="1" w:styleId="InternalDocumentFontChar">
    <w:name w:val="Internal Document Font Char"/>
    <w:basedOn w:val="DefaultParagraphFont"/>
    <w:link w:val="InternalDocumentFont"/>
    <w:rsid w:val="003501F0"/>
    <w:rPr>
      <w:rFonts w:ascii="Calibri Light" w:hAnsi="Calibri Light"/>
      <w:color w:val="FF0000" w:themeColor="accent5"/>
      <w:sz w:val="24"/>
      <w:u w:val="single"/>
    </w:rPr>
  </w:style>
  <w:style w:type="character" w:customStyle="1" w:styleId="Heading1Char">
    <w:name w:val="Heading 1 Char"/>
    <w:basedOn w:val="DefaultParagraphFont"/>
    <w:link w:val="Heading1"/>
    <w:uiPriority w:val="9"/>
    <w:rsid w:val="00E9488D"/>
    <w:rPr>
      <w:rFonts w:ascii="Open Sans" w:eastAsiaTheme="majorEastAsia" w:hAnsi="Open Sans" w:cstheme="majorBidi"/>
      <w:bCs/>
      <w:color w:val="274756" w:themeColor="accent1"/>
      <w:sz w:val="36"/>
      <w:szCs w:val="28"/>
    </w:rPr>
  </w:style>
  <w:style w:type="character" w:customStyle="1" w:styleId="Heading2Char">
    <w:name w:val="Heading 2 Char"/>
    <w:basedOn w:val="DefaultParagraphFont"/>
    <w:link w:val="Heading2"/>
    <w:uiPriority w:val="9"/>
    <w:rsid w:val="003072E6"/>
    <w:rPr>
      <w:rFonts w:ascii="Open Sans" w:eastAsiaTheme="majorEastAsia" w:hAnsi="Open Sans" w:cstheme="majorBidi"/>
      <w:bCs/>
      <w:color w:val="3A7895" w:themeColor="accent2"/>
      <w:sz w:val="28"/>
      <w:szCs w:val="26"/>
    </w:rPr>
  </w:style>
  <w:style w:type="character" w:customStyle="1" w:styleId="Heading3Char">
    <w:name w:val="Heading 3 Char"/>
    <w:basedOn w:val="DefaultParagraphFont"/>
    <w:link w:val="Heading3"/>
    <w:uiPriority w:val="9"/>
    <w:rsid w:val="00593446"/>
    <w:rPr>
      <w:rFonts w:ascii="Segoe UI" w:eastAsiaTheme="majorEastAsia" w:hAnsi="Segoe UI" w:cstheme="majorBidi"/>
      <w:b/>
      <w:bCs/>
      <w:color w:val="274756" w:themeColor="accent1"/>
      <w:sz w:val="24"/>
    </w:rPr>
  </w:style>
  <w:style w:type="paragraph" w:styleId="Title">
    <w:name w:val="Title"/>
    <w:basedOn w:val="Normal"/>
    <w:next w:val="Normal"/>
    <w:link w:val="TitleChar"/>
    <w:uiPriority w:val="10"/>
    <w:qFormat/>
    <w:rsid w:val="0078730C"/>
    <w:pPr>
      <w:numPr>
        <w:numId w:val="3"/>
      </w:numPr>
      <w:pBdr>
        <w:bottom w:val="single" w:sz="8" w:space="4" w:color="BED632"/>
      </w:pBdr>
      <w:spacing w:line="240" w:lineRule="auto"/>
      <w:contextualSpacing/>
    </w:pPr>
    <w:rPr>
      <w:rFonts w:eastAsiaTheme="majorEastAsia" w:cstheme="majorBidi"/>
      <w:color w:val="1E1E1E"/>
      <w:spacing w:val="5"/>
      <w:kern w:val="28"/>
      <w:sz w:val="52"/>
      <w:szCs w:val="52"/>
    </w:rPr>
  </w:style>
  <w:style w:type="character" w:customStyle="1" w:styleId="TitleChar">
    <w:name w:val="Title Char"/>
    <w:basedOn w:val="DefaultParagraphFont"/>
    <w:link w:val="Title"/>
    <w:uiPriority w:val="10"/>
    <w:rsid w:val="0078730C"/>
    <w:rPr>
      <w:rFonts w:ascii="Open Sans" w:eastAsiaTheme="majorEastAsia" w:hAnsi="Open Sans" w:cstheme="majorBidi"/>
      <w:color w:val="1E1E1E"/>
      <w:spacing w:val="5"/>
      <w:kern w:val="28"/>
      <w:sz w:val="52"/>
      <w:szCs w:val="52"/>
    </w:rPr>
  </w:style>
  <w:style w:type="paragraph" w:styleId="Subtitle">
    <w:name w:val="Subtitle"/>
    <w:basedOn w:val="Normal"/>
    <w:next w:val="Normal"/>
    <w:link w:val="SubtitleChar"/>
    <w:uiPriority w:val="11"/>
    <w:qFormat/>
    <w:rsid w:val="003072E6"/>
    <w:pPr>
      <w:numPr>
        <w:ilvl w:val="1"/>
      </w:numPr>
      <w:ind w:left="187"/>
    </w:pPr>
    <w:rPr>
      <w:rFonts w:eastAsiaTheme="majorEastAsia" w:cstheme="majorBidi"/>
      <w:iCs/>
      <w:color w:val="7CB2CC" w:themeColor="accent2" w:themeTint="99"/>
      <w:spacing w:val="15"/>
      <w:sz w:val="24"/>
      <w:szCs w:val="24"/>
    </w:rPr>
  </w:style>
  <w:style w:type="character" w:customStyle="1" w:styleId="SubtitleChar">
    <w:name w:val="Subtitle Char"/>
    <w:basedOn w:val="DefaultParagraphFont"/>
    <w:link w:val="Subtitle"/>
    <w:uiPriority w:val="11"/>
    <w:rsid w:val="003072E6"/>
    <w:rPr>
      <w:rFonts w:ascii="Open Sans" w:eastAsiaTheme="majorEastAsia" w:hAnsi="Open Sans" w:cstheme="majorBidi"/>
      <w:iCs/>
      <w:color w:val="7CB2CC" w:themeColor="accent2" w:themeTint="99"/>
      <w:spacing w:val="15"/>
      <w:sz w:val="24"/>
      <w:szCs w:val="24"/>
    </w:rPr>
  </w:style>
  <w:style w:type="paragraph" w:styleId="ListParagraph">
    <w:name w:val="List Paragraph"/>
    <w:basedOn w:val="Normal"/>
    <w:uiPriority w:val="34"/>
    <w:qFormat/>
    <w:rsid w:val="00755B8E"/>
    <w:pPr>
      <w:ind w:left="720"/>
      <w:contextualSpacing/>
    </w:pPr>
  </w:style>
  <w:style w:type="paragraph" w:styleId="Header">
    <w:name w:val="header"/>
    <w:basedOn w:val="Normal"/>
    <w:link w:val="HeaderChar"/>
    <w:uiPriority w:val="99"/>
    <w:unhideWhenUsed/>
    <w:rsid w:val="00606C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6CDB"/>
  </w:style>
  <w:style w:type="paragraph" w:styleId="Footer">
    <w:name w:val="footer"/>
    <w:basedOn w:val="Normal"/>
    <w:link w:val="FooterChar"/>
    <w:uiPriority w:val="99"/>
    <w:unhideWhenUsed/>
    <w:rsid w:val="00606C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6CDB"/>
  </w:style>
  <w:style w:type="paragraph" w:styleId="TOCHeading">
    <w:name w:val="TOC Heading"/>
    <w:basedOn w:val="Heading1"/>
    <w:next w:val="Normal"/>
    <w:uiPriority w:val="39"/>
    <w:unhideWhenUsed/>
    <w:qFormat/>
    <w:rsid w:val="003E4CD9"/>
    <w:pPr>
      <w:spacing w:before="240" w:line="259" w:lineRule="auto"/>
      <w:outlineLvl w:val="9"/>
    </w:pPr>
    <w:rPr>
      <w:bCs w:val="0"/>
      <w:szCs w:val="32"/>
    </w:rPr>
  </w:style>
  <w:style w:type="paragraph" w:styleId="TOC1">
    <w:name w:val="toc 1"/>
    <w:basedOn w:val="Normal"/>
    <w:next w:val="Normal"/>
    <w:autoRedefine/>
    <w:uiPriority w:val="39"/>
    <w:unhideWhenUsed/>
    <w:rsid w:val="00E753E0"/>
    <w:pPr>
      <w:tabs>
        <w:tab w:val="left" w:pos="270"/>
        <w:tab w:val="right" w:leader="dot" w:pos="10070"/>
      </w:tabs>
      <w:spacing w:after="100"/>
    </w:pPr>
    <w:rPr>
      <w:b/>
    </w:rPr>
  </w:style>
  <w:style w:type="character" w:styleId="Hyperlink">
    <w:name w:val="Hyperlink"/>
    <w:basedOn w:val="DefaultParagraphFont"/>
    <w:uiPriority w:val="99"/>
    <w:unhideWhenUsed/>
    <w:rsid w:val="00DB6421"/>
    <w:rPr>
      <w:color w:val="0563C1" w:themeColor="hyperlink"/>
      <w:u w:val="single"/>
    </w:rPr>
  </w:style>
  <w:style w:type="table" w:styleId="TableGrid">
    <w:name w:val="Table Grid"/>
    <w:basedOn w:val="TableNormal"/>
    <w:uiPriority w:val="39"/>
    <w:rsid w:val="00C544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FE1405"/>
    <w:pPr>
      <w:spacing w:after="0" w:line="240" w:lineRule="auto"/>
    </w:pPr>
    <w:rPr>
      <w:color w:val="3A7895"/>
    </w:rPr>
    <w:tblPr>
      <w:tblStyleRowBandSize w:val="1"/>
      <w:tblStyleColBandSize w:val="1"/>
      <w:tblBorders>
        <w:top w:val="single" w:sz="4" w:space="0" w:color="3A7895"/>
        <w:bottom w:val="single" w:sz="4" w:space="0" w:color="3A7895"/>
        <w:insideH w:val="single" w:sz="4" w:space="0" w:color="3A7895"/>
        <w:insideV w:val="single" w:sz="4" w:space="0" w:color="3A7895"/>
      </w:tblBorders>
    </w:tblPr>
    <w:tcPr>
      <w:shd w:val="clear" w:color="auto" w:fill="FFFFFF" w:themeFill="background1"/>
    </w:tcPr>
    <w:tblStylePr w:type="firstRow">
      <w:rPr>
        <w:b/>
        <w:bCs/>
      </w:rPr>
      <w:tblPr/>
      <w:tcPr>
        <w:tcBorders>
          <w:top w:val="nil"/>
          <w:bottom w:val="single" w:sz="12" w:space="0" w:color="609BB7" w:themeColor="accent1" w:themeTint="99"/>
          <w:insideH w:val="nil"/>
          <w:insideV w:val="nil"/>
        </w:tcBorders>
        <w:shd w:val="clear" w:color="auto" w:fill="FFFFFF" w:themeFill="background1"/>
      </w:tcPr>
    </w:tblStylePr>
    <w:tblStylePr w:type="lastRow">
      <w:rPr>
        <w:b/>
        <w:bCs/>
      </w:rPr>
      <w:tblPr/>
      <w:tcPr>
        <w:tcBorders>
          <w:top w:val="double" w:sz="2" w:space="0" w:color="609BB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DDE7" w:themeFill="accent1" w:themeFillTint="33"/>
      </w:tcPr>
    </w:tblStylePr>
    <w:tblStylePr w:type="band1Horz">
      <w:tblPr/>
      <w:tcPr>
        <w:shd w:val="clear" w:color="auto" w:fill="CADDE7" w:themeFill="accent1" w:themeFillTint="33"/>
      </w:tcPr>
    </w:tblStylePr>
  </w:style>
  <w:style w:type="table" w:customStyle="1" w:styleId="GridTable2-Accent110">
    <w:name w:val="Grid Table 2 - Accent 110"/>
    <w:basedOn w:val="TableNormal"/>
    <w:uiPriority w:val="47"/>
    <w:rsid w:val="005B45AB"/>
    <w:pPr>
      <w:spacing w:after="0" w:line="240" w:lineRule="auto"/>
    </w:pPr>
    <w:tblPr>
      <w:tblStyleRowBandSize w:val="1"/>
      <w:tblStyleColBandSize w:val="1"/>
      <w:tblBorders>
        <w:top w:val="single" w:sz="2" w:space="0" w:color="609BB7" w:themeColor="accent1" w:themeTint="99"/>
        <w:bottom w:val="single" w:sz="2" w:space="0" w:color="609BB7" w:themeColor="accent1" w:themeTint="99"/>
        <w:insideH w:val="single" w:sz="2" w:space="0" w:color="609BB7" w:themeColor="accent1" w:themeTint="99"/>
        <w:insideV w:val="single" w:sz="2" w:space="0" w:color="609BB7" w:themeColor="accent1" w:themeTint="99"/>
      </w:tblBorders>
    </w:tblPr>
    <w:tblStylePr w:type="firstRow">
      <w:rPr>
        <w:b/>
        <w:bCs/>
      </w:rPr>
      <w:tblPr/>
      <w:tcPr>
        <w:tcBorders>
          <w:top w:val="nil"/>
          <w:bottom w:val="single" w:sz="12" w:space="0" w:color="609BB7" w:themeColor="accent1" w:themeTint="99"/>
          <w:insideH w:val="nil"/>
          <w:insideV w:val="nil"/>
        </w:tcBorders>
        <w:shd w:val="clear" w:color="auto" w:fill="FFFFFF" w:themeFill="background1"/>
      </w:tcPr>
    </w:tblStylePr>
    <w:tblStylePr w:type="lastRow">
      <w:rPr>
        <w:b/>
        <w:bCs/>
      </w:rPr>
      <w:tblPr/>
      <w:tcPr>
        <w:tcBorders>
          <w:top w:val="double" w:sz="2" w:space="0" w:color="609BB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DDE7" w:themeFill="accent1" w:themeFillTint="33"/>
      </w:tcPr>
    </w:tblStylePr>
    <w:tblStylePr w:type="band1Horz">
      <w:tblPr/>
      <w:tcPr>
        <w:shd w:val="clear" w:color="auto" w:fill="CADDE7" w:themeFill="accent1" w:themeFillTint="33"/>
      </w:tcPr>
    </w:tblStylePr>
  </w:style>
  <w:style w:type="table" w:customStyle="1" w:styleId="GridTable3-Accent11">
    <w:name w:val="Grid Table 3 - Accent 11"/>
    <w:basedOn w:val="TableNormal"/>
    <w:uiPriority w:val="48"/>
    <w:rsid w:val="00357469"/>
    <w:pPr>
      <w:spacing w:after="0" w:line="240" w:lineRule="auto"/>
    </w:pPr>
    <w:tblPr>
      <w:tblStyleRowBandSize w:val="1"/>
      <w:tblStyleColBandSize w:val="1"/>
      <w:tblBorders>
        <w:top w:val="single" w:sz="4" w:space="0" w:color="609BB7" w:themeColor="accent1" w:themeTint="99"/>
        <w:left w:val="single" w:sz="4" w:space="0" w:color="609BB7" w:themeColor="accent1" w:themeTint="99"/>
        <w:bottom w:val="single" w:sz="4" w:space="0" w:color="609BB7" w:themeColor="accent1" w:themeTint="99"/>
        <w:right w:val="single" w:sz="4" w:space="0" w:color="609BB7" w:themeColor="accent1" w:themeTint="99"/>
        <w:insideH w:val="single" w:sz="4" w:space="0" w:color="609BB7" w:themeColor="accent1" w:themeTint="99"/>
        <w:insideV w:val="single" w:sz="4" w:space="0" w:color="609BB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DDE7" w:themeFill="accent1" w:themeFillTint="33"/>
      </w:tcPr>
    </w:tblStylePr>
    <w:tblStylePr w:type="band1Horz">
      <w:tblPr/>
      <w:tcPr>
        <w:shd w:val="clear" w:color="auto" w:fill="CADDE7" w:themeFill="accent1" w:themeFillTint="33"/>
      </w:tcPr>
    </w:tblStylePr>
    <w:tblStylePr w:type="neCell">
      <w:tblPr/>
      <w:tcPr>
        <w:tcBorders>
          <w:bottom w:val="single" w:sz="4" w:space="0" w:color="609BB7" w:themeColor="accent1" w:themeTint="99"/>
        </w:tcBorders>
      </w:tcPr>
    </w:tblStylePr>
    <w:tblStylePr w:type="nwCell">
      <w:tblPr/>
      <w:tcPr>
        <w:tcBorders>
          <w:bottom w:val="single" w:sz="4" w:space="0" w:color="609BB7" w:themeColor="accent1" w:themeTint="99"/>
        </w:tcBorders>
      </w:tcPr>
    </w:tblStylePr>
    <w:tblStylePr w:type="seCell">
      <w:tblPr/>
      <w:tcPr>
        <w:tcBorders>
          <w:top w:val="single" w:sz="4" w:space="0" w:color="609BB7" w:themeColor="accent1" w:themeTint="99"/>
        </w:tcBorders>
      </w:tcPr>
    </w:tblStylePr>
    <w:tblStylePr w:type="swCell">
      <w:tblPr/>
      <w:tcPr>
        <w:tcBorders>
          <w:top w:val="single" w:sz="4" w:space="0" w:color="609BB7" w:themeColor="accent1" w:themeTint="99"/>
        </w:tcBorders>
      </w:tcPr>
    </w:tblStylePr>
  </w:style>
  <w:style w:type="table" w:customStyle="1" w:styleId="GridTable3-Accent61">
    <w:name w:val="Grid Table 3 - Accent 61"/>
    <w:basedOn w:val="TableNormal"/>
    <w:uiPriority w:val="48"/>
    <w:rsid w:val="00357469"/>
    <w:pPr>
      <w:spacing w:after="0" w:line="240" w:lineRule="auto"/>
    </w:pPr>
    <w:tblPr>
      <w:tblStyleRowBandSize w:val="1"/>
      <w:tblStyleColBandSize w:val="1"/>
      <w:tblBorders>
        <w:top w:val="single" w:sz="4" w:space="0" w:color="F1F7FA" w:themeColor="accent6" w:themeTint="99"/>
        <w:left w:val="single" w:sz="4" w:space="0" w:color="F1F7FA" w:themeColor="accent6" w:themeTint="99"/>
        <w:bottom w:val="single" w:sz="4" w:space="0" w:color="F1F7FA" w:themeColor="accent6" w:themeTint="99"/>
        <w:right w:val="single" w:sz="4" w:space="0" w:color="F1F7FA" w:themeColor="accent6" w:themeTint="99"/>
        <w:insideH w:val="single" w:sz="4" w:space="0" w:color="F1F7FA" w:themeColor="accent6" w:themeTint="99"/>
        <w:insideV w:val="single" w:sz="4" w:space="0" w:color="F1F7F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CFD" w:themeFill="accent6" w:themeFillTint="33"/>
      </w:tcPr>
    </w:tblStylePr>
    <w:tblStylePr w:type="band1Horz">
      <w:tblPr/>
      <w:tcPr>
        <w:shd w:val="clear" w:color="auto" w:fill="FAFCFD" w:themeFill="accent6" w:themeFillTint="33"/>
      </w:tcPr>
    </w:tblStylePr>
    <w:tblStylePr w:type="neCell">
      <w:tblPr/>
      <w:tcPr>
        <w:tcBorders>
          <w:bottom w:val="single" w:sz="4" w:space="0" w:color="F1F7FA" w:themeColor="accent6" w:themeTint="99"/>
        </w:tcBorders>
      </w:tcPr>
    </w:tblStylePr>
    <w:tblStylePr w:type="nwCell">
      <w:tblPr/>
      <w:tcPr>
        <w:tcBorders>
          <w:bottom w:val="single" w:sz="4" w:space="0" w:color="F1F7FA" w:themeColor="accent6" w:themeTint="99"/>
        </w:tcBorders>
      </w:tcPr>
    </w:tblStylePr>
    <w:tblStylePr w:type="seCell">
      <w:tblPr/>
      <w:tcPr>
        <w:tcBorders>
          <w:top w:val="single" w:sz="4" w:space="0" w:color="F1F7FA" w:themeColor="accent6" w:themeTint="99"/>
        </w:tcBorders>
      </w:tcPr>
    </w:tblStylePr>
    <w:tblStylePr w:type="swCell">
      <w:tblPr/>
      <w:tcPr>
        <w:tcBorders>
          <w:top w:val="single" w:sz="4" w:space="0" w:color="F1F7FA" w:themeColor="accent6" w:themeTint="99"/>
        </w:tcBorders>
      </w:tcPr>
    </w:tblStylePr>
  </w:style>
  <w:style w:type="table" w:customStyle="1" w:styleId="ListTable1Light-Accent61">
    <w:name w:val="List Table 1 Light - Accent 61"/>
    <w:basedOn w:val="TableNormal"/>
    <w:uiPriority w:val="46"/>
    <w:rsid w:val="00357469"/>
    <w:pPr>
      <w:spacing w:after="0" w:line="240" w:lineRule="auto"/>
    </w:pPr>
    <w:tblPr>
      <w:tblStyleRowBandSize w:val="1"/>
      <w:tblStyleColBandSize w:val="1"/>
    </w:tblPr>
    <w:tblStylePr w:type="firstRow">
      <w:rPr>
        <w:b/>
        <w:bCs/>
      </w:rPr>
      <w:tblPr/>
      <w:tcPr>
        <w:tcBorders>
          <w:bottom w:val="single" w:sz="4" w:space="0" w:color="F1F7FA" w:themeColor="accent6" w:themeTint="99"/>
        </w:tcBorders>
      </w:tcPr>
    </w:tblStylePr>
    <w:tblStylePr w:type="lastRow">
      <w:rPr>
        <w:b/>
        <w:bCs/>
      </w:rPr>
      <w:tblPr/>
      <w:tcPr>
        <w:tcBorders>
          <w:top w:val="single" w:sz="4" w:space="0" w:color="F1F7FA" w:themeColor="accent6" w:themeTint="99"/>
        </w:tcBorders>
      </w:tcPr>
    </w:tblStylePr>
    <w:tblStylePr w:type="firstCol">
      <w:rPr>
        <w:b/>
        <w:bCs/>
      </w:rPr>
    </w:tblStylePr>
    <w:tblStylePr w:type="lastCol">
      <w:rPr>
        <w:b/>
        <w:bCs/>
      </w:rPr>
    </w:tblStylePr>
    <w:tblStylePr w:type="band1Vert">
      <w:tblPr/>
      <w:tcPr>
        <w:shd w:val="clear" w:color="auto" w:fill="FAFCFD" w:themeFill="accent6" w:themeFillTint="33"/>
      </w:tcPr>
    </w:tblStylePr>
    <w:tblStylePr w:type="band1Horz">
      <w:tblPr/>
      <w:tcPr>
        <w:shd w:val="clear" w:color="auto" w:fill="FAFCFD" w:themeFill="accent6" w:themeFillTint="33"/>
      </w:tcPr>
    </w:tblStylePr>
  </w:style>
  <w:style w:type="table" w:customStyle="1" w:styleId="ListTable1Light-Accent11">
    <w:name w:val="List Table 1 Light - Accent 11"/>
    <w:basedOn w:val="TableNormal"/>
    <w:uiPriority w:val="46"/>
    <w:rsid w:val="00357469"/>
    <w:pPr>
      <w:spacing w:after="0" w:line="240" w:lineRule="auto"/>
    </w:pPr>
    <w:tblPr>
      <w:tblStyleRowBandSize w:val="1"/>
      <w:tblStyleColBandSize w:val="1"/>
    </w:tblPr>
    <w:tblStylePr w:type="firstRow">
      <w:rPr>
        <w:b/>
        <w:bCs/>
      </w:rPr>
      <w:tblPr/>
      <w:tcPr>
        <w:tcBorders>
          <w:bottom w:val="single" w:sz="4" w:space="0" w:color="609BB7" w:themeColor="accent1" w:themeTint="99"/>
        </w:tcBorders>
      </w:tcPr>
    </w:tblStylePr>
    <w:tblStylePr w:type="lastRow">
      <w:rPr>
        <w:b/>
        <w:bCs/>
      </w:rPr>
      <w:tblPr/>
      <w:tcPr>
        <w:tcBorders>
          <w:top w:val="single" w:sz="4" w:space="0" w:color="609BB7" w:themeColor="accent1" w:themeTint="99"/>
        </w:tcBorders>
      </w:tcPr>
    </w:tblStylePr>
    <w:tblStylePr w:type="firstCol">
      <w:rPr>
        <w:b/>
        <w:bCs/>
      </w:rPr>
    </w:tblStylePr>
    <w:tblStylePr w:type="lastCol">
      <w:rPr>
        <w:b/>
        <w:bCs/>
      </w:rPr>
    </w:tblStylePr>
    <w:tblStylePr w:type="band1Vert">
      <w:tblPr/>
      <w:tcPr>
        <w:shd w:val="clear" w:color="auto" w:fill="CADDE7" w:themeFill="accent1" w:themeFillTint="33"/>
      </w:tcPr>
    </w:tblStylePr>
    <w:tblStylePr w:type="band1Horz">
      <w:tblPr/>
      <w:tcPr>
        <w:shd w:val="clear" w:color="auto" w:fill="CADDE7" w:themeFill="accent1" w:themeFillTint="33"/>
      </w:tcPr>
    </w:tblStylePr>
  </w:style>
  <w:style w:type="table" w:customStyle="1" w:styleId="ListTable1Light-Accent51">
    <w:name w:val="List Table 1 Light - Accent 51"/>
    <w:basedOn w:val="TableNormal"/>
    <w:uiPriority w:val="46"/>
    <w:rsid w:val="00E11E35"/>
    <w:pPr>
      <w:spacing w:after="0" w:line="240" w:lineRule="auto"/>
    </w:pPr>
    <w:tblPr>
      <w:tblStyleRowBandSize w:val="1"/>
      <w:tblStyleColBandSize w:val="1"/>
    </w:tblPr>
    <w:tblStylePr w:type="firstRow">
      <w:rPr>
        <w:b/>
        <w:bCs/>
      </w:rPr>
      <w:tblPr/>
      <w:tcPr>
        <w:tcBorders>
          <w:bottom w:val="single" w:sz="4" w:space="0" w:color="FF6666" w:themeColor="accent5" w:themeTint="99"/>
        </w:tcBorders>
      </w:tcPr>
    </w:tblStylePr>
    <w:tblStylePr w:type="lastRow">
      <w:rPr>
        <w:b/>
        <w:bCs/>
      </w:rPr>
      <w:tblPr/>
      <w:tcPr>
        <w:tcBorders>
          <w:top w:val="single" w:sz="4" w:space="0" w:color="FF6666" w:themeColor="accent5" w:themeTint="99"/>
        </w:tcBorders>
      </w:tcPr>
    </w:tblStylePr>
    <w:tblStylePr w:type="firstCol">
      <w:rPr>
        <w:b/>
        <w:bCs/>
      </w:rPr>
    </w:tblStylePr>
    <w:tblStylePr w:type="lastCol">
      <w:rPr>
        <w:b/>
        <w:bCs/>
      </w:rPr>
    </w:tblStylePr>
    <w:tblStylePr w:type="band1Vert">
      <w:tblPr/>
      <w:tcPr>
        <w:shd w:val="clear" w:color="auto" w:fill="FFCCCC" w:themeFill="accent5" w:themeFillTint="33"/>
      </w:tcPr>
    </w:tblStylePr>
    <w:tblStylePr w:type="band1Horz">
      <w:tblPr/>
      <w:tcPr>
        <w:shd w:val="clear" w:color="auto" w:fill="FFCCCC" w:themeFill="accent5" w:themeFillTint="33"/>
      </w:tcPr>
    </w:tblStylePr>
  </w:style>
  <w:style w:type="paragraph" w:styleId="BalloonText">
    <w:name w:val="Balloon Text"/>
    <w:basedOn w:val="Normal"/>
    <w:link w:val="BalloonTextChar"/>
    <w:uiPriority w:val="99"/>
    <w:semiHidden/>
    <w:unhideWhenUsed/>
    <w:rsid w:val="00883E42"/>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83E42"/>
    <w:rPr>
      <w:rFonts w:ascii="Segoe UI" w:hAnsi="Segoe UI" w:cs="Segoe UI"/>
      <w:color w:val="262626" w:themeColor="text1" w:themeTint="D9"/>
      <w:sz w:val="18"/>
      <w:szCs w:val="18"/>
    </w:rPr>
  </w:style>
  <w:style w:type="table" w:customStyle="1" w:styleId="GridTable2-Accent21">
    <w:name w:val="Grid Table 2 - Accent 21"/>
    <w:basedOn w:val="TableNormal"/>
    <w:uiPriority w:val="47"/>
    <w:rsid w:val="002B271A"/>
    <w:pPr>
      <w:spacing w:after="0" w:line="240" w:lineRule="auto"/>
    </w:pPr>
    <w:tblPr>
      <w:tblStyleRowBandSize w:val="1"/>
      <w:tblStyleColBandSize w:val="1"/>
      <w:tblBorders>
        <w:top w:val="single" w:sz="2" w:space="0" w:color="7CB2CC" w:themeColor="accent2" w:themeTint="99"/>
        <w:bottom w:val="single" w:sz="2" w:space="0" w:color="7CB2CC" w:themeColor="accent2" w:themeTint="99"/>
        <w:insideH w:val="single" w:sz="2" w:space="0" w:color="7CB2CC" w:themeColor="accent2" w:themeTint="99"/>
        <w:insideV w:val="single" w:sz="2" w:space="0" w:color="7CB2CC" w:themeColor="accent2" w:themeTint="99"/>
      </w:tblBorders>
    </w:tblPr>
    <w:tblStylePr w:type="firstRow">
      <w:rPr>
        <w:b/>
        <w:bCs/>
      </w:rPr>
      <w:tblPr/>
      <w:tcPr>
        <w:tcBorders>
          <w:top w:val="nil"/>
          <w:bottom w:val="single" w:sz="12" w:space="0" w:color="7CB2CC" w:themeColor="accent2" w:themeTint="99"/>
          <w:insideH w:val="nil"/>
          <w:insideV w:val="nil"/>
        </w:tcBorders>
        <w:shd w:val="clear" w:color="auto" w:fill="FFFFFF" w:themeFill="background1"/>
      </w:tcPr>
    </w:tblStylePr>
    <w:tblStylePr w:type="lastRow">
      <w:rPr>
        <w:b/>
        <w:bCs/>
      </w:rPr>
      <w:tblPr/>
      <w:tcPr>
        <w:tcBorders>
          <w:top w:val="double" w:sz="2" w:space="0" w:color="7CB2C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EE" w:themeFill="accent2" w:themeFillTint="33"/>
      </w:tcPr>
    </w:tblStylePr>
    <w:tblStylePr w:type="band1Horz">
      <w:tblPr/>
      <w:tcPr>
        <w:shd w:val="clear" w:color="auto" w:fill="D3E5EE" w:themeFill="accent2" w:themeFillTint="33"/>
      </w:tcPr>
    </w:tblStylePr>
  </w:style>
  <w:style w:type="paragraph" w:customStyle="1" w:styleId="CodeText">
    <w:name w:val="Code Text"/>
    <w:basedOn w:val="Normal"/>
    <w:link w:val="CodeTextChar"/>
    <w:qFormat/>
    <w:rsid w:val="004D418D"/>
    <w:pPr>
      <w:spacing w:after="0" w:line="240" w:lineRule="auto"/>
    </w:pPr>
    <w:rPr>
      <w:rFonts w:ascii="Consolas" w:hAnsi="Consolas"/>
      <w:color w:val="1E1E1E"/>
    </w:rPr>
  </w:style>
  <w:style w:type="character" w:customStyle="1" w:styleId="CodeTextChar">
    <w:name w:val="Code Text Char"/>
    <w:basedOn w:val="DefaultParagraphFont"/>
    <w:link w:val="CodeText"/>
    <w:rsid w:val="004D418D"/>
    <w:rPr>
      <w:rFonts w:ascii="Consolas" w:hAnsi="Consolas"/>
      <w:color w:val="1E1E1E"/>
      <w:sz w:val="20"/>
    </w:rPr>
  </w:style>
  <w:style w:type="paragraph" w:styleId="Revision">
    <w:name w:val="Revision"/>
    <w:hidden/>
    <w:uiPriority w:val="99"/>
    <w:semiHidden/>
    <w:rsid w:val="005D75E3"/>
    <w:pPr>
      <w:spacing w:after="0" w:line="240" w:lineRule="auto"/>
    </w:pPr>
    <w:rPr>
      <w:rFonts w:ascii="Segoe UI" w:hAnsi="Segoe UI"/>
      <w:color w:val="44546A" w:themeColor="text2"/>
    </w:rPr>
  </w:style>
  <w:style w:type="character" w:customStyle="1" w:styleId="Heading4Char">
    <w:name w:val="Heading 4 Char"/>
    <w:basedOn w:val="DefaultParagraphFont"/>
    <w:link w:val="Heading4"/>
    <w:uiPriority w:val="9"/>
    <w:rsid w:val="003072E6"/>
    <w:rPr>
      <w:rFonts w:ascii="Open Sans" w:eastAsiaTheme="majorEastAsia" w:hAnsi="Open Sans" w:cstheme="majorBidi"/>
      <w:b/>
      <w:i/>
      <w:iCs/>
      <w:color w:val="1D3440" w:themeColor="accent1" w:themeShade="BF"/>
      <w:sz w:val="20"/>
    </w:rPr>
  </w:style>
  <w:style w:type="paragraph" w:styleId="TOC2">
    <w:name w:val="toc 2"/>
    <w:basedOn w:val="Normal"/>
    <w:next w:val="Normal"/>
    <w:autoRedefine/>
    <w:uiPriority w:val="39"/>
    <w:unhideWhenUsed/>
    <w:rsid w:val="000205D2"/>
    <w:pPr>
      <w:tabs>
        <w:tab w:val="left" w:pos="630"/>
        <w:tab w:val="right" w:leader="dot" w:pos="10070"/>
      </w:tabs>
      <w:spacing w:after="100"/>
      <w:ind w:left="220"/>
    </w:pPr>
  </w:style>
  <w:style w:type="paragraph" w:styleId="TOC3">
    <w:name w:val="toc 3"/>
    <w:basedOn w:val="Normal"/>
    <w:next w:val="Normal"/>
    <w:autoRedefine/>
    <w:uiPriority w:val="39"/>
    <w:unhideWhenUsed/>
    <w:rsid w:val="000205D2"/>
    <w:pPr>
      <w:tabs>
        <w:tab w:val="left" w:pos="1080"/>
        <w:tab w:val="right" w:leader="dot" w:pos="10070"/>
      </w:tabs>
      <w:spacing w:after="100"/>
      <w:ind w:left="440"/>
    </w:pPr>
  </w:style>
  <w:style w:type="character" w:styleId="FollowedHyperlink">
    <w:name w:val="FollowedHyperlink"/>
    <w:basedOn w:val="DefaultParagraphFont"/>
    <w:uiPriority w:val="99"/>
    <w:semiHidden/>
    <w:unhideWhenUsed/>
    <w:rsid w:val="00401936"/>
    <w:rPr>
      <w:color w:val="954F72" w:themeColor="followedHyperlink"/>
      <w:u w:val="single"/>
    </w:rPr>
  </w:style>
  <w:style w:type="paragraph" w:styleId="Caption">
    <w:name w:val="caption"/>
    <w:basedOn w:val="Normal"/>
    <w:next w:val="Normal"/>
    <w:uiPriority w:val="35"/>
    <w:unhideWhenUsed/>
    <w:qFormat/>
    <w:rsid w:val="00956A27"/>
    <w:pPr>
      <w:spacing w:line="240" w:lineRule="auto"/>
    </w:pPr>
    <w:rPr>
      <w:i/>
      <w:iCs/>
      <w:color w:val="44546A" w:themeColor="text2"/>
      <w:sz w:val="18"/>
      <w:szCs w:val="18"/>
    </w:rPr>
  </w:style>
  <w:style w:type="table" w:customStyle="1" w:styleId="GridTable2-Accent210">
    <w:name w:val="Grid Table 2 - Accent 210"/>
    <w:basedOn w:val="TableNormal"/>
    <w:next w:val="GridTable2-Accent21"/>
    <w:uiPriority w:val="47"/>
    <w:rsid w:val="00AD6DBF"/>
    <w:pPr>
      <w:spacing w:after="0" w:line="240" w:lineRule="auto"/>
    </w:pPr>
    <w:tblPr>
      <w:tblStyleRowBandSize w:val="1"/>
      <w:tblStyleColBandSize w:val="1"/>
      <w:tblBorders>
        <w:top w:val="single" w:sz="2" w:space="0" w:color="7CB2CC" w:themeColor="accent2" w:themeTint="99"/>
        <w:bottom w:val="single" w:sz="2" w:space="0" w:color="7CB2CC" w:themeColor="accent2" w:themeTint="99"/>
        <w:insideH w:val="single" w:sz="2" w:space="0" w:color="7CB2CC" w:themeColor="accent2" w:themeTint="99"/>
        <w:insideV w:val="single" w:sz="2" w:space="0" w:color="7CB2CC" w:themeColor="accent2" w:themeTint="99"/>
      </w:tblBorders>
    </w:tblPr>
    <w:tblStylePr w:type="firstRow">
      <w:rPr>
        <w:b/>
        <w:bCs/>
      </w:rPr>
      <w:tblPr/>
      <w:tcPr>
        <w:tcBorders>
          <w:top w:val="nil"/>
          <w:bottom w:val="single" w:sz="12" w:space="0" w:color="7CB2CC" w:themeColor="accent2" w:themeTint="99"/>
          <w:insideH w:val="nil"/>
          <w:insideV w:val="nil"/>
        </w:tcBorders>
        <w:shd w:val="clear" w:color="auto" w:fill="FFFFFF" w:themeFill="background1"/>
      </w:tcPr>
    </w:tblStylePr>
    <w:tblStylePr w:type="lastRow">
      <w:rPr>
        <w:b/>
        <w:bCs/>
      </w:rPr>
      <w:tblPr/>
      <w:tcPr>
        <w:tcBorders>
          <w:top w:val="double" w:sz="2" w:space="0" w:color="7CB2C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EE" w:themeFill="accent2" w:themeFillTint="33"/>
      </w:tcPr>
    </w:tblStylePr>
    <w:tblStylePr w:type="band1Horz">
      <w:tblPr/>
      <w:tcPr>
        <w:shd w:val="clear" w:color="auto" w:fill="D3E5EE" w:themeFill="accent2" w:themeFillTint="33"/>
      </w:tcPr>
    </w:tblStylePr>
  </w:style>
  <w:style w:type="character" w:styleId="CommentReference">
    <w:name w:val="annotation reference"/>
    <w:basedOn w:val="DefaultParagraphFont"/>
    <w:uiPriority w:val="99"/>
    <w:semiHidden/>
    <w:unhideWhenUsed/>
    <w:rsid w:val="00904A00"/>
    <w:rPr>
      <w:sz w:val="16"/>
      <w:szCs w:val="16"/>
    </w:rPr>
  </w:style>
  <w:style w:type="paragraph" w:styleId="CommentText">
    <w:name w:val="annotation text"/>
    <w:basedOn w:val="Normal"/>
    <w:link w:val="CommentTextChar"/>
    <w:uiPriority w:val="99"/>
    <w:semiHidden/>
    <w:unhideWhenUsed/>
    <w:rsid w:val="00904A00"/>
    <w:pPr>
      <w:spacing w:line="240" w:lineRule="auto"/>
    </w:pPr>
    <w:rPr>
      <w:szCs w:val="20"/>
    </w:rPr>
  </w:style>
  <w:style w:type="character" w:customStyle="1" w:styleId="CommentTextChar">
    <w:name w:val="Comment Text Char"/>
    <w:basedOn w:val="DefaultParagraphFont"/>
    <w:link w:val="CommentText"/>
    <w:uiPriority w:val="99"/>
    <w:semiHidden/>
    <w:rsid w:val="00904A00"/>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904A00"/>
    <w:rPr>
      <w:b/>
      <w:bCs/>
    </w:rPr>
  </w:style>
  <w:style w:type="character" w:customStyle="1" w:styleId="CommentSubjectChar">
    <w:name w:val="Comment Subject Char"/>
    <w:basedOn w:val="CommentTextChar"/>
    <w:link w:val="CommentSubject"/>
    <w:uiPriority w:val="99"/>
    <w:semiHidden/>
    <w:rsid w:val="00904A00"/>
    <w:rPr>
      <w:rFonts w:ascii="Calibri" w:hAnsi="Calibri"/>
      <w:b/>
      <w:bCs/>
      <w:sz w:val="20"/>
      <w:szCs w:val="20"/>
    </w:rPr>
  </w:style>
  <w:style w:type="paragraph" w:styleId="NormalWeb">
    <w:name w:val="Normal (Web)"/>
    <w:basedOn w:val="Normal"/>
    <w:uiPriority w:val="99"/>
    <w:unhideWhenUsed/>
    <w:rsid w:val="00322847"/>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F27C2C"/>
    <w:pPr>
      <w:spacing w:after="100"/>
      <w:ind w:left="662"/>
    </w:pPr>
  </w:style>
  <w:style w:type="paragraph" w:styleId="TOC5">
    <w:name w:val="toc 5"/>
    <w:basedOn w:val="Normal"/>
    <w:next w:val="Normal"/>
    <w:autoRedefine/>
    <w:uiPriority w:val="39"/>
    <w:unhideWhenUsed/>
    <w:rsid w:val="005C42FA"/>
    <w:pPr>
      <w:ind w:left="880"/>
    </w:pPr>
  </w:style>
  <w:style w:type="paragraph" w:styleId="TOC6">
    <w:name w:val="toc 6"/>
    <w:basedOn w:val="Normal"/>
    <w:next w:val="Normal"/>
    <w:autoRedefine/>
    <w:uiPriority w:val="39"/>
    <w:unhideWhenUsed/>
    <w:rsid w:val="005C42FA"/>
    <w:pPr>
      <w:ind w:left="1100"/>
    </w:pPr>
  </w:style>
  <w:style w:type="paragraph" w:styleId="TOC7">
    <w:name w:val="toc 7"/>
    <w:basedOn w:val="Normal"/>
    <w:next w:val="Normal"/>
    <w:autoRedefine/>
    <w:uiPriority w:val="39"/>
    <w:unhideWhenUsed/>
    <w:rsid w:val="005C42FA"/>
    <w:pPr>
      <w:ind w:left="1320"/>
    </w:pPr>
  </w:style>
  <w:style w:type="paragraph" w:styleId="TOC8">
    <w:name w:val="toc 8"/>
    <w:basedOn w:val="Normal"/>
    <w:next w:val="Normal"/>
    <w:autoRedefine/>
    <w:uiPriority w:val="39"/>
    <w:unhideWhenUsed/>
    <w:rsid w:val="005C42FA"/>
    <w:pPr>
      <w:ind w:left="1540"/>
    </w:pPr>
  </w:style>
  <w:style w:type="paragraph" w:styleId="TOC9">
    <w:name w:val="toc 9"/>
    <w:basedOn w:val="Normal"/>
    <w:next w:val="Normal"/>
    <w:autoRedefine/>
    <w:uiPriority w:val="39"/>
    <w:unhideWhenUsed/>
    <w:rsid w:val="005C42FA"/>
    <w:pPr>
      <w:ind w:left="1760"/>
    </w:pPr>
  </w:style>
  <w:style w:type="paragraph" w:customStyle="1" w:styleId="paragraph">
    <w:name w:val="paragraph"/>
    <w:basedOn w:val="Normal"/>
    <w:rsid w:val="00B66A0B"/>
    <w:pPr>
      <w:spacing w:before="100" w:beforeAutospacing="1" w:after="100" w:afterAutospacing="1" w:line="240" w:lineRule="auto"/>
    </w:pPr>
    <w:rPr>
      <w:rFonts w:ascii="Times" w:hAnsi="Times"/>
      <w:szCs w:val="20"/>
    </w:rPr>
  </w:style>
  <w:style w:type="character" w:customStyle="1" w:styleId="normaltextrun">
    <w:name w:val="normaltextrun"/>
    <w:basedOn w:val="DefaultParagraphFont"/>
    <w:rsid w:val="00B66A0B"/>
  </w:style>
  <w:style w:type="character" w:customStyle="1" w:styleId="eop">
    <w:name w:val="eop"/>
    <w:basedOn w:val="DefaultParagraphFont"/>
    <w:rsid w:val="00B66A0B"/>
  </w:style>
  <w:style w:type="character" w:customStyle="1" w:styleId="spellingerror">
    <w:name w:val="spellingerror"/>
    <w:basedOn w:val="DefaultParagraphFont"/>
    <w:rsid w:val="00B66A0B"/>
  </w:style>
  <w:style w:type="paragraph" w:styleId="FootnoteText">
    <w:name w:val="footnote text"/>
    <w:basedOn w:val="Normal"/>
    <w:link w:val="FootnoteTextChar"/>
    <w:uiPriority w:val="99"/>
    <w:semiHidden/>
    <w:unhideWhenUsed/>
    <w:rsid w:val="007B5A27"/>
    <w:pPr>
      <w:spacing w:after="0" w:line="240" w:lineRule="auto"/>
    </w:pPr>
    <w:rPr>
      <w:szCs w:val="20"/>
    </w:rPr>
  </w:style>
  <w:style w:type="character" w:customStyle="1" w:styleId="FootnoteTextChar">
    <w:name w:val="Footnote Text Char"/>
    <w:basedOn w:val="DefaultParagraphFont"/>
    <w:link w:val="FootnoteText"/>
    <w:uiPriority w:val="99"/>
    <w:semiHidden/>
    <w:rsid w:val="007B5A27"/>
    <w:rPr>
      <w:rFonts w:ascii="Calibri" w:hAnsi="Calibri"/>
      <w:sz w:val="20"/>
      <w:szCs w:val="20"/>
    </w:rPr>
  </w:style>
  <w:style w:type="character" w:styleId="FootnoteReference">
    <w:name w:val="footnote reference"/>
    <w:basedOn w:val="DefaultParagraphFont"/>
    <w:uiPriority w:val="99"/>
    <w:semiHidden/>
    <w:unhideWhenUsed/>
    <w:rsid w:val="007B5A27"/>
    <w:rPr>
      <w:vertAlign w:val="superscript"/>
    </w:rPr>
  </w:style>
  <w:style w:type="table" w:customStyle="1" w:styleId="GridTable2-Accent111">
    <w:name w:val="Grid Table 2 - Accent 111"/>
    <w:basedOn w:val="TableNormal"/>
    <w:uiPriority w:val="47"/>
    <w:rsid w:val="003B545E"/>
    <w:pPr>
      <w:spacing w:after="0" w:line="240" w:lineRule="auto"/>
    </w:pPr>
    <w:tblPr>
      <w:tblStyleRowBandSize w:val="1"/>
      <w:tblStyleColBandSize w:val="1"/>
      <w:tblBorders>
        <w:top w:val="single" w:sz="2" w:space="0" w:color="609BB7" w:themeColor="accent1" w:themeTint="99"/>
        <w:bottom w:val="single" w:sz="2" w:space="0" w:color="609BB7" w:themeColor="accent1" w:themeTint="99"/>
        <w:insideH w:val="single" w:sz="2" w:space="0" w:color="609BB7" w:themeColor="accent1" w:themeTint="99"/>
        <w:insideV w:val="single" w:sz="2" w:space="0" w:color="609BB7" w:themeColor="accent1" w:themeTint="99"/>
      </w:tblBorders>
    </w:tblPr>
    <w:tblStylePr w:type="firstRow">
      <w:rPr>
        <w:b/>
        <w:bCs/>
      </w:rPr>
      <w:tblPr/>
      <w:tcPr>
        <w:tcBorders>
          <w:top w:val="nil"/>
          <w:bottom w:val="single" w:sz="12" w:space="0" w:color="609BB7" w:themeColor="accent1" w:themeTint="99"/>
          <w:insideH w:val="nil"/>
          <w:insideV w:val="nil"/>
        </w:tcBorders>
        <w:shd w:val="clear" w:color="auto" w:fill="FFFFFF" w:themeFill="background1"/>
      </w:tcPr>
    </w:tblStylePr>
    <w:tblStylePr w:type="lastRow">
      <w:rPr>
        <w:b/>
        <w:bCs/>
      </w:rPr>
      <w:tblPr/>
      <w:tcPr>
        <w:tcBorders>
          <w:top w:val="double" w:sz="2" w:space="0" w:color="609BB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DDE7" w:themeFill="accent1" w:themeFillTint="33"/>
      </w:tcPr>
    </w:tblStylePr>
    <w:tblStylePr w:type="band1Horz">
      <w:tblPr/>
      <w:tcPr>
        <w:shd w:val="clear" w:color="auto" w:fill="CADDE7" w:themeFill="accent1" w:themeFillTint="33"/>
      </w:tcPr>
    </w:tblStylePr>
  </w:style>
  <w:style w:type="table" w:customStyle="1" w:styleId="GridTable2-Accent112">
    <w:name w:val="Grid Table 2 - Accent 112"/>
    <w:basedOn w:val="TableNormal"/>
    <w:uiPriority w:val="47"/>
    <w:rsid w:val="004E0BA5"/>
    <w:pPr>
      <w:spacing w:after="0" w:line="240" w:lineRule="auto"/>
    </w:pPr>
    <w:tblPr>
      <w:tblStyleRowBandSize w:val="1"/>
      <w:tblStyleColBandSize w:val="1"/>
      <w:tblBorders>
        <w:top w:val="single" w:sz="2" w:space="0" w:color="609BB7" w:themeColor="accent1" w:themeTint="99"/>
        <w:bottom w:val="single" w:sz="2" w:space="0" w:color="609BB7" w:themeColor="accent1" w:themeTint="99"/>
        <w:insideH w:val="single" w:sz="2" w:space="0" w:color="609BB7" w:themeColor="accent1" w:themeTint="99"/>
        <w:insideV w:val="single" w:sz="2" w:space="0" w:color="609BB7" w:themeColor="accent1" w:themeTint="99"/>
      </w:tblBorders>
    </w:tblPr>
    <w:tblStylePr w:type="firstRow">
      <w:rPr>
        <w:b/>
        <w:bCs/>
      </w:rPr>
      <w:tblPr/>
      <w:tcPr>
        <w:tcBorders>
          <w:top w:val="nil"/>
          <w:bottom w:val="single" w:sz="12" w:space="0" w:color="609BB7" w:themeColor="accent1" w:themeTint="99"/>
          <w:insideH w:val="nil"/>
          <w:insideV w:val="nil"/>
        </w:tcBorders>
        <w:shd w:val="clear" w:color="auto" w:fill="FFFFFF" w:themeFill="background1"/>
      </w:tcPr>
    </w:tblStylePr>
    <w:tblStylePr w:type="lastRow">
      <w:rPr>
        <w:b/>
        <w:bCs/>
      </w:rPr>
      <w:tblPr/>
      <w:tcPr>
        <w:tcBorders>
          <w:top w:val="double" w:sz="2" w:space="0" w:color="609BB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DDE7" w:themeFill="accent1" w:themeFillTint="33"/>
      </w:tcPr>
    </w:tblStylePr>
    <w:tblStylePr w:type="band1Horz">
      <w:tblPr/>
      <w:tcPr>
        <w:shd w:val="clear" w:color="auto" w:fill="CADDE7" w:themeFill="accent1" w:themeFillTint="33"/>
      </w:tcPr>
    </w:tblStylePr>
  </w:style>
  <w:style w:type="paragraph" w:styleId="NoSpacing">
    <w:name w:val="No Spacing"/>
    <w:link w:val="NoSpacingChar"/>
    <w:uiPriority w:val="1"/>
    <w:qFormat/>
    <w:rsid w:val="00AF19EC"/>
    <w:pPr>
      <w:spacing w:after="0" w:line="240" w:lineRule="auto"/>
      <w:jc w:val="both"/>
    </w:pPr>
    <w:rPr>
      <w:rFonts w:eastAsiaTheme="minorEastAsia"/>
    </w:rPr>
  </w:style>
  <w:style w:type="character" w:customStyle="1" w:styleId="NoSpacingChar">
    <w:name w:val="No Spacing Char"/>
    <w:basedOn w:val="DefaultParagraphFont"/>
    <w:link w:val="NoSpacing"/>
    <w:uiPriority w:val="1"/>
    <w:rsid w:val="00AF19EC"/>
    <w:rPr>
      <w:rFonts w:eastAsiaTheme="minorEastAsia"/>
    </w:rPr>
  </w:style>
  <w:style w:type="table" w:customStyle="1" w:styleId="Style1">
    <w:name w:val="Style1"/>
    <w:basedOn w:val="TableNormal"/>
    <w:uiPriority w:val="99"/>
    <w:rsid w:val="001F70FF"/>
    <w:pPr>
      <w:spacing w:after="0" w:line="240" w:lineRule="auto"/>
    </w:pPr>
    <w:tblPr>
      <w:tblStyleColBandSize w:val="1"/>
    </w:tblPr>
    <w:tcPr>
      <w:shd w:val="clear" w:color="auto" w:fill="609BB7" w:themeFill="accent1" w:themeFillTint="99"/>
    </w:tcPr>
  </w:style>
  <w:style w:type="character" w:styleId="BookTitle">
    <w:name w:val="Book Title"/>
    <w:basedOn w:val="DefaultParagraphFont"/>
    <w:uiPriority w:val="33"/>
    <w:qFormat/>
    <w:rsid w:val="003C1539"/>
    <w:rPr>
      <w:b/>
      <w:bCs/>
      <w:i/>
      <w:iCs/>
      <w:spacing w:val="5"/>
    </w:rPr>
  </w:style>
  <w:style w:type="character" w:customStyle="1" w:styleId="Heading5Char">
    <w:name w:val="Heading 5 Char"/>
    <w:basedOn w:val="DefaultParagraphFont"/>
    <w:link w:val="Heading5"/>
    <w:uiPriority w:val="9"/>
    <w:rsid w:val="00C9647D"/>
    <w:rPr>
      <w:rFonts w:asciiTheme="majorHAnsi" w:eastAsiaTheme="majorEastAsia" w:hAnsiTheme="majorHAnsi" w:cstheme="majorBidi"/>
      <w:color w:val="1D3440" w:themeColor="accent1" w:themeShade="BF"/>
    </w:rPr>
  </w:style>
  <w:style w:type="table" w:customStyle="1" w:styleId="GridTable2-Accent211">
    <w:name w:val="Grid Table 2 - Accent 211"/>
    <w:basedOn w:val="TableNormal"/>
    <w:uiPriority w:val="47"/>
    <w:rsid w:val="00BB7D39"/>
    <w:pPr>
      <w:spacing w:after="0" w:line="240" w:lineRule="auto"/>
    </w:pPr>
    <w:tblPr>
      <w:tblStyleRowBandSize w:val="1"/>
      <w:tblStyleColBandSize w:val="1"/>
      <w:tblBorders>
        <w:top w:val="single" w:sz="2" w:space="0" w:color="7CB2CC" w:themeColor="accent2" w:themeTint="99"/>
        <w:bottom w:val="single" w:sz="2" w:space="0" w:color="7CB2CC" w:themeColor="accent2" w:themeTint="99"/>
        <w:insideH w:val="single" w:sz="2" w:space="0" w:color="7CB2CC" w:themeColor="accent2" w:themeTint="99"/>
        <w:insideV w:val="single" w:sz="2" w:space="0" w:color="7CB2CC" w:themeColor="accent2" w:themeTint="99"/>
      </w:tblBorders>
    </w:tblPr>
    <w:tblStylePr w:type="firstRow">
      <w:rPr>
        <w:b/>
        <w:bCs/>
      </w:rPr>
      <w:tblPr/>
      <w:tcPr>
        <w:tcBorders>
          <w:top w:val="nil"/>
          <w:bottom w:val="single" w:sz="12" w:space="0" w:color="7CB2CC" w:themeColor="accent2" w:themeTint="99"/>
          <w:insideH w:val="nil"/>
          <w:insideV w:val="nil"/>
        </w:tcBorders>
        <w:shd w:val="clear" w:color="auto" w:fill="FFFFFF" w:themeFill="background1"/>
      </w:tcPr>
    </w:tblStylePr>
    <w:tblStylePr w:type="lastRow">
      <w:rPr>
        <w:b/>
        <w:bCs/>
      </w:rPr>
      <w:tblPr/>
      <w:tcPr>
        <w:tcBorders>
          <w:top w:val="double" w:sz="2" w:space="0" w:color="7CB2C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EE" w:themeFill="accent2" w:themeFillTint="33"/>
      </w:tcPr>
    </w:tblStylePr>
    <w:tblStylePr w:type="band1Horz">
      <w:tblPr/>
      <w:tcPr>
        <w:shd w:val="clear" w:color="auto" w:fill="D3E5EE" w:themeFill="accent2" w:themeFillTint="33"/>
      </w:tcPr>
    </w:tblStylePr>
  </w:style>
  <w:style w:type="character" w:customStyle="1" w:styleId="logdata">
    <w:name w:val="logdata"/>
    <w:basedOn w:val="DefaultParagraphFont"/>
    <w:rsid w:val="00A20FAD"/>
  </w:style>
  <w:style w:type="table" w:customStyle="1" w:styleId="GridTable2-Accent212">
    <w:name w:val="Grid Table 2 - Accent 212"/>
    <w:basedOn w:val="TableNormal"/>
    <w:uiPriority w:val="47"/>
    <w:rsid w:val="000746DE"/>
    <w:pPr>
      <w:spacing w:after="0" w:line="240" w:lineRule="auto"/>
    </w:pPr>
    <w:tblPr>
      <w:tblStyleRowBandSize w:val="1"/>
      <w:tblStyleColBandSize w:val="1"/>
      <w:tblBorders>
        <w:top w:val="single" w:sz="2" w:space="0" w:color="7CB2CC" w:themeColor="accent2" w:themeTint="99"/>
        <w:bottom w:val="single" w:sz="2" w:space="0" w:color="7CB2CC" w:themeColor="accent2" w:themeTint="99"/>
        <w:insideH w:val="single" w:sz="2" w:space="0" w:color="7CB2CC" w:themeColor="accent2" w:themeTint="99"/>
        <w:insideV w:val="single" w:sz="2" w:space="0" w:color="7CB2CC" w:themeColor="accent2" w:themeTint="99"/>
      </w:tblBorders>
    </w:tblPr>
    <w:tblStylePr w:type="firstRow">
      <w:rPr>
        <w:b/>
        <w:bCs/>
      </w:rPr>
      <w:tblPr/>
      <w:tcPr>
        <w:tcBorders>
          <w:top w:val="nil"/>
          <w:bottom w:val="single" w:sz="12" w:space="0" w:color="7CB2CC" w:themeColor="accent2" w:themeTint="99"/>
          <w:insideH w:val="nil"/>
          <w:insideV w:val="nil"/>
        </w:tcBorders>
        <w:shd w:val="clear" w:color="auto" w:fill="FFFFFF" w:themeFill="background1"/>
      </w:tcPr>
    </w:tblStylePr>
    <w:tblStylePr w:type="lastRow">
      <w:rPr>
        <w:b/>
        <w:bCs/>
      </w:rPr>
      <w:tblPr/>
      <w:tcPr>
        <w:tcBorders>
          <w:top w:val="double" w:sz="2" w:space="0" w:color="7CB2C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EE" w:themeFill="accent2" w:themeFillTint="33"/>
      </w:tcPr>
    </w:tblStylePr>
    <w:tblStylePr w:type="band1Horz">
      <w:tblPr/>
      <w:tcPr>
        <w:shd w:val="clear" w:color="auto" w:fill="D3E5EE" w:themeFill="accent2" w:themeFillTint="33"/>
      </w:tcPr>
    </w:tblStylePr>
  </w:style>
  <w:style w:type="character" w:styleId="Mention">
    <w:name w:val="Mention"/>
    <w:basedOn w:val="DefaultParagraphFont"/>
    <w:uiPriority w:val="99"/>
    <w:semiHidden/>
    <w:unhideWhenUsed/>
    <w:rsid w:val="00CB02AC"/>
    <w:rPr>
      <w:color w:val="2B579A"/>
      <w:shd w:val="clear" w:color="auto" w:fill="E6E6E6"/>
    </w:rPr>
  </w:style>
  <w:style w:type="paragraph" w:customStyle="1" w:styleId="Appendix">
    <w:name w:val="Appendix"/>
    <w:basedOn w:val="Normal"/>
    <w:rsid w:val="00194210"/>
    <w:pPr>
      <w:numPr>
        <w:numId w:val="21"/>
      </w:numPr>
    </w:pPr>
  </w:style>
  <w:style w:type="character" w:styleId="UnresolvedMention">
    <w:name w:val="Unresolved Mention"/>
    <w:basedOn w:val="DefaultParagraphFont"/>
    <w:uiPriority w:val="99"/>
    <w:semiHidden/>
    <w:unhideWhenUsed/>
    <w:rsid w:val="008D1986"/>
    <w:rPr>
      <w:color w:val="808080"/>
      <w:shd w:val="clear" w:color="auto" w:fill="E6E6E6"/>
    </w:rPr>
  </w:style>
  <w:style w:type="table" w:customStyle="1" w:styleId="GridTable2-Accent213">
    <w:name w:val="Grid Table 2 - Accent 213"/>
    <w:basedOn w:val="TableNormal"/>
    <w:uiPriority w:val="47"/>
    <w:rsid w:val="00A60320"/>
    <w:pPr>
      <w:spacing w:after="0" w:line="240" w:lineRule="auto"/>
    </w:pPr>
    <w:tblPr>
      <w:tblStyleRowBandSize w:val="1"/>
      <w:tblStyleColBandSize w:val="1"/>
      <w:tblBorders>
        <w:top w:val="single" w:sz="2" w:space="0" w:color="7CB2CC" w:themeColor="accent2" w:themeTint="99"/>
        <w:bottom w:val="single" w:sz="2" w:space="0" w:color="7CB2CC" w:themeColor="accent2" w:themeTint="99"/>
        <w:insideH w:val="single" w:sz="2" w:space="0" w:color="7CB2CC" w:themeColor="accent2" w:themeTint="99"/>
        <w:insideV w:val="single" w:sz="2" w:space="0" w:color="7CB2CC" w:themeColor="accent2" w:themeTint="99"/>
      </w:tblBorders>
    </w:tblPr>
    <w:tblStylePr w:type="firstRow">
      <w:rPr>
        <w:b/>
        <w:bCs/>
      </w:rPr>
      <w:tblPr/>
      <w:tcPr>
        <w:tcBorders>
          <w:top w:val="nil"/>
          <w:bottom w:val="single" w:sz="12" w:space="0" w:color="7CB2CC" w:themeColor="accent2" w:themeTint="99"/>
          <w:insideH w:val="nil"/>
          <w:insideV w:val="nil"/>
        </w:tcBorders>
        <w:shd w:val="clear" w:color="auto" w:fill="FFFFFF" w:themeFill="background1"/>
      </w:tcPr>
    </w:tblStylePr>
    <w:tblStylePr w:type="lastRow">
      <w:rPr>
        <w:b/>
        <w:bCs/>
      </w:rPr>
      <w:tblPr/>
      <w:tcPr>
        <w:tcBorders>
          <w:top w:val="double" w:sz="2" w:space="0" w:color="7CB2C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EE" w:themeFill="accent2" w:themeFillTint="33"/>
      </w:tcPr>
    </w:tblStylePr>
    <w:tblStylePr w:type="band1Horz">
      <w:tblPr/>
      <w:tcPr>
        <w:shd w:val="clear" w:color="auto" w:fill="D3E5EE" w:themeFill="accent2" w:themeFillTint="33"/>
      </w:tcPr>
    </w:tblStylePr>
  </w:style>
  <w:style w:type="table" w:customStyle="1" w:styleId="GridTable2-Accent214">
    <w:name w:val="Grid Table 2 - Accent 214"/>
    <w:basedOn w:val="TableNormal"/>
    <w:uiPriority w:val="47"/>
    <w:rsid w:val="007244F0"/>
    <w:pPr>
      <w:spacing w:after="0" w:line="240" w:lineRule="auto"/>
    </w:pPr>
    <w:tblPr>
      <w:tblStyleRowBandSize w:val="1"/>
      <w:tblStyleColBandSize w:val="1"/>
      <w:tblBorders>
        <w:top w:val="single" w:sz="2" w:space="0" w:color="7CB2CC" w:themeColor="accent2" w:themeTint="99"/>
        <w:bottom w:val="single" w:sz="2" w:space="0" w:color="7CB2CC" w:themeColor="accent2" w:themeTint="99"/>
        <w:insideH w:val="single" w:sz="2" w:space="0" w:color="7CB2CC" w:themeColor="accent2" w:themeTint="99"/>
        <w:insideV w:val="single" w:sz="2" w:space="0" w:color="7CB2CC" w:themeColor="accent2" w:themeTint="99"/>
      </w:tblBorders>
    </w:tblPr>
    <w:tblStylePr w:type="firstRow">
      <w:rPr>
        <w:b/>
        <w:bCs/>
      </w:rPr>
      <w:tblPr/>
      <w:tcPr>
        <w:tcBorders>
          <w:top w:val="nil"/>
          <w:bottom w:val="single" w:sz="12" w:space="0" w:color="7CB2CC" w:themeColor="accent2" w:themeTint="99"/>
          <w:insideH w:val="nil"/>
          <w:insideV w:val="nil"/>
        </w:tcBorders>
        <w:shd w:val="clear" w:color="auto" w:fill="FFFFFF" w:themeFill="background1"/>
      </w:tcPr>
    </w:tblStylePr>
    <w:tblStylePr w:type="lastRow">
      <w:rPr>
        <w:b/>
        <w:bCs/>
      </w:rPr>
      <w:tblPr/>
      <w:tcPr>
        <w:tcBorders>
          <w:top w:val="double" w:sz="2" w:space="0" w:color="7CB2C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EE" w:themeFill="accent2" w:themeFillTint="33"/>
      </w:tcPr>
    </w:tblStylePr>
    <w:tblStylePr w:type="band1Horz">
      <w:tblPr/>
      <w:tcPr>
        <w:shd w:val="clear" w:color="auto" w:fill="D3E5EE" w:themeFill="accent2" w:themeFillTint="33"/>
      </w:tcPr>
    </w:tblStylePr>
  </w:style>
  <w:style w:type="table" w:customStyle="1" w:styleId="GridTable2-Accent215">
    <w:name w:val="Grid Table 2 - Accent 215"/>
    <w:basedOn w:val="TableNormal"/>
    <w:uiPriority w:val="47"/>
    <w:rsid w:val="00FE2DD5"/>
    <w:pPr>
      <w:spacing w:after="0" w:line="240" w:lineRule="auto"/>
    </w:pPr>
    <w:tblPr>
      <w:tblStyleRowBandSize w:val="1"/>
      <w:tblStyleColBandSize w:val="1"/>
      <w:tblBorders>
        <w:top w:val="single" w:sz="2" w:space="0" w:color="7CB2CC" w:themeColor="accent2" w:themeTint="99"/>
        <w:bottom w:val="single" w:sz="2" w:space="0" w:color="7CB2CC" w:themeColor="accent2" w:themeTint="99"/>
        <w:insideH w:val="single" w:sz="2" w:space="0" w:color="7CB2CC" w:themeColor="accent2" w:themeTint="99"/>
        <w:insideV w:val="single" w:sz="2" w:space="0" w:color="7CB2CC" w:themeColor="accent2" w:themeTint="99"/>
      </w:tblBorders>
    </w:tblPr>
    <w:tblStylePr w:type="firstRow">
      <w:rPr>
        <w:b/>
        <w:bCs/>
      </w:rPr>
      <w:tblPr/>
      <w:tcPr>
        <w:tcBorders>
          <w:top w:val="nil"/>
          <w:bottom w:val="single" w:sz="12" w:space="0" w:color="7CB2CC" w:themeColor="accent2" w:themeTint="99"/>
          <w:insideH w:val="nil"/>
          <w:insideV w:val="nil"/>
        </w:tcBorders>
        <w:shd w:val="clear" w:color="auto" w:fill="FFFFFF" w:themeFill="background1"/>
      </w:tcPr>
    </w:tblStylePr>
    <w:tblStylePr w:type="lastRow">
      <w:rPr>
        <w:b/>
        <w:bCs/>
      </w:rPr>
      <w:tblPr/>
      <w:tcPr>
        <w:tcBorders>
          <w:top w:val="double" w:sz="2" w:space="0" w:color="7CB2C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EE" w:themeFill="accent2" w:themeFillTint="33"/>
      </w:tcPr>
    </w:tblStylePr>
    <w:tblStylePr w:type="band1Horz">
      <w:tblPr/>
      <w:tcPr>
        <w:shd w:val="clear" w:color="auto" w:fill="D3E5EE" w:themeFill="accent2" w:themeFillTint="33"/>
      </w:tcPr>
    </w:tblStylePr>
  </w:style>
  <w:style w:type="table" w:customStyle="1" w:styleId="GridTable2-Accent2121">
    <w:name w:val="Grid Table 2 - Accent 2121"/>
    <w:basedOn w:val="TableNormal"/>
    <w:uiPriority w:val="47"/>
    <w:rsid w:val="00697CFA"/>
    <w:pPr>
      <w:spacing w:after="0" w:line="240" w:lineRule="auto"/>
    </w:pPr>
    <w:tblPr>
      <w:tblStyleRowBandSize w:val="1"/>
      <w:tblStyleColBandSize w:val="1"/>
      <w:tblBorders>
        <w:top w:val="single" w:sz="2" w:space="0" w:color="7CB2CC" w:themeColor="accent2" w:themeTint="99"/>
        <w:bottom w:val="single" w:sz="2" w:space="0" w:color="7CB2CC" w:themeColor="accent2" w:themeTint="99"/>
        <w:insideH w:val="single" w:sz="2" w:space="0" w:color="7CB2CC" w:themeColor="accent2" w:themeTint="99"/>
        <w:insideV w:val="single" w:sz="2" w:space="0" w:color="7CB2CC" w:themeColor="accent2" w:themeTint="99"/>
      </w:tblBorders>
    </w:tblPr>
    <w:tblStylePr w:type="firstRow">
      <w:rPr>
        <w:b/>
        <w:bCs/>
      </w:rPr>
      <w:tblPr/>
      <w:tcPr>
        <w:tcBorders>
          <w:top w:val="nil"/>
          <w:bottom w:val="single" w:sz="12" w:space="0" w:color="7CB2CC" w:themeColor="accent2" w:themeTint="99"/>
          <w:insideH w:val="nil"/>
          <w:insideV w:val="nil"/>
        </w:tcBorders>
        <w:shd w:val="clear" w:color="auto" w:fill="FFFFFF" w:themeFill="background1"/>
      </w:tcPr>
    </w:tblStylePr>
    <w:tblStylePr w:type="lastRow">
      <w:rPr>
        <w:b/>
        <w:bCs/>
      </w:rPr>
      <w:tblPr/>
      <w:tcPr>
        <w:tcBorders>
          <w:top w:val="double" w:sz="2" w:space="0" w:color="7CB2C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EE" w:themeFill="accent2" w:themeFillTint="33"/>
      </w:tcPr>
    </w:tblStylePr>
    <w:tblStylePr w:type="band1Horz">
      <w:tblPr/>
      <w:tcPr>
        <w:shd w:val="clear" w:color="auto" w:fill="D3E5EE" w:themeFill="accent2" w:themeFillTint="33"/>
      </w:tcPr>
    </w:tblStylePr>
  </w:style>
  <w:style w:type="table" w:customStyle="1" w:styleId="GridTable2-Accent216">
    <w:name w:val="Grid Table 2 - Accent 216"/>
    <w:basedOn w:val="TableNormal"/>
    <w:uiPriority w:val="47"/>
    <w:rsid w:val="00C57697"/>
    <w:pPr>
      <w:spacing w:after="0" w:line="240" w:lineRule="auto"/>
    </w:pPr>
    <w:tblPr>
      <w:tblStyleRowBandSize w:val="1"/>
      <w:tblStyleColBandSize w:val="1"/>
      <w:tblBorders>
        <w:top w:val="single" w:sz="2" w:space="0" w:color="7CB2CC" w:themeColor="accent2" w:themeTint="99"/>
        <w:bottom w:val="single" w:sz="2" w:space="0" w:color="7CB2CC" w:themeColor="accent2" w:themeTint="99"/>
        <w:insideH w:val="single" w:sz="2" w:space="0" w:color="7CB2CC" w:themeColor="accent2" w:themeTint="99"/>
        <w:insideV w:val="single" w:sz="2" w:space="0" w:color="7CB2CC" w:themeColor="accent2" w:themeTint="99"/>
      </w:tblBorders>
    </w:tblPr>
    <w:tblStylePr w:type="firstRow">
      <w:rPr>
        <w:b/>
        <w:bCs/>
      </w:rPr>
      <w:tblPr/>
      <w:tcPr>
        <w:tcBorders>
          <w:top w:val="nil"/>
          <w:bottom w:val="single" w:sz="12" w:space="0" w:color="7CB2CC" w:themeColor="accent2" w:themeTint="99"/>
          <w:insideH w:val="nil"/>
          <w:insideV w:val="nil"/>
        </w:tcBorders>
        <w:shd w:val="clear" w:color="auto" w:fill="FFFFFF" w:themeFill="background1"/>
      </w:tcPr>
    </w:tblStylePr>
    <w:tblStylePr w:type="lastRow">
      <w:rPr>
        <w:b/>
        <w:bCs/>
      </w:rPr>
      <w:tblPr/>
      <w:tcPr>
        <w:tcBorders>
          <w:top w:val="double" w:sz="2" w:space="0" w:color="7CB2C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EE" w:themeFill="accent2" w:themeFillTint="33"/>
      </w:tcPr>
    </w:tblStylePr>
    <w:tblStylePr w:type="band1Horz">
      <w:tblPr/>
      <w:tcPr>
        <w:shd w:val="clear" w:color="auto" w:fill="D3E5EE" w:themeFill="accent2" w:themeFillTint="33"/>
      </w:tcPr>
    </w:tblStylePr>
  </w:style>
  <w:style w:type="table" w:customStyle="1" w:styleId="GridTable2-Accent217">
    <w:name w:val="Grid Table 2 - Accent 217"/>
    <w:basedOn w:val="TableNormal"/>
    <w:uiPriority w:val="47"/>
    <w:rsid w:val="00C121AA"/>
    <w:pPr>
      <w:spacing w:after="0" w:line="240" w:lineRule="auto"/>
    </w:pPr>
    <w:tblPr>
      <w:tblStyleRowBandSize w:val="1"/>
      <w:tblStyleColBandSize w:val="1"/>
      <w:tblBorders>
        <w:top w:val="single" w:sz="2" w:space="0" w:color="7CB2CC" w:themeColor="accent2" w:themeTint="99"/>
        <w:bottom w:val="single" w:sz="2" w:space="0" w:color="7CB2CC" w:themeColor="accent2" w:themeTint="99"/>
        <w:insideH w:val="single" w:sz="2" w:space="0" w:color="7CB2CC" w:themeColor="accent2" w:themeTint="99"/>
        <w:insideV w:val="single" w:sz="2" w:space="0" w:color="7CB2CC" w:themeColor="accent2" w:themeTint="99"/>
      </w:tblBorders>
    </w:tblPr>
    <w:tblStylePr w:type="firstRow">
      <w:rPr>
        <w:b/>
        <w:bCs/>
      </w:rPr>
      <w:tblPr/>
      <w:tcPr>
        <w:tcBorders>
          <w:top w:val="nil"/>
          <w:bottom w:val="single" w:sz="12" w:space="0" w:color="7CB2CC" w:themeColor="accent2" w:themeTint="99"/>
          <w:insideH w:val="nil"/>
          <w:insideV w:val="nil"/>
        </w:tcBorders>
        <w:shd w:val="clear" w:color="auto" w:fill="FFFFFF" w:themeFill="background1"/>
      </w:tcPr>
    </w:tblStylePr>
    <w:tblStylePr w:type="lastRow">
      <w:rPr>
        <w:b/>
        <w:bCs/>
      </w:rPr>
      <w:tblPr/>
      <w:tcPr>
        <w:tcBorders>
          <w:top w:val="double" w:sz="2" w:space="0" w:color="7CB2C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EE" w:themeFill="accent2" w:themeFillTint="33"/>
      </w:tcPr>
    </w:tblStylePr>
    <w:tblStylePr w:type="band1Horz">
      <w:tblPr/>
      <w:tcPr>
        <w:shd w:val="clear" w:color="auto" w:fill="D3E5EE"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60192">
      <w:bodyDiv w:val="1"/>
      <w:marLeft w:val="0"/>
      <w:marRight w:val="0"/>
      <w:marTop w:val="0"/>
      <w:marBottom w:val="0"/>
      <w:divBdr>
        <w:top w:val="none" w:sz="0" w:space="0" w:color="auto"/>
        <w:left w:val="none" w:sz="0" w:space="0" w:color="auto"/>
        <w:bottom w:val="none" w:sz="0" w:space="0" w:color="auto"/>
        <w:right w:val="none" w:sz="0" w:space="0" w:color="auto"/>
      </w:divBdr>
      <w:divsChild>
        <w:div w:id="599263763">
          <w:marLeft w:val="0"/>
          <w:marRight w:val="0"/>
          <w:marTop w:val="0"/>
          <w:marBottom w:val="0"/>
          <w:divBdr>
            <w:top w:val="none" w:sz="0" w:space="0" w:color="auto"/>
            <w:left w:val="none" w:sz="0" w:space="0" w:color="auto"/>
            <w:bottom w:val="none" w:sz="0" w:space="0" w:color="auto"/>
            <w:right w:val="none" w:sz="0" w:space="0" w:color="auto"/>
          </w:divBdr>
        </w:div>
        <w:div w:id="1853952325">
          <w:marLeft w:val="0"/>
          <w:marRight w:val="0"/>
          <w:marTop w:val="0"/>
          <w:marBottom w:val="0"/>
          <w:divBdr>
            <w:top w:val="none" w:sz="0" w:space="0" w:color="auto"/>
            <w:left w:val="none" w:sz="0" w:space="0" w:color="auto"/>
            <w:bottom w:val="none" w:sz="0" w:space="0" w:color="auto"/>
            <w:right w:val="none" w:sz="0" w:space="0" w:color="auto"/>
          </w:divBdr>
          <w:divsChild>
            <w:div w:id="1160079807">
              <w:marLeft w:val="-75"/>
              <w:marRight w:val="0"/>
              <w:marTop w:val="30"/>
              <w:marBottom w:val="30"/>
              <w:divBdr>
                <w:top w:val="none" w:sz="0" w:space="0" w:color="auto"/>
                <w:left w:val="none" w:sz="0" w:space="0" w:color="auto"/>
                <w:bottom w:val="none" w:sz="0" w:space="0" w:color="auto"/>
                <w:right w:val="none" w:sz="0" w:space="0" w:color="auto"/>
              </w:divBdr>
              <w:divsChild>
                <w:div w:id="456146908">
                  <w:marLeft w:val="0"/>
                  <w:marRight w:val="0"/>
                  <w:marTop w:val="0"/>
                  <w:marBottom w:val="0"/>
                  <w:divBdr>
                    <w:top w:val="none" w:sz="0" w:space="0" w:color="auto"/>
                    <w:left w:val="none" w:sz="0" w:space="0" w:color="auto"/>
                    <w:bottom w:val="none" w:sz="0" w:space="0" w:color="auto"/>
                    <w:right w:val="none" w:sz="0" w:space="0" w:color="auto"/>
                  </w:divBdr>
                  <w:divsChild>
                    <w:div w:id="62877224">
                      <w:marLeft w:val="60"/>
                      <w:marRight w:val="0"/>
                      <w:marTop w:val="0"/>
                      <w:marBottom w:val="0"/>
                      <w:divBdr>
                        <w:top w:val="none" w:sz="0" w:space="0" w:color="auto"/>
                        <w:left w:val="none" w:sz="0" w:space="0" w:color="auto"/>
                        <w:bottom w:val="none" w:sz="0" w:space="0" w:color="auto"/>
                        <w:right w:val="none" w:sz="0" w:space="0" w:color="auto"/>
                      </w:divBdr>
                    </w:div>
                  </w:divsChild>
                </w:div>
                <w:div w:id="545727182">
                  <w:marLeft w:val="0"/>
                  <w:marRight w:val="0"/>
                  <w:marTop w:val="0"/>
                  <w:marBottom w:val="0"/>
                  <w:divBdr>
                    <w:top w:val="none" w:sz="0" w:space="0" w:color="auto"/>
                    <w:left w:val="none" w:sz="0" w:space="0" w:color="auto"/>
                    <w:bottom w:val="none" w:sz="0" w:space="0" w:color="auto"/>
                    <w:right w:val="none" w:sz="0" w:space="0" w:color="auto"/>
                  </w:divBdr>
                  <w:divsChild>
                    <w:div w:id="165173125">
                      <w:marLeft w:val="60"/>
                      <w:marRight w:val="0"/>
                      <w:marTop w:val="0"/>
                      <w:marBottom w:val="0"/>
                      <w:divBdr>
                        <w:top w:val="none" w:sz="0" w:space="0" w:color="auto"/>
                        <w:left w:val="none" w:sz="0" w:space="0" w:color="auto"/>
                        <w:bottom w:val="none" w:sz="0" w:space="0" w:color="auto"/>
                        <w:right w:val="none" w:sz="0" w:space="0" w:color="auto"/>
                      </w:divBdr>
                    </w:div>
                  </w:divsChild>
                </w:div>
                <w:div w:id="880361410">
                  <w:marLeft w:val="0"/>
                  <w:marRight w:val="0"/>
                  <w:marTop w:val="0"/>
                  <w:marBottom w:val="0"/>
                  <w:divBdr>
                    <w:top w:val="none" w:sz="0" w:space="0" w:color="auto"/>
                    <w:left w:val="none" w:sz="0" w:space="0" w:color="auto"/>
                    <w:bottom w:val="none" w:sz="0" w:space="0" w:color="auto"/>
                    <w:right w:val="none" w:sz="0" w:space="0" w:color="auto"/>
                  </w:divBdr>
                  <w:divsChild>
                    <w:div w:id="714934240">
                      <w:marLeft w:val="0"/>
                      <w:marRight w:val="0"/>
                      <w:marTop w:val="0"/>
                      <w:marBottom w:val="0"/>
                      <w:divBdr>
                        <w:top w:val="none" w:sz="0" w:space="0" w:color="auto"/>
                        <w:left w:val="none" w:sz="0" w:space="0" w:color="auto"/>
                        <w:bottom w:val="none" w:sz="0" w:space="0" w:color="auto"/>
                        <w:right w:val="none" w:sz="0" w:space="0" w:color="auto"/>
                      </w:divBdr>
                    </w:div>
                  </w:divsChild>
                </w:div>
                <w:div w:id="980381662">
                  <w:marLeft w:val="0"/>
                  <w:marRight w:val="0"/>
                  <w:marTop w:val="0"/>
                  <w:marBottom w:val="0"/>
                  <w:divBdr>
                    <w:top w:val="none" w:sz="0" w:space="0" w:color="auto"/>
                    <w:left w:val="none" w:sz="0" w:space="0" w:color="auto"/>
                    <w:bottom w:val="none" w:sz="0" w:space="0" w:color="auto"/>
                    <w:right w:val="none" w:sz="0" w:space="0" w:color="auto"/>
                  </w:divBdr>
                  <w:divsChild>
                    <w:div w:id="2061900703">
                      <w:marLeft w:val="0"/>
                      <w:marRight w:val="0"/>
                      <w:marTop w:val="0"/>
                      <w:marBottom w:val="0"/>
                      <w:divBdr>
                        <w:top w:val="none" w:sz="0" w:space="0" w:color="auto"/>
                        <w:left w:val="none" w:sz="0" w:space="0" w:color="auto"/>
                        <w:bottom w:val="none" w:sz="0" w:space="0" w:color="auto"/>
                        <w:right w:val="none" w:sz="0" w:space="0" w:color="auto"/>
                      </w:divBdr>
                    </w:div>
                  </w:divsChild>
                </w:div>
                <w:div w:id="1017118852">
                  <w:marLeft w:val="0"/>
                  <w:marRight w:val="0"/>
                  <w:marTop w:val="0"/>
                  <w:marBottom w:val="0"/>
                  <w:divBdr>
                    <w:top w:val="none" w:sz="0" w:space="0" w:color="auto"/>
                    <w:left w:val="none" w:sz="0" w:space="0" w:color="auto"/>
                    <w:bottom w:val="none" w:sz="0" w:space="0" w:color="auto"/>
                    <w:right w:val="none" w:sz="0" w:space="0" w:color="auto"/>
                  </w:divBdr>
                  <w:divsChild>
                    <w:div w:id="1260481305">
                      <w:marLeft w:val="60"/>
                      <w:marRight w:val="0"/>
                      <w:marTop w:val="0"/>
                      <w:marBottom w:val="0"/>
                      <w:divBdr>
                        <w:top w:val="none" w:sz="0" w:space="0" w:color="auto"/>
                        <w:left w:val="none" w:sz="0" w:space="0" w:color="auto"/>
                        <w:bottom w:val="none" w:sz="0" w:space="0" w:color="auto"/>
                        <w:right w:val="none" w:sz="0" w:space="0" w:color="auto"/>
                      </w:divBdr>
                    </w:div>
                  </w:divsChild>
                </w:div>
                <w:div w:id="1064915747">
                  <w:marLeft w:val="0"/>
                  <w:marRight w:val="0"/>
                  <w:marTop w:val="0"/>
                  <w:marBottom w:val="0"/>
                  <w:divBdr>
                    <w:top w:val="none" w:sz="0" w:space="0" w:color="auto"/>
                    <w:left w:val="none" w:sz="0" w:space="0" w:color="auto"/>
                    <w:bottom w:val="none" w:sz="0" w:space="0" w:color="auto"/>
                    <w:right w:val="none" w:sz="0" w:space="0" w:color="auto"/>
                  </w:divBdr>
                  <w:divsChild>
                    <w:div w:id="827088120">
                      <w:marLeft w:val="60"/>
                      <w:marRight w:val="0"/>
                      <w:marTop w:val="0"/>
                      <w:marBottom w:val="0"/>
                      <w:divBdr>
                        <w:top w:val="none" w:sz="0" w:space="0" w:color="auto"/>
                        <w:left w:val="none" w:sz="0" w:space="0" w:color="auto"/>
                        <w:bottom w:val="none" w:sz="0" w:space="0" w:color="auto"/>
                        <w:right w:val="none" w:sz="0" w:space="0" w:color="auto"/>
                      </w:divBdr>
                    </w:div>
                  </w:divsChild>
                </w:div>
                <w:div w:id="1188786446">
                  <w:marLeft w:val="0"/>
                  <w:marRight w:val="0"/>
                  <w:marTop w:val="0"/>
                  <w:marBottom w:val="0"/>
                  <w:divBdr>
                    <w:top w:val="none" w:sz="0" w:space="0" w:color="auto"/>
                    <w:left w:val="none" w:sz="0" w:space="0" w:color="auto"/>
                    <w:bottom w:val="none" w:sz="0" w:space="0" w:color="auto"/>
                    <w:right w:val="none" w:sz="0" w:space="0" w:color="auto"/>
                  </w:divBdr>
                  <w:divsChild>
                    <w:div w:id="1169057277">
                      <w:marLeft w:val="0"/>
                      <w:marRight w:val="0"/>
                      <w:marTop w:val="0"/>
                      <w:marBottom w:val="0"/>
                      <w:divBdr>
                        <w:top w:val="none" w:sz="0" w:space="0" w:color="auto"/>
                        <w:left w:val="none" w:sz="0" w:space="0" w:color="auto"/>
                        <w:bottom w:val="none" w:sz="0" w:space="0" w:color="auto"/>
                        <w:right w:val="none" w:sz="0" w:space="0" w:color="auto"/>
                      </w:divBdr>
                    </w:div>
                  </w:divsChild>
                </w:div>
                <w:div w:id="1345211664">
                  <w:marLeft w:val="0"/>
                  <w:marRight w:val="0"/>
                  <w:marTop w:val="0"/>
                  <w:marBottom w:val="0"/>
                  <w:divBdr>
                    <w:top w:val="none" w:sz="0" w:space="0" w:color="auto"/>
                    <w:left w:val="none" w:sz="0" w:space="0" w:color="auto"/>
                    <w:bottom w:val="none" w:sz="0" w:space="0" w:color="auto"/>
                    <w:right w:val="none" w:sz="0" w:space="0" w:color="auto"/>
                  </w:divBdr>
                  <w:divsChild>
                    <w:div w:id="348800594">
                      <w:marLeft w:val="0"/>
                      <w:marRight w:val="0"/>
                      <w:marTop w:val="0"/>
                      <w:marBottom w:val="0"/>
                      <w:divBdr>
                        <w:top w:val="none" w:sz="0" w:space="0" w:color="auto"/>
                        <w:left w:val="none" w:sz="0" w:space="0" w:color="auto"/>
                        <w:bottom w:val="none" w:sz="0" w:space="0" w:color="auto"/>
                        <w:right w:val="none" w:sz="0" w:space="0" w:color="auto"/>
                      </w:divBdr>
                    </w:div>
                  </w:divsChild>
                </w:div>
                <w:div w:id="1372000629">
                  <w:marLeft w:val="0"/>
                  <w:marRight w:val="0"/>
                  <w:marTop w:val="0"/>
                  <w:marBottom w:val="0"/>
                  <w:divBdr>
                    <w:top w:val="none" w:sz="0" w:space="0" w:color="auto"/>
                    <w:left w:val="none" w:sz="0" w:space="0" w:color="auto"/>
                    <w:bottom w:val="none" w:sz="0" w:space="0" w:color="auto"/>
                    <w:right w:val="none" w:sz="0" w:space="0" w:color="auto"/>
                  </w:divBdr>
                  <w:divsChild>
                    <w:div w:id="909582494">
                      <w:marLeft w:val="60"/>
                      <w:marRight w:val="0"/>
                      <w:marTop w:val="0"/>
                      <w:marBottom w:val="0"/>
                      <w:divBdr>
                        <w:top w:val="none" w:sz="0" w:space="0" w:color="auto"/>
                        <w:left w:val="none" w:sz="0" w:space="0" w:color="auto"/>
                        <w:bottom w:val="none" w:sz="0" w:space="0" w:color="auto"/>
                        <w:right w:val="none" w:sz="0" w:space="0" w:color="auto"/>
                      </w:divBdr>
                    </w:div>
                  </w:divsChild>
                </w:div>
                <w:div w:id="1602178897">
                  <w:marLeft w:val="0"/>
                  <w:marRight w:val="0"/>
                  <w:marTop w:val="0"/>
                  <w:marBottom w:val="0"/>
                  <w:divBdr>
                    <w:top w:val="none" w:sz="0" w:space="0" w:color="auto"/>
                    <w:left w:val="none" w:sz="0" w:space="0" w:color="auto"/>
                    <w:bottom w:val="none" w:sz="0" w:space="0" w:color="auto"/>
                    <w:right w:val="none" w:sz="0" w:space="0" w:color="auto"/>
                  </w:divBdr>
                  <w:divsChild>
                    <w:div w:id="1445613162">
                      <w:marLeft w:val="60"/>
                      <w:marRight w:val="0"/>
                      <w:marTop w:val="0"/>
                      <w:marBottom w:val="0"/>
                      <w:divBdr>
                        <w:top w:val="none" w:sz="0" w:space="0" w:color="auto"/>
                        <w:left w:val="none" w:sz="0" w:space="0" w:color="auto"/>
                        <w:bottom w:val="none" w:sz="0" w:space="0" w:color="auto"/>
                        <w:right w:val="none" w:sz="0" w:space="0" w:color="auto"/>
                      </w:divBdr>
                    </w:div>
                  </w:divsChild>
                </w:div>
                <w:div w:id="1840076143">
                  <w:marLeft w:val="0"/>
                  <w:marRight w:val="0"/>
                  <w:marTop w:val="0"/>
                  <w:marBottom w:val="0"/>
                  <w:divBdr>
                    <w:top w:val="none" w:sz="0" w:space="0" w:color="auto"/>
                    <w:left w:val="none" w:sz="0" w:space="0" w:color="auto"/>
                    <w:bottom w:val="none" w:sz="0" w:space="0" w:color="auto"/>
                    <w:right w:val="none" w:sz="0" w:space="0" w:color="auto"/>
                  </w:divBdr>
                  <w:divsChild>
                    <w:div w:id="786856307">
                      <w:marLeft w:val="0"/>
                      <w:marRight w:val="0"/>
                      <w:marTop w:val="0"/>
                      <w:marBottom w:val="0"/>
                      <w:divBdr>
                        <w:top w:val="none" w:sz="0" w:space="0" w:color="auto"/>
                        <w:left w:val="none" w:sz="0" w:space="0" w:color="auto"/>
                        <w:bottom w:val="none" w:sz="0" w:space="0" w:color="auto"/>
                        <w:right w:val="none" w:sz="0" w:space="0" w:color="auto"/>
                      </w:divBdr>
                    </w:div>
                  </w:divsChild>
                </w:div>
                <w:div w:id="1846163885">
                  <w:marLeft w:val="0"/>
                  <w:marRight w:val="0"/>
                  <w:marTop w:val="0"/>
                  <w:marBottom w:val="0"/>
                  <w:divBdr>
                    <w:top w:val="none" w:sz="0" w:space="0" w:color="auto"/>
                    <w:left w:val="none" w:sz="0" w:space="0" w:color="auto"/>
                    <w:bottom w:val="none" w:sz="0" w:space="0" w:color="auto"/>
                    <w:right w:val="none" w:sz="0" w:space="0" w:color="auto"/>
                  </w:divBdr>
                  <w:divsChild>
                    <w:div w:id="1415201322">
                      <w:marLeft w:val="60"/>
                      <w:marRight w:val="0"/>
                      <w:marTop w:val="0"/>
                      <w:marBottom w:val="0"/>
                      <w:divBdr>
                        <w:top w:val="none" w:sz="0" w:space="0" w:color="auto"/>
                        <w:left w:val="none" w:sz="0" w:space="0" w:color="auto"/>
                        <w:bottom w:val="none" w:sz="0" w:space="0" w:color="auto"/>
                        <w:right w:val="none" w:sz="0" w:space="0" w:color="auto"/>
                      </w:divBdr>
                    </w:div>
                  </w:divsChild>
                </w:div>
                <w:div w:id="1862158222">
                  <w:marLeft w:val="0"/>
                  <w:marRight w:val="0"/>
                  <w:marTop w:val="0"/>
                  <w:marBottom w:val="0"/>
                  <w:divBdr>
                    <w:top w:val="none" w:sz="0" w:space="0" w:color="auto"/>
                    <w:left w:val="none" w:sz="0" w:space="0" w:color="auto"/>
                    <w:bottom w:val="none" w:sz="0" w:space="0" w:color="auto"/>
                    <w:right w:val="none" w:sz="0" w:space="0" w:color="auto"/>
                  </w:divBdr>
                  <w:divsChild>
                    <w:div w:id="1686176628">
                      <w:marLeft w:val="60"/>
                      <w:marRight w:val="0"/>
                      <w:marTop w:val="0"/>
                      <w:marBottom w:val="0"/>
                      <w:divBdr>
                        <w:top w:val="none" w:sz="0" w:space="0" w:color="auto"/>
                        <w:left w:val="none" w:sz="0" w:space="0" w:color="auto"/>
                        <w:bottom w:val="none" w:sz="0" w:space="0" w:color="auto"/>
                        <w:right w:val="none" w:sz="0" w:space="0" w:color="auto"/>
                      </w:divBdr>
                    </w:div>
                  </w:divsChild>
                </w:div>
                <w:div w:id="1890266851">
                  <w:marLeft w:val="0"/>
                  <w:marRight w:val="0"/>
                  <w:marTop w:val="0"/>
                  <w:marBottom w:val="0"/>
                  <w:divBdr>
                    <w:top w:val="none" w:sz="0" w:space="0" w:color="auto"/>
                    <w:left w:val="none" w:sz="0" w:space="0" w:color="auto"/>
                    <w:bottom w:val="none" w:sz="0" w:space="0" w:color="auto"/>
                    <w:right w:val="none" w:sz="0" w:space="0" w:color="auto"/>
                  </w:divBdr>
                  <w:divsChild>
                    <w:div w:id="1363673638">
                      <w:marLeft w:val="0"/>
                      <w:marRight w:val="0"/>
                      <w:marTop w:val="0"/>
                      <w:marBottom w:val="0"/>
                      <w:divBdr>
                        <w:top w:val="none" w:sz="0" w:space="0" w:color="auto"/>
                        <w:left w:val="none" w:sz="0" w:space="0" w:color="auto"/>
                        <w:bottom w:val="none" w:sz="0" w:space="0" w:color="auto"/>
                        <w:right w:val="none" w:sz="0" w:space="0" w:color="auto"/>
                      </w:divBdr>
                    </w:div>
                  </w:divsChild>
                </w:div>
                <w:div w:id="2059434978">
                  <w:marLeft w:val="0"/>
                  <w:marRight w:val="0"/>
                  <w:marTop w:val="0"/>
                  <w:marBottom w:val="0"/>
                  <w:divBdr>
                    <w:top w:val="none" w:sz="0" w:space="0" w:color="auto"/>
                    <w:left w:val="none" w:sz="0" w:space="0" w:color="auto"/>
                    <w:bottom w:val="none" w:sz="0" w:space="0" w:color="auto"/>
                    <w:right w:val="none" w:sz="0" w:space="0" w:color="auto"/>
                  </w:divBdr>
                  <w:divsChild>
                    <w:div w:id="161550247">
                      <w:marLeft w:val="60"/>
                      <w:marRight w:val="0"/>
                      <w:marTop w:val="0"/>
                      <w:marBottom w:val="0"/>
                      <w:divBdr>
                        <w:top w:val="none" w:sz="0" w:space="0" w:color="auto"/>
                        <w:left w:val="none" w:sz="0" w:space="0" w:color="auto"/>
                        <w:bottom w:val="none" w:sz="0" w:space="0" w:color="auto"/>
                        <w:right w:val="none" w:sz="0" w:space="0" w:color="auto"/>
                      </w:divBdr>
                    </w:div>
                  </w:divsChild>
                </w:div>
                <w:div w:id="2128429204">
                  <w:marLeft w:val="0"/>
                  <w:marRight w:val="0"/>
                  <w:marTop w:val="0"/>
                  <w:marBottom w:val="0"/>
                  <w:divBdr>
                    <w:top w:val="none" w:sz="0" w:space="0" w:color="auto"/>
                    <w:left w:val="none" w:sz="0" w:space="0" w:color="auto"/>
                    <w:bottom w:val="none" w:sz="0" w:space="0" w:color="auto"/>
                    <w:right w:val="none" w:sz="0" w:space="0" w:color="auto"/>
                  </w:divBdr>
                  <w:divsChild>
                    <w:div w:id="16910070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028566">
      <w:bodyDiv w:val="1"/>
      <w:marLeft w:val="0"/>
      <w:marRight w:val="0"/>
      <w:marTop w:val="0"/>
      <w:marBottom w:val="0"/>
      <w:divBdr>
        <w:top w:val="none" w:sz="0" w:space="0" w:color="auto"/>
        <w:left w:val="none" w:sz="0" w:space="0" w:color="auto"/>
        <w:bottom w:val="none" w:sz="0" w:space="0" w:color="auto"/>
        <w:right w:val="none" w:sz="0" w:space="0" w:color="auto"/>
      </w:divBdr>
      <w:divsChild>
        <w:div w:id="607274351">
          <w:blockQuote w:val="1"/>
          <w:marLeft w:val="720"/>
          <w:marRight w:val="720"/>
          <w:marTop w:val="100"/>
          <w:marBottom w:val="100"/>
          <w:divBdr>
            <w:top w:val="none" w:sz="0" w:space="0" w:color="auto"/>
            <w:left w:val="none" w:sz="0" w:space="0" w:color="auto"/>
            <w:bottom w:val="none" w:sz="0" w:space="0" w:color="auto"/>
            <w:right w:val="none" w:sz="0" w:space="0" w:color="auto"/>
          </w:divBdr>
        </w:div>
        <w:div w:id="81402748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8034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56943">
      <w:bodyDiv w:val="1"/>
      <w:marLeft w:val="0"/>
      <w:marRight w:val="0"/>
      <w:marTop w:val="0"/>
      <w:marBottom w:val="0"/>
      <w:divBdr>
        <w:top w:val="none" w:sz="0" w:space="0" w:color="auto"/>
        <w:left w:val="none" w:sz="0" w:space="0" w:color="auto"/>
        <w:bottom w:val="none" w:sz="0" w:space="0" w:color="auto"/>
        <w:right w:val="none" w:sz="0" w:space="0" w:color="auto"/>
      </w:divBdr>
      <w:divsChild>
        <w:div w:id="705256732">
          <w:marLeft w:val="547"/>
          <w:marRight w:val="0"/>
          <w:marTop w:val="0"/>
          <w:marBottom w:val="0"/>
          <w:divBdr>
            <w:top w:val="none" w:sz="0" w:space="0" w:color="auto"/>
            <w:left w:val="none" w:sz="0" w:space="0" w:color="auto"/>
            <w:bottom w:val="none" w:sz="0" w:space="0" w:color="auto"/>
            <w:right w:val="none" w:sz="0" w:space="0" w:color="auto"/>
          </w:divBdr>
        </w:div>
      </w:divsChild>
    </w:div>
    <w:div w:id="800613928">
      <w:bodyDiv w:val="1"/>
      <w:marLeft w:val="0"/>
      <w:marRight w:val="0"/>
      <w:marTop w:val="0"/>
      <w:marBottom w:val="0"/>
      <w:divBdr>
        <w:top w:val="none" w:sz="0" w:space="0" w:color="auto"/>
        <w:left w:val="none" w:sz="0" w:space="0" w:color="auto"/>
        <w:bottom w:val="none" w:sz="0" w:space="0" w:color="auto"/>
        <w:right w:val="none" w:sz="0" w:space="0" w:color="auto"/>
      </w:divBdr>
    </w:div>
    <w:div w:id="988679647">
      <w:bodyDiv w:val="1"/>
      <w:marLeft w:val="0"/>
      <w:marRight w:val="0"/>
      <w:marTop w:val="0"/>
      <w:marBottom w:val="0"/>
      <w:divBdr>
        <w:top w:val="none" w:sz="0" w:space="0" w:color="auto"/>
        <w:left w:val="none" w:sz="0" w:space="0" w:color="auto"/>
        <w:bottom w:val="none" w:sz="0" w:space="0" w:color="auto"/>
        <w:right w:val="none" w:sz="0" w:space="0" w:color="auto"/>
      </w:divBdr>
    </w:div>
    <w:div w:id="1042904389">
      <w:bodyDiv w:val="1"/>
      <w:marLeft w:val="0"/>
      <w:marRight w:val="0"/>
      <w:marTop w:val="0"/>
      <w:marBottom w:val="0"/>
      <w:divBdr>
        <w:top w:val="none" w:sz="0" w:space="0" w:color="auto"/>
        <w:left w:val="none" w:sz="0" w:space="0" w:color="auto"/>
        <w:bottom w:val="none" w:sz="0" w:space="0" w:color="auto"/>
        <w:right w:val="none" w:sz="0" w:space="0" w:color="auto"/>
      </w:divBdr>
    </w:div>
    <w:div w:id="1098600315">
      <w:bodyDiv w:val="1"/>
      <w:marLeft w:val="0"/>
      <w:marRight w:val="0"/>
      <w:marTop w:val="0"/>
      <w:marBottom w:val="0"/>
      <w:divBdr>
        <w:top w:val="none" w:sz="0" w:space="0" w:color="auto"/>
        <w:left w:val="none" w:sz="0" w:space="0" w:color="auto"/>
        <w:bottom w:val="none" w:sz="0" w:space="0" w:color="auto"/>
        <w:right w:val="none" w:sz="0" w:space="0" w:color="auto"/>
      </w:divBdr>
    </w:div>
    <w:div w:id="1209995951">
      <w:bodyDiv w:val="1"/>
      <w:marLeft w:val="0"/>
      <w:marRight w:val="0"/>
      <w:marTop w:val="0"/>
      <w:marBottom w:val="0"/>
      <w:divBdr>
        <w:top w:val="none" w:sz="0" w:space="0" w:color="auto"/>
        <w:left w:val="none" w:sz="0" w:space="0" w:color="auto"/>
        <w:bottom w:val="none" w:sz="0" w:space="0" w:color="auto"/>
        <w:right w:val="none" w:sz="0" w:space="0" w:color="auto"/>
      </w:divBdr>
    </w:div>
    <w:div w:id="1309437803">
      <w:bodyDiv w:val="1"/>
      <w:marLeft w:val="0"/>
      <w:marRight w:val="0"/>
      <w:marTop w:val="0"/>
      <w:marBottom w:val="0"/>
      <w:divBdr>
        <w:top w:val="none" w:sz="0" w:space="0" w:color="auto"/>
        <w:left w:val="none" w:sz="0" w:space="0" w:color="auto"/>
        <w:bottom w:val="none" w:sz="0" w:space="0" w:color="auto"/>
        <w:right w:val="none" w:sz="0" w:space="0" w:color="auto"/>
      </w:divBdr>
    </w:div>
    <w:div w:id="1488664010">
      <w:bodyDiv w:val="1"/>
      <w:marLeft w:val="0"/>
      <w:marRight w:val="0"/>
      <w:marTop w:val="0"/>
      <w:marBottom w:val="0"/>
      <w:divBdr>
        <w:top w:val="none" w:sz="0" w:space="0" w:color="auto"/>
        <w:left w:val="none" w:sz="0" w:space="0" w:color="auto"/>
        <w:bottom w:val="none" w:sz="0" w:space="0" w:color="auto"/>
        <w:right w:val="none" w:sz="0" w:space="0" w:color="auto"/>
      </w:divBdr>
    </w:div>
    <w:div w:id="1494638347">
      <w:bodyDiv w:val="1"/>
      <w:marLeft w:val="0"/>
      <w:marRight w:val="0"/>
      <w:marTop w:val="0"/>
      <w:marBottom w:val="0"/>
      <w:divBdr>
        <w:top w:val="none" w:sz="0" w:space="0" w:color="auto"/>
        <w:left w:val="none" w:sz="0" w:space="0" w:color="auto"/>
        <w:bottom w:val="none" w:sz="0" w:space="0" w:color="auto"/>
        <w:right w:val="none" w:sz="0" w:space="0" w:color="auto"/>
      </w:divBdr>
    </w:div>
    <w:div w:id="1503548665">
      <w:bodyDiv w:val="1"/>
      <w:marLeft w:val="0"/>
      <w:marRight w:val="0"/>
      <w:marTop w:val="0"/>
      <w:marBottom w:val="0"/>
      <w:divBdr>
        <w:top w:val="none" w:sz="0" w:space="0" w:color="auto"/>
        <w:left w:val="none" w:sz="0" w:space="0" w:color="auto"/>
        <w:bottom w:val="none" w:sz="0" w:space="0" w:color="auto"/>
        <w:right w:val="none" w:sz="0" w:space="0" w:color="auto"/>
      </w:divBdr>
      <w:divsChild>
        <w:div w:id="13003498">
          <w:marLeft w:val="0"/>
          <w:marRight w:val="0"/>
          <w:marTop w:val="0"/>
          <w:marBottom w:val="0"/>
          <w:divBdr>
            <w:top w:val="none" w:sz="0" w:space="0" w:color="auto"/>
            <w:left w:val="none" w:sz="0" w:space="0" w:color="auto"/>
            <w:bottom w:val="none" w:sz="0" w:space="0" w:color="auto"/>
            <w:right w:val="none" w:sz="0" w:space="0" w:color="auto"/>
          </w:divBdr>
        </w:div>
        <w:div w:id="1150947274">
          <w:marLeft w:val="0"/>
          <w:marRight w:val="0"/>
          <w:marTop w:val="0"/>
          <w:marBottom w:val="0"/>
          <w:divBdr>
            <w:top w:val="none" w:sz="0" w:space="0" w:color="auto"/>
            <w:left w:val="none" w:sz="0" w:space="0" w:color="auto"/>
            <w:bottom w:val="none" w:sz="0" w:space="0" w:color="auto"/>
            <w:right w:val="none" w:sz="0" w:space="0" w:color="auto"/>
          </w:divBdr>
        </w:div>
        <w:div w:id="1109351672">
          <w:marLeft w:val="0"/>
          <w:marRight w:val="0"/>
          <w:marTop w:val="0"/>
          <w:marBottom w:val="0"/>
          <w:divBdr>
            <w:top w:val="none" w:sz="0" w:space="0" w:color="auto"/>
            <w:left w:val="none" w:sz="0" w:space="0" w:color="auto"/>
            <w:bottom w:val="none" w:sz="0" w:space="0" w:color="auto"/>
            <w:right w:val="none" w:sz="0" w:space="0" w:color="auto"/>
          </w:divBdr>
        </w:div>
        <w:div w:id="689263494">
          <w:marLeft w:val="0"/>
          <w:marRight w:val="0"/>
          <w:marTop w:val="0"/>
          <w:marBottom w:val="0"/>
          <w:divBdr>
            <w:top w:val="none" w:sz="0" w:space="0" w:color="auto"/>
            <w:left w:val="none" w:sz="0" w:space="0" w:color="auto"/>
            <w:bottom w:val="none" w:sz="0" w:space="0" w:color="auto"/>
            <w:right w:val="none" w:sz="0" w:space="0" w:color="auto"/>
          </w:divBdr>
        </w:div>
        <w:div w:id="1377587784">
          <w:marLeft w:val="0"/>
          <w:marRight w:val="0"/>
          <w:marTop w:val="0"/>
          <w:marBottom w:val="0"/>
          <w:divBdr>
            <w:top w:val="none" w:sz="0" w:space="0" w:color="auto"/>
            <w:left w:val="none" w:sz="0" w:space="0" w:color="auto"/>
            <w:bottom w:val="none" w:sz="0" w:space="0" w:color="auto"/>
            <w:right w:val="none" w:sz="0" w:space="0" w:color="auto"/>
          </w:divBdr>
        </w:div>
        <w:div w:id="1070737384">
          <w:marLeft w:val="0"/>
          <w:marRight w:val="0"/>
          <w:marTop w:val="0"/>
          <w:marBottom w:val="0"/>
          <w:divBdr>
            <w:top w:val="none" w:sz="0" w:space="0" w:color="auto"/>
            <w:left w:val="none" w:sz="0" w:space="0" w:color="auto"/>
            <w:bottom w:val="none" w:sz="0" w:space="0" w:color="auto"/>
            <w:right w:val="none" w:sz="0" w:space="0" w:color="auto"/>
          </w:divBdr>
        </w:div>
        <w:div w:id="237522366">
          <w:marLeft w:val="0"/>
          <w:marRight w:val="0"/>
          <w:marTop w:val="0"/>
          <w:marBottom w:val="0"/>
          <w:divBdr>
            <w:top w:val="none" w:sz="0" w:space="0" w:color="auto"/>
            <w:left w:val="none" w:sz="0" w:space="0" w:color="auto"/>
            <w:bottom w:val="none" w:sz="0" w:space="0" w:color="auto"/>
            <w:right w:val="none" w:sz="0" w:space="0" w:color="auto"/>
          </w:divBdr>
        </w:div>
        <w:div w:id="2129658371">
          <w:marLeft w:val="0"/>
          <w:marRight w:val="0"/>
          <w:marTop w:val="0"/>
          <w:marBottom w:val="0"/>
          <w:divBdr>
            <w:top w:val="none" w:sz="0" w:space="0" w:color="auto"/>
            <w:left w:val="none" w:sz="0" w:space="0" w:color="auto"/>
            <w:bottom w:val="none" w:sz="0" w:space="0" w:color="auto"/>
            <w:right w:val="none" w:sz="0" w:space="0" w:color="auto"/>
          </w:divBdr>
        </w:div>
        <w:div w:id="1200970385">
          <w:marLeft w:val="0"/>
          <w:marRight w:val="0"/>
          <w:marTop w:val="0"/>
          <w:marBottom w:val="0"/>
          <w:divBdr>
            <w:top w:val="none" w:sz="0" w:space="0" w:color="auto"/>
            <w:left w:val="none" w:sz="0" w:space="0" w:color="auto"/>
            <w:bottom w:val="none" w:sz="0" w:space="0" w:color="auto"/>
            <w:right w:val="none" w:sz="0" w:space="0" w:color="auto"/>
          </w:divBdr>
        </w:div>
        <w:div w:id="434059557">
          <w:marLeft w:val="0"/>
          <w:marRight w:val="0"/>
          <w:marTop w:val="0"/>
          <w:marBottom w:val="0"/>
          <w:divBdr>
            <w:top w:val="none" w:sz="0" w:space="0" w:color="auto"/>
            <w:left w:val="none" w:sz="0" w:space="0" w:color="auto"/>
            <w:bottom w:val="none" w:sz="0" w:space="0" w:color="auto"/>
            <w:right w:val="none" w:sz="0" w:space="0" w:color="auto"/>
          </w:divBdr>
        </w:div>
        <w:div w:id="1461724402">
          <w:marLeft w:val="0"/>
          <w:marRight w:val="0"/>
          <w:marTop w:val="0"/>
          <w:marBottom w:val="0"/>
          <w:divBdr>
            <w:top w:val="none" w:sz="0" w:space="0" w:color="auto"/>
            <w:left w:val="none" w:sz="0" w:space="0" w:color="auto"/>
            <w:bottom w:val="none" w:sz="0" w:space="0" w:color="auto"/>
            <w:right w:val="none" w:sz="0" w:space="0" w:color="auto"/>
          </w:divBdr>
        </w:div>
        <w:div w:id="1487167879">
          <w:marLeft w:val="0"/>
          <w:marRight w:val="0"/>
          <w:marTop w:val="0"/>
          <w:marBottom w:val="0"/>
          <w:divBdr>
            <w:top w:val="none" w:sz="0" w:space="0" w:color="auto"/>
            <w:left w:val="none" w:sz="0" w:space="0" w:color="auto"/>
            <w:bottom w:val="none" w:sz="0" w:space="0" w:color="auto"/>
            <w:right w:val="none" w:sz="0" w:space="0" w:color="auto"/>
          </w:divBdr>
        </w:div>
        <w:div w:id="204759844">
          <w:marLeft w:val="0"/>
          <w:marRight w:val="0"/>
          <w:marTop w:val="0"/>
          <w:marBottom w:val="0"/>
          <w:divBdr>
            <w:top w:val="none" w:sz="0" w:space="0" w:color="auto"/>
            <w:left w:val="none" w:sz="0" w:space="0" w:color="auto"/>
            <w:bottom w:val="none" w:sz="0" w:space="0" w:color="auto"/>
            <w:right w:val="none" w:sz="0" w:space="0" w:color="auto"/>
          </w:divBdr>
        </w:div>
        <w:div w:id="1934170029">
          <w:marLeft w:val="0"/>
          <w:marRight w:val="0"/>
          <w:marTop w:val="0"/>
          <w:marBottom w:val="0"/>
          <w:divBdr>
            <w:top w:val="none" w:sz="0" w:space="0" w:color="auto"/>
            <w:left w:val="none" w:sz="0" w:space="0" w:color="auto"/>
            <w:bottom w:val="none" w:sz="0" w:space="0" w:color="auto"/>
            <w:right w:val="none" w:sz="0" w:space="0" w:color="auto"/>
          </w:divBdr>
        </w:div>
      </w:divsChild>
    </w:div>
    <w:div w:id="1520510543">
      <w:bodyDiv w:val="1"/>
      <w:marLeft w:val="0"/>
      <w:marRight w:val="0"/>
      <w:marTop w:val="0"/>
      <w:marBottom w:val="0"/>
      <w:divBdr>
        <w:top w:val="none" w:sz="0" w:space="0" w:color="auto"/>
        <w:left w:val="none" w:sz="0" w:space="0" w:color="auto"/>
        <w:bottom w:val="none" w:sz="0" w:space="0" w:color="auto"/>
        <w:right w:val="none" w:sz="0" w:space="0" w:color="auto"/>
      </w:divBdr>
    </w:div>
    <w:div w:id="1565943286">
      <w:bodyDiv w:val="1"/>
      <w:marLeft w:val="0"/>
      <w:marRight w:val="0"/>
      <w:marTop w:val="0"/>
      <w:marBottom w:val="0"/>
      <w:divBdr>
        <w:top w:val="none" w:sz="0" w:space="0" w:color="auto"/>
        <w:left w:val="none" w:sz="0" w:space="0" w:color="auto"/>
        <w:bottom w:val="none" w:sz="0" w:space="0" w:color="auto"/>
        <w:right w:val="none" w:sz="0" w:space="0" w:color="auto"/>
      </w:divBdr>
      <w:divsChild>
        <w:div w:id="930508750">
          <w:marLeft w:val="0"/>
          <w:marRight w:val="0"/>
          <w:marTop w:val="0"/>
          <w:marBottom w:val="0"/>
          <w:divBdr>
            <w:top w:val="none" w:sz="0" w:space="0" w:color="auto"/>
            <w:left w:val="none" w:sz="0" w:space="0" w:color="auto"/>
            <w:bottom w:val="none" w:sz="0" w:space="0" w:color="auto"/>
            <w:right w:val="none" w:sz="0" w:space="0" w:color="auto"/>
          </w:divBdr>
        </w:div>
        <w:div w:id="1512834101">
          <w:marLeft w:val="0"/>
          <w:marRight w:val="0"/>
          <w:marTop w:val="0"/>
          <w:marBottom w:val="0"/>
          <w:divBdr>
            <w:top w:val="none" w:sz="0" w:space="0" w:color="auto"/>
            <w:left w:val="none" w:sz="0" w:space="0" w:color="auto"/>
            <w:bottom w:val="none" w:sz="0" w:space="0" w:color="auto"/>
            <w:right w:val="none" w:sz="0" w:space="0" w:color="auto"/>
          </w:divBdr>
        </w:div>
        <w:div w:id="1654411136">
          <w:marLeft w:val="0"/>
          <w:marRight w:val="0"/>
          <w:marTop w:val="0"/>
          <w:marBottom w:val="0"/>
          <w:divBdr>
            <w:top w:val="none" w:sz="0" w:space="0" w:color="auto"/>
            <w:left w:val="none" w:sz="0" w:space="0" w:color="auto"/>
            <w:bottom w:val="none" w:sz="0" w:space="0" w:color="auto"/>
            <w:right w:val="none" w:sz="0" w:space="0" w:color="auto"/>
          </w:divBdr>
        </w:div>
        <w:div w:id="1867407866">
          <w:marLeft w:val="0"/>
          <w:marRight w:val="0"/>
          <w:marTop w:val="0"/>
          <w:marBottom w:val="0"/>
          <w:divBdr>
            <w:top w:val="none" w:sz="0" w:space="0" w:color="auto"/>
            <w:left w:val="none" w:sz="0" w:space="0" w:color="auto"/>
            <w:bottom w:val="none" w:sz="0" w:space="0" w:color="auto"/>
            <w:right w:val="none" w:sz="0" w:space="0" w:color="auto"/>
          </w:divBdr>
        </w:div>
        <w:div w:id="1192642501">
          <w:marLeft w:val="0"/>
          <w:marRight w:val="0"/>
          <w:marTop w:val="0"/>
          <w:marBottom w:val="0"/>
          <w:divBdr>
            <w:top w:val="none" w:sz="0" w:space="0" w:color="auto"/>
            <w:left w:val="none" w:sz="0" w:space="0" w:color="auto"/>
            <w:bottom w:val="none" w:sz="0" w:space="0" w:color="auto"/>
            <w:right w:val="none" w:sz="0" w:space="0" w:color="auto"/>
          </w:divBdr>
        </w:div>
        <w:div w:id="8141852">
          <w:marLeft w:val="0"/>
          <w:marRight w:val="0"/>
          <w:marTop w:val="0"/>
          <w:marBottom w:val="0"/>
          <w:divBdr>
            <w:top w:val="none" w:sz="0" w:space="0" w:color="auto"/>
            <w:left w:val="none" w:sz="0" w:space="0" w:color="auto"/>
            <w:bottom w:val="none" w:sz="0" w:space="0" w:color="auto"/>
            <w:right w:val="none" w:sz="0" w:space="0" w:color="auto"/>
          </w:divBdr>
        </w:div>
        <w:div w:id="137111370">
          <w:marLeft w:val="0"/>
          <w:marRight w:val="0"/>
          <w:marTop w:val="0"/>
          <w:marBottom w:val="0"/>
          <w:divBdr>
            <w:top w:val="none" w:sz="0" w:space="0" w:color="auto"/>
            <w:left w:val="none" w:sz="0" w:space="0" w:color="auto"/>
            <w:bottom w:val="none" w:sz="0" w:space="0" w:color="auto"/>
            <w:right w:val="none" w:sz="0" w:space="0" w:color="auto"/>
          </w:divBdr>
        </w:div>
        <w:div w:id="1286230844">
          <w:marLeft w:val="0"/>
          <w:marRight w:val="0"/>
          <w:marTop w:val="0"/>
          <w:marBottom w:val="0"/>
          <w:divBdr>
            <w:top w:val="none" w:sz="0" w:space="0" w:color="auto"/>
            <w:left w:val="none" w:sz="0" w:space="0" w:color="auto"/>
            <w:bottom w:val="none" w:sz="0" w:space="0" w:color="auto"/>
            <w:right w:val="none" w:sz="0" w:space="0" w:color="auto"/>
          </w:divBdr>
        </w:div>
        <w:div w:id="1366833235">
          <w:marLeft w:val="0"/>
          <w:marRight w:val="0"/>
          <w:marTop w:val="0"/>
          <w:marBottom w:val="0"/>
          <w:divBdr>
            <w:top w:val="none" w:sz="0" w:space="0" w:color="auto"/>
            <w:left w:val="none" w:sz="0" w:space="0" w:color="auto"/>
            <w:bottom w:val="none" w:sz="0" w:space="0" w:color="auto"/>
            <w:right w:val="none" w:sz="0" w:space="0" w:color="auto"/>
          </w:divBdr>
        </w:div>
        <w:div w:id="1440949386">
          <w:marLeft w:val="0"/>
          <w:marRight w:val="0"/>
          <w:marTop w:val="0"/>
          <w:marBottom w:val="0"/>
          <w:divBdr>
            <w:top w:val="none" w:sz="0" w:space="0" w:color="auto"/>
            <w:left w:val="none" w:sz="0" w:space="0" w:color="auto"/>
            <w:bottom w:val="none" w:sz="0" w:space="0" w:color="auto"/>
            <w:right w:val="none" w:sz="0" w:space="0" w:color="auto"/>
          </w:divBdr>
        </w:div>
        <w:div w:id="1585921098">
          <w:marLeft w:val="0"/>
          <w:marRight w:val="0"/>
          <w:marTop w:val="0"/>
          <w:marBottom w:val="0"/>
          <w:divBdr>
            <w:top w:val="none" w:sz="0" w:space="0" w:color="auto"/>
            <w:left w:val="none" w:sz="0" w:space="0" w:color="auto"/>
            <w:bottom w:val="none" w:sz="0" w:space="0" w:color="auto"/>
            <w:right w:val="none" w:sz="0" w:space="0" w:color="auto"/>
          </w:divBdr>
        </w:div>
        <w:div w:id="2020891710">
          <w:marLeft w:val="0"/>
          <w:marRight w:val="0"/>
          <w:marTop w:val="0"/>
          <w:marBottom w:val="0"/>
          <w:divBdr>
            <w:top w:val="none" w:sz="0" w:space="0" w:color="auto"/>
            <w:left w:val="none" w:sz="0" w:space="0" w:color="auto"/>
            <w:bottom w:val="none" w:sz="0" w:space="0" w:color="auto"/>
            <w:right w:val="none" w:sz="0" w:space="0" w:color="auto"/>
          </w:divBdr>
        </w:div>
        <w:div w:id="1762795455">
          <w:marLeft w:val="0"/>
          <w:marRight w:val="0"/>
          <w:marTop w:val="0"/>
          <w:marBottom w:val="0"/>
          <w:divBdr>
            <w:top w:val="none" w:sz="0" w:space="0" w:color="auto"/>
            <w:left w:val="none" w:sz="0" w:space="0" w:color="auto"/>
            <w:bottom w:val="none" w:sz="0" w:space="0" w:color="auto"/>
            <w:right w:val="none" w:sz="0" w:space="0" w:color="auto"/>
          </w:divBdr>
        </w:div>
        <w:div w:id="2084788502">
          <w:marLeft w:val="0"/>
          <w:marRight w:val="0"/>
          <w:marTop w:val="0"/>
          <w:marBottom w:val="0"/>
          <w:divBdr>
            <w:top w:val="none" w:sz="0" w:space="0" w:color="auto"/>
            <w:left w:val="none" w:sz="0" w:space="0" w:color="auto"/>
            <w:bottom w:val="none" w:sz="0" w:space="0" w:color="auto"/>
            <w:right w:val="none" w:sz="0" w:space="0" w:color="auto"/>
          </w:divBdr>
        </w:div>
        <w:div w:id="1233542574">
          <w:marLeft w:val="0"/>
          <w:marRight w:val="0"/>
          <w:marTop w:val="0"/>
          <w:marBottom w:val="0"/>
          <w:divBdr>
            <w:top w:val="none" w:sz="0" w:space="0" w:color="auto"/>
            <w:left w:val="none" w:sz="0" w:space="0" w:color="auto"/>
            <w:bottom w:val="none" w:sz="0" w:space="0" w:color="auto"/>
            <w:right w:val="none" w:sz="0" w:space="0" w:color="auto"/>
          </w:divBdr>
        </w:div>
        <w:div w:id="1911188887">
          <w:marLeft w:val="0"/>
          <w:marRight w:val="0"/>
          <w:marTop w:val="0"/>
          <w:marBottom w:val="0"/>
          <w:divBdr>
            <w:top w:val="none" w:sz="0" w:space="0" w:color="auto"/>
            <w:left w:val="none" w:sz="0" w:space="0" w:color="auto"/>
            <w:bottom w:val="none" w:sz="0" w:space="0" w:color="auto"/>
            <w:right w:val="none" w:sz="0" w:space="0" w:color="auto"/>
          </w:divBdr>
        </w:div>
        <w:div w:id="1673490472">
          <w:marLeft w:val="0"/>
          <w:marRight w:val="0"/>
          <w:marTop w:val="0"/>
          <w:marBottom w:val="0"/>
          <w:divBdr>
            <w:top w:val="none" w:sz="0" w:space="0" w:color="auto"/>
            <w:left w:val="none" w:sz="0" w:space="0" w:color="auto"/>
            <w:bottom w:val="none" w:sz="0" w:space="0" w:color="auto"/>
            <w:right w:val="none" w:sz="0" w:space="0" w:color="auto"/>
          </w:divBdr>
        </w:div>
        <w:div w:id="1707560655">
          <w:marLeft w:val="0"/>
          <w:marRight w:val="0"/>
          <w:marTop w:val="0"/>
          <w:marBottom w:val="0"/>
          <w:divBdr>
            <w:top w:val="none" w:sz="0" w:space="0" w:color="auto"/>
            <w:left w:val="none" w:sz="0" w:space="0" w:color="auto"/>
            <w:bottom w:val="none" w:sz="0" w:space="0" w:color="auto"/>
            <w:right w:val="none" w:sz="0" w:space="0" w:color="auto"/>
          </w:divBdr>
        </w:div>
        <w:div w:id="44764506">
          <w:marLeft w:val="0"/>
          <w:marRight w:val="0"/>
          <w:marTop w:val="0"/>
          <w:marBottom w:val="0"/>
          <w:divBdr>
            <w:top w:val="none" w:sz="0" w:space="0" w:color="auto"/>
            <w:left w:val="none" w:sz="0" w:space="0" w:color="auto"/>
            <w:bottom w:val="none" w:sz="0" w:space="0" w:color="auto"/>
            <w:right w:val="none" w:sz="0" w:space="0" w:color="auto"/>
          </w:divBdr>
        </w:div>
        <w:div w:id="846867606">
          <w:marLeft w:val="0"/>
          <w:marRight w:val="0"/>
          <w:marTop w:val="0"/>
          <w:marBottom w:val="0"/>
          <w:divBdr>
            <w:top w:val="none" w:sz="0" w:space="0" w:color="auto"/>
            <w:left w:val="none" w:sz="0" w:space="0" w:color="auto"/>
            <w:bottom w:val="none" w:sz="0" w:space="0" w:color="auto"/>
            <w:right w:val="none" w:sz="0" w:space="0" w:color="auto"/>
          </w:divBdr>
        </w:div>
        <w:div w:id="2062748207">
          <w:marLeft w:val="0"/>
          <w:marRight w:val="0"/>
          <w:marTop w:val="0"/>
          <w:marBottom w:val="0"/>
          <w:divBdr>
            <w:top w:val="none" w:sz="0" w:space="0" w:color="auto"/>
            <w:left w:val="none" w:sz="0" w:space="0" w:color="auto"/>
            <w:bottom w:val="none" w:sz="0" w:space="0" w:color="auto"/>
            <w:right w:val="none" w:sz="0" w:space="0" w:color="auto"/>
          </w:divBdr>
        </w:div>
        <w:div w:id="1037393445">
          <w:marLeft w:val="0"/>
          <w:marRight w:val="0"/>
          <w:marTop w:val="0"/>
          <w:marBottom w:val="0"/>
          <w:divBdr>
            <w:top w:val="none" w:sz="0" w:space="0" w:color="auto"/>
            <w:left w:val="none" w:sz="0" w:space="0" w:color="auto"/>
            <w:bottom w:val="none" w:sz="0" w:space="0" w:color="auto"/>
            <w:right w:val="none" w:sz="0" w:space="0" w:color="auto"/>
          </w:divBdr>
        </w:div>
        <w:div w:id="1610698433">
          <w:marLeft w:val="0"/>
          <w:marRight w:val="0"/>
          <w:marTop w:val="0"/>
          <w:marBottom w:val="0"/>
          <w:divBdr>
            <w:top w:val="none" w:sz="0" w:space="0" w:color="auto"/>
            <w:left w:val="none" w:sz="0" w:space="0" w:color="auto"/>
            <w:bottom w:val="none" w:sz="0" w:space="0" w:color="auto"/>
            <w:right w:val="none" w:sz="0" w:space="0" w:color="auto"/>
          </w:divBdr>
        </w:div>
        <w:div w:id="1547795048">
          <w:marLeft w:val="0"/>
          <w:marRight w:val="0"/>
          <w:marTop w:val="0"/>
          <w:marBottom w:val="0"/>
          <w:divBdr>
            <w:top w:val="none" w:sz="0" w:space="0" w:color="auto"/>
            <w:left w:val="none" w:sz="0" w:space="0" w:color="auto"/>
            <w:bottom w:val="none" w:sz="0" w:space="0" w:color="auto"/>
            <w:right w:val="none" w:sz="0" w:space="0" w:color="auto"/>
          </w:divBdr>
        </w:div>
        <w:div w:id="595676725">
          <w:marLeft w:val="0"/>
          <w:marRight w:val="0"/>
          <w:marTop w:val="0"/>
          <w:marBottom w:val="0"/>
          <w:divBdr>
            <w:top w:val="none" w:sz="0" w:space="0" w:color="auto"/>
            <w:left w:val="none" w:sz="0" w:space="0" w:color="auto"/>
            <w:bottom w:val="none" w:sz="0" w:space="0" w:color="auto"/>
            <w:right w:val="none" w:sz="0" w:space="0" w:color="auto"/>
          </w:divBdr>
        </w:div>
      </w:divsChild>
    </w:div>
    <w:div w:id="1738168660">
      <w:bodyDiv w:val="1"/>
      <w:marLeft w:val="0"/>
      <w:marRight w:val="0"/>
      <w:marTop w:val="0"/>
      <w:marBottom w:val="0"/>
      <w:divBdr>
        <w:top w:val="none" w:sz="0" w:space="0" w:color="auto"/>
        <w:left w:val="none" w:sz="0" w:space="0" w:color="auto"/>
        <w:bottom w:val="none" w:sz="0" w:space="0" w:color="auto"/>
        <w:right w:val="none" w:sz="0" w:space="0" w:color="auto"/>
      </w:divBdr>
    </w:div>
    <w:div w:id="1795168808">
      <w:bodyDiv w:val="1"/>
      <w:marLeft w:val="0"/>
      <w:marRight w:val="0"/>
      <w:marTop w:val="0"/>
      <w:marBottom w:val="0"/>
      <w:divBdr>
        <w:top w:val="none" w:sz="0" w:space="0" w:color="auto"/>
        <w:left w:val="none" w:sz="0" w:space="0" w:color="auto"/>
        <w:bottom w:val="none" w:sz="0" w:space="0" w:color="auto"/>
        <w:right w:val="none" w:sz="0" w:space="0" w:color="auto"/>
      </w:divBdr>
    </w:div>
    <w:div w:id="1857882688">
      <w:bodyDiv w:val="1"/>
      <w:marLeft w:val="0"/>
      <w:marRight w:val="0"/>
      <w:marTop w:val="0"/>
      <w:marBottom w:val="0"/>
      <w:divBdr>
        <w:top w:val="none" w:sz="0" w:space="0" w:color="auto"/>
        <w:left w:val="none" w:sz="0" w:space="0" w:color="auto"/>
        <w:bottom w:val="none" w:sz="0" w:space="0" w:color="auto"/>
        <w:right w:val="none" w:sz="0" w:space="0" w:color="auto"/>
      </w:divBdr>
    </w:div>
    <w:div w:id="1922717482">
      <w:bodyDiv w:val="1"/>
      <w:marLeft w:val="0"/>
      <w:marRight w:val="0"/>
      <w:marTop w:val="0"/>
      <w:marBottom w:val="0"/>
      <w:divBdr>
        <w:top w:val="none" w:sz="0" w:space="0" w:color="auto"/>
        <w:left w:val="none" w:sz="0" w:space="0" w:color="auto"/>
        <w:bottom w:val="none" w:sz="0" w:space="0" w:color="auto"/>
        <w:right w:val="none" w:sz="0" w:space="0" w:color="auto"/>
      </w:divBdr>
    </w:div>
    <w:div w:id="1957519258">
      <w:bodyDiv w:val="1"/>
      <w:marLeft w:val="0"/>
      <w:marRight w:val="0"/>
      <w:marTop w:val="0"/>
      <w:marBottom w:val="0"/>
      <w:divBdr>
        <w:top w:val="none" w:sz="0" w:space="0" w:color="auto"/>
        <w:left w:val="none" w:sz="0" w:space="0" w:color="auto"/>
        <w:bottom w:val="none" w:sz="0" w:space="0" w:color="auto"/>
        <w:right w:val="none" w:sz="0" w:space="0" w:color="auto"/>
      </w:divBdr>
    </w:div>
    <w:div w:id="2028948910">
      <w:bodyDiv w:val="1"/>
      <w:marLeft w:val="0"/>
      <w:marRight w:val="0"/>
      <w:marTop w:val="0"/>
      <w:marBottom w:val="0"/>
      <w:divBdr>
        <w:top w:val="none" w:sz="0" w:space="0" w:color="auto"/>
        <w:left w:val="none" w:sz="0" w:space="0" w:color="auto"/>
        <w:bottom w:val="none" w:sz="0" w:space="0" w:color="auto"/>
        <w:right w:val="none" w:sz="0" w:space="0" w:color="auto"/>
      </w:divBdr>
    </w:div>
    <w:div w:id="2041584799">
      <w:bodyDiv w:val="1"/>
      <w:marLeft w:val="0"/>
      <w:marRight w:val="0"/>
      <w:marTop w:val="0"/>
      <w:marBottom w:val="0"/>
      <w:divBdr>
        <w:top w:val="none" w:sz="0" w:space="0" w:color="auto"/>
        <w:left w:val="none" w:sz="0" w:space="0" w:color="auto"/>
        <w:bottom w:val="none" w:sz="0" w:space="0" w:color="auto"/>
        <w:right w:val="none" w:sz="0" w:space="0" w:color="auto"/>
      </w:divBdr>
      <w:divsChild>
        <w:div w:id="468715026">
          <w:marLeft w:val="202"/>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hyperlink" Target="mailto:docs@rampecdn.com" TargetMode="External"/><Relationship Id="rId39" Type="http://schemas.openxmlformats.org/officeDocument/2006/relationships/image" Target="media/image13.png"/><Relationship Id="rId21" Type="http://schemas.openxmlformats.org/officeDocument/2006/relationships/header" Target="header4.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ramp.com/MasterServiceLicenseAgreement" TargetMode="External"/><Relationship Id="rId29" Type="http://schemas.openxmlformats.org/officeDocument/2006/relationships/hyperlink" Target="https://dev.mysql.com/doc/mysql-shell/8.0/en/mysql-innodb-cluster.html" TargetMode="External"/><Relationship Id="rId11" Type="http://schemas.openxmlformats.org/officeDocument/2006/relationships/image" Target="media/image1.png"/><Relationship Id="rId24" Type="http://schemas.openxmlformats.org/officeDocument/2006/relationships/footer" Target="footer5.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footer" Target="footer6.xml"/><Relationship Id="rId30" Type="http://schemas.openxmlformats.org/officeDocument/2006/relationships/hyperlink" Target="https://docs.microsoft.com/en-us/sql/database-engine/install-windows/install-sql-server?view=sql-server-ver15"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mailto:support@rampecdn.com" TargetMode="External"/><Relationship Id="rId25" Type="http://schemas.openxmlformats.org/officeDocument/2006/relationships/hyperlink" Target="http://www.rampecdn.com"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theme" Target="theme/theme1.xml"/><Relationship Id="rId20" Type="http://schemas.openxmlformats.org/officeDocument/2006/relationships/hyperlink" Target="mailto:support@rampecdn.com"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hyperlink" Target="https://dev.mysql.com/doc/mysql-installation-excerpt/8.0/en/"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png"/></Relationships>
</file>

<file path=word/theme/theme1.xml><?xml version="1.0" encoding="utf-8"?>
<a:theme xmlns:a="http://schemas.openxmlformats.org/drawingml/2006/main" name="New RAMP">
  <a:themeElements>
    <a:clrScheme name="RAMP Theme">
      <a:dk1>
        <a:sysClr val="windowText" lastClr="000000"/>
      </a:dk1>
      <a:lt1>
        <a:sysClr val="window" lastClr="FFFFFF"/>
      </a:lt1>
      <a:dk2>
        <a:srgbClr val="44546A"/>
      </a:dk2>
      <a:lt2>
        <a:srgbClr val="E7E6E6"/>
      </a:lt2>
      <a:accent1>
        <a:srgbClr val="274756"/>
      </a:accent1>
      <a:accent2>
        <a:srgbClr val="3A7895"/>
      </a:accent2>
      <a:accent3>
        <a:srgbClr val="A5A5A5"/>
      </a:accent3>
      <a:accent4>
        <a:srgbClr val="BED632"/>
      </a:accent4>
      <a:accent5>
        <a:srgbClr val="FF0000"/>
      </a:accent5>
      <a:accent6>
        <a:srgbClr val="E9F3F7"/>
      </a:accent6>
      <a:hlink>
        <a:srgbClr val="0563C1"/>
      </a:hlink>
      <a:folHlink>
        <a:srgbClr val="954F72"/>
      </a:folHlink>
    </a:clrScheme>
    <a:fontScheme name="RAMP Front Theme">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F5E06B0519FC8439E87FD19C300FE62" ma:contentTypeVersion="4" ma:contentTypeDescription="Create a new document." ma:contentTypeScope="" ma:versionID="f18b4746c3586d00963f7c0f6fb0414e">
  <xsd:schema xmlns:xsd="http://www.w3.org/2001/XMLSchema" xmlns:xs="http://www.w3.org/2001/XMLSchema" xmlns:p="http://schemas.microsoft.com/office/2006/metadata/properties" xmlns:ns1="http://schemas.microsoft.com/sharepoint/v3" xmlns:ns2="7c537fc9-ea9f-4e0f-a13e-8b0ea756b6dc" targetNamespace="http://schemas.microsoft.com/office/2006/metadata/properties" ma:root="true" ma:fieldsID="1b6515249d09405527a55b121f3a8bf8" ns1:_="" ns2:_="">
    <xsd:import namespace="http://schemas.microsoft.com/sharepoint/v3"/>
    <xsd:import namespace="7c537fc9-ea9f-4e0f-a13e-8b0ea756b6dc"/>
    <xsd:element name="properties">
      <xsd:complexType>
        <xsd:sequence>
          <xsd:element name="documentManagement">
            <xsd:complexType>
              <xsd:all>
                <xsd:element ref="ns1:PublishingStartDate" minOccurs="0"/>
                <xsd:element ref="ns1:PublishingExpirationDate"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format="DateTime" ma:internalName="PublishingStartDate">
      <xsd:simpleType>
        <xsd:restriction base="dms:Unknown"/>
      </xsd:simpleType>
    </xsd:element>
    <xsd:element name="PublishingExpirationDate" ma:index="9" nillable="true" ma:displayName="Scheduling End Date" ma:format="DateTim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c537fc9-ea9f-4e0f-a13e-8b0ea756b6d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1" nillable="true" ma:displayName="Sharing Hint Hash" ma:internalName="SharingHintHash" ma:readOnly="true">
      <xsd:simpleType>
        <xsd:restriction base="dms:Text"/>
      </xsd:simple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SharedWithUsers xmlns="7c537fc9-ea9f-4e0f-a13e-8b0ea756b6dc">
      <UserInfo>
        <DisplayName/>
        <AccountId xsi:nil="true"/>
        <AccountType/>
      </UserInfo>
    </SharedWithUsers>
  </documentManagement>
</p:properties>
</file>

<file path=customXml/itemProps1.xml><?xml version="1.0" encoding="utf-8"?>
<ds:datastoreItem xmlns:ds="http://schemas.openxmlformats.org/officeDocument/2006/customXml" ds:itemID="{CE38307B-60BB-44AB-B412-67A0398EAD84}">
  <ds:schemaRefs>
    <ds:schemaRef ds:uri="http://schemas.microsoft.com/sharepoint/v3/contenttype/forms"/>
  </ds:schemaRefs>
</ds:datastoreItem>
</file>

<file path=customXml/itemProps2.xml><?xml version="1.0" encoding="utf-8"?>
<ds:datastoreItem xmlns:ds="http://schemas.openxmlformats.org/officeDocument/2006/customXml" ds:itemID="{AA5EE1F2-4B27-47C3-9B5B-7610F96C4537}">
  <ds:schemaRefs>
    <ds:schemaRef ds:uri="http://schemas.openxmlformats.org/officeDocument/2006/bibliography"/>
  </ds:schemaRefs>
</ds:datastoreItem>
</file>

<file path=customXml/itemProps3.xml><?xml version="1.0" encoding="utf-8"?>
<ds:datastoreItem xmlns:ds="http://schemas.openxmlformats.org/officeDocument/2006/customXml" ds:itemID="{102F0687-4A61-44F3-A5AF-55C855F59B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c537fc9-ea9f-4e0f-a13e-8b0ea756b6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36B509-EA1F-4276-8039-59451E449072}">
  <ds:schemaRefs>
    <ds:schemaRef ds:uri="http://schemas.microsoft.com/office/2006/metadata/properties"/>
    <ds:schemaRef ds:uri="http://schemas.microsoft.com/office/infopath/2007/PartnerControls"/>
    <ds:schemaRef ds:uri="http://schemas.microsoft.com/sharepoint/v3"/>
    <ds:schemaRef ds:uri="7c537fc9-ea9f-4e0f-a13e-8b0ea756b6dc"/>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43</Pages>
  <Words>8858</Words>
  <Characters>50492</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Hewitt</dc:creator>
  <cp:keywords/>
  <dc:description/>
  <cp:lastModifiedBy>Jim Hewitt</cp:lastModifiedBy>
  <cp:revision>21</cp:revision>
  <cp:lastPrinted>2016-04-22T17:58:00Z</cp:lastPrinted>
  <dcterms:created xsi:type="dcterms:W3CDTF">2022-11-03T12:18:00Z</dcterms:created>
  <dcterms:modified xsi:type="dcterms:W3CDTF">2022-12-02T14:57:00Z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0x0101000F5E06B0519FC8439E87FD19C300FE62</vt:lpwstr>
  </property>
  <property fmtid="{D5CDD505-2E9C-101B-9397-08002B2CF9AE}" pid="3" name="Order">
    <vt:r8>8900</vt:r8>
  </property>
  <property fmtid="{D5CDD505-2E9C-101B-9397-08002B2CF9AE}" pid="4" name="TemplateUrl">
    <vt:lpwstr/>
  </property>
  <property fmtid="{D5CDD505-2E9C-101B-9397-08002B2CF9AE}" pid="5" name="xd_Signature">
    <vt:bool>false</vt:bool>
  </property>
  <property fmtid="{D5CDD505-2E9C-101B-9397-08002B2CF9AE}" pid="6" name="xd_ProgID">
    <vt:lpwstr/>
  </property>
  <property fmtid="{D5CDD505-2E9C-101B-9397-08002B2CF9AE}" pid="7" name="DocumentSetDescription">
    <vt:lpwstr/>
  </property>
  <property fmtid="{D5CDD505-2E9C-101B-9397-08002B2CF9AE}" pid="8" name="_CopySource">
    <vt:lpwstr>https://rampholdings.sharepoint.com/Customer_Success/Shared Documents/External Documents/RAMP for SharePoint/Word Files/Ramp Video Management for SharePoint 2013 User Guide.docx</vt:lpwstr>
  </property>
</Properties>
</file>